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D07A2" w:rsidRDefault="2C0201B8" w14:paraId="01B82BE4" w14:textId="77777777">
      <w:pPr>
        <w:jc w:val="right"/>
        <w:rPr>
          <w:rFonts w:ascii="Sarabun" w:hAnsi="Sarabun" w:eastAsia="Sarabun" w:cs="Sarabun"/>
        </w:rPr>
      </w:pPr>
      <w:r>
        <w:drawing>
          <wp:inline distT="0" distB="0" distL="0" distR="0" wp14:anchorId="4D2EE7C0" wp14:editId="4249113E">
            <wp:extent cx="957263" cy="952524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952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07A2" w:rsidRDefault="2C0201B8" w14:paraId="1178725E" w14:textId="77777777">
      <w:pPr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Business Requirements</w:t>
      </w: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3135"/>
        <w:gridCol w:w="1961"/>
        <w:gridCol w:w="2074"/>
      </w:tblGrid>
      <w:tr w:rsidRPr="00EB1835" w:rsidR="007D07A2" w:rsidTr="5B0B1DB8" w14:paraId="39D72D4E" w14:textId="77777777">
        <w:trPr>
          <w:trHeight w:val="540"/>
        </w:trPr>
        <w:tc>
          <w:tcPr>
            <w:tcW w:w="219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54C83DE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  <w:color w:val="FBFBFB"/>
                <w:lang w:val="en-US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Project Name :</w:t>
            </w:r>
          </w:p>
        </w:tc>
        <w:tc>
          <w:tcPr>
            <w:tcW w:w="71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036BA" w:rsidR="007D07A2" w:rsidP="6B6E20D0" w:rsidRDefault="2C0201B8" w14:paraId="2032042E" w14:textId="4D0DB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  <w:lang w:val="en-US"/>
              </w:rPr>
            </w:pPr>
            <w:r w:rsidRPr="00692FB1">
              <w:rPr>
                <w:rFonts w:ascii="Sarabun" w:hAnsi="Sarabun" w:eastAsia="Sarabun" w:cs="Sarabun"/>
                <w:lang w:val="en-US"/>
              </w:rPr>
              <w:t>New Agency Super App [Application Management]</w:t>
            </w:r>
          </w:p>
        </w:tc>
      </w:tr>
      <w:tr w:rsidR="007D07A2" w:rsidTr="5B0B1DB8" w14:paraId="4F9AC1E8" w14:textId="77777777">
        <w:tc>
          <w:tcPr>
            <w:tcW w:w="219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0EF1E5F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  <w:color w:val="FBFBFB"/>
                <w:lang w:val="en-US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Business Partner :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710F62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-</w:t>
            </w:r>
          </w:p>
        </w:tc>
        <w:tc>
          <w:tcPr>
            <w:tcW w:w="1961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7638722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  <w:color w:val="FBFBFB"/>
                <w:lang w:val="en-US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Version :</w:t>
            </w:r>
          </w:p>
        </w:tc>
        <w:tc>
          <w:tcPr>
            <w:tcW w:w="20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5B0B1DB8" w:rsidRDefault="75E44C06" w14:paraId="6E806B21" w14:textId="4C3385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5B0B1DB8">
              <w:rPr>
                <w:rFonts w:ascii="Sarabun" w:hAnsi="Sarabun" w:eastAsia="Sarabun" w:cs="Sarabun"/>
              </w:rPr>
              <w:t>1</w:t>
            </w:r>
            <w:r w:rsidR="00B65774">
              <w:rPr>
                <w:rFonts w:ascii="Sarabun" w:hAnsi="Sarabun" w:eastAsia="Sarabun" w:cs="Sarabun"/>
                <w:lang w:val="en-US"/>
              </w:rPr>
              <w:t>1</w:t>
            </w:r>
            <w:r w:rsidRPr="5B0B1DB8">
              <w:rPr>
                <w:rFonts w:ascii="Sarabun" w:hAnsi="Sarabun" w:eastAsia="Sarabun" w:cs="Sarabun"/>
              </w:rPr>
              <w:t>.0</w:t>
            </w:r>
          </w:p>
        </w:tc>
      </w:tr>
      <w:tr w:rsidR="007D07A2" w:rsidTr="5B0B1DB8" w14:paraId="134DF59B" w14:textId="77777777">
        <w:tc>
          <w:tcPr>
            <w:tcW w:w="219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7F0DB0E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  <w:color w:val="FBFBFB"/>
                <w:lang w:val="en-US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Business Unit :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4B497786" w14:textId="77777777">
            <w:p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สายงานประสบการณ์ตัวแทน</w:t>
            </w:r>
          </w:p>
        </w:tc>
        <w:tc>
          <w:tcPr>
            <w:tcW w:w="1961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0EC4B7A8" w:rsidRDefault="2C0201B8" w14:paraId="5C7B1A3B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color w:val="FBFBFB"/>
                <w:lang w:val="en-US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IT Request No :</w:t>
            </w:r>
          </w:p>
        </w:tc>
        <w:tc>
          <w:tcPr>
            <w:tcW w:w="20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9AA3F5E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-</w:t>
            </w:r>
          </w:p>
        </w:tc>
      </w:tr>
      <w:tr w:rsidR="007D07A2" w:rsidTr="5B0B1DB8" w14:paraId="6B243D37" w14:textId="77777777">
        <w:tc>
          <w:tcPr>
            <w:tcW w:w="219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30D409E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  <w:color w:val="FBFBFB"/>
                <w:lang w:val="en-US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Request Type :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D6A70" w:rsidR="007D07A2" w:rsidRDefault="2C0201B8" w14:paraId="280E2A1D" w14:textId="628B680E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6B6E20D0">
              <w:rPr>
                <w:rFonts w:ascii="Sarabun" w:hAnsi="Sarabun" w:eastAsia="Sarabun" w:cs="Sarabun"/>
              </w:rPr>
              <w:t xml:space="preserve">New </w:t>
            </w:r>
          </w:p>
        </w:tc>
        <w:tc>
          <w:tcPr>
            <w:tcW w:w="1961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427256ED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color w:val="FBFBFB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Target Date:</w:t>
            </w:r>
          </w:p>
        </w:tc>
        <w:tc>
          <w:tcPr>
            <w:tcW w:w="20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C5441" w:rsidR="007D07A2" w:rsidRDefault="1B3E9962" w14:paraId="377DAB5F" w14:textId="4215AFF4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5B0B1DB8">
              <w:rPr>
                <w:rFonts w:ascii="Sarabun" w:hAnsi="Sarabun" w:eastAsia="Sarabun" w:cs="Sarabun"/>
              </w:rPr>
              <w:t>R2 Sprint 5,6,7,9,10,11,12,</w:t>
            </w:r>
            <w:r w:rsidR="00ED6A70"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5B0B1DB8">
              <w:rPr>
                <w:rFonts w:ascii="Sarabun" w:hAnsi="Sarabun" w:eastAsia="Sarabun" w:cs="Sarabun"/>
              </w:rPr>
              <w:t>13,14,15,16</w:t>
            </w:r>
            <w:r w:rsidRPr="5B0B1DB8" w:rsidR="1148E577">
              <w:rPr>
                <w:rFonts w:ascii="Sarabun" w:hAnsi="Sarabun" w:eastAsia="Sarabun" w:cs="Sarabun"/>
              </w:rPr>
              <w:t>,18</w:t>
            </w:r>
            <w:r w:rsidR="009C5441">
              <w:rPr>
                <w:rFonts w:ascii="Sarabun" w:hAnsi="Sarabun" w:eastAsia="Sarabun" w:cs="Sarabun"/>
                <w:lang w:val="en-US"/>
              </w:rPr>
              <w:t>,20</w:t>
            </w:r>
          </w:p>
        </w:tc>
      </w:tr>
      <w:tr w:rsidR="007D07A2" w:rsidTr="5B0B1DB8" w14:paraId="430E5B85" w14:textId="77777777">
        <w:trPr>
          <w:trHeight w:val="420"/>
        </w:trPr>
        <w:tc>
          <w:tcPr>
            <w:tcW w:w="219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684D61C9" w14:textId="77777777">
            <w:pPr>
              <w:widowControl w:val="0"/>
              <w:rPr>
                <w:rFonts w:ascii="Sarabun" w:hAnsi="Sarabun" w:eastAsia="Sarabun" w:cs="Sarabun"/>
                <w:color w:val="FBFBFB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>Pre-Condition</w:t>
            </w:r>
          </w:p>
        </w:tc>
        <w:tc>
          <w:tcPr>
            <w:tcW w:w="71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BAD5121" w14:textId="77777777">
            <w:pPr>
              <w:rPr>
                <w:rFonts w:ascii="Sarabun" w:hAnsi="Sarabun" w:eastAsia="Sarabun" w:cs="Sarabun"/>
                <w:highlight w:val="white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N/A</w:t>
            </w:r>
          </w:p>
        </w:tc>
      </w:tr>
      <w:tr w:rsidR="007D07A2" w:rsidTr="5B0B1DB8" w14:paraId="5C27D967" w14:textId="77777777">
        <w:trPr>
          <w:trHeight w:val="420"/>
        </w:trPr>
        <w:tc>
          <w:tcPr>
            <w:tcW w:w="219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18D9D2F6" w14:textId="77777777">
            <w:pPr>
              <w:widowControl w:val="0"/>
              <w:rPr>
                <w:rFonts w:ascii="Sarabun" w:hAnsi="Sarabun" w:eastAsia="Sarabun" w:cs="Sarabun"/>
                <w:color w:val="FBFBFB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>Post-Condition</w:t>
            </w:r>
          </w:p>
        </w:tc>
        <w:tc>
          <w:tcPr>
            <w:tcW w:w="71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777EF2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</w:tbl>
    <w:p w:rsidR="007D07A2" w:rsidRDefault="007D07A2" w14:paraId="7FCC2419" w14:textId="77777777">
      <w:pPr>
        <w:rPr>
          <w:rFonts w:ascii="Sarabun" w:hAnsi="Sarabun" w:eastAsia="Sarabun" w:cs="Sarabun"/>
        </w:rPr>
      </w:pPr>
    </w:p>
    <w:p w:rsidR="007D07A2" w:rsidRDefault="007D07A2" w14:paraId="5591D18F" w14:textId="77777777">
      <w:pPr>
        <w:rPr>
          <w:rFonts w:ascii="Sarabun" w:hAnsi="Sarabun" w:eastAsia="Sarabun" w:cs="Sarabun"/>
        </w:rPr>
      </w:pPr>
    </w:p>
    <w:p w:rsidR="007D07A2" w:rsidRDefault="2C0201B8" w14:paraId="56214C2A" w14:textId="77777777">
      <w:pPr>
        <w:jc w:val="right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Approve By</w:t>
      </w:r>
    </w:p>
    <w:p w:rsidR="007D07A2" w:rsidRDefault="007D07A2" w14:paraId="5673D2B4" w14:textId="77777777">
      <w:pPr>
        <w:jc w:val="right"/>
        <w:rPr>
          <w:rFonts w:ascii="Sarabun" w:hAnsi="Sarabun" w:eastAsia="Sarabun" w:cs="Sarabun"/>
        </w:rPr>
      </w:pPr>
    </w:p>
    <w:p w:rsidR="007D07A2" w:rsidRDefault="007D07A2" w14:paraId="34672F5D" w14:textId="77777777">
      <w:pPr>
        <w:jc w:val="right"/>
        <w:rPr>
          <w:rFonts w:ascii="Sarabun" w:hAnsi="Sarabun" w:eastAsia="Sarabun" w:cs="Sarabun"/>
        </w:rPr>
      </w:pPr>
    </w:p>
    <w:p w:rsidR="007D07A2" w:rsidRDefault="007D07A2" w14:paraId="7590D2CE" w14:textId="77777777">
      <w:pPr>
        <w:jc w:val="right"/>
        <w:rPr>
          <w:rFonts w:ascii="Sarabun" w:hAnsi="Sarabun" w:eastAsia="Sarabun" w:cs="Sarabun"/>
        </w:rPr>
      </w:pPr>
    </w:p>
    <w:p w:rsidR="007D07A2" w:rsidP="241F165A" w:rsidRDefault="2C0201B8" w14:paraId="4FF428BD" w14:textId="77777777">
      <w:pPr>
        <w:jc w:val="right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คุณอินทิรา วงศ์สุขวิวัฒนา</w:t>
      </w:r>
    </w:p>
    <w:p w:rsidR="007D07A2" w:rsidP="241F165A" w:rsidRDefault="2C0201B8" w14:paraId="64CBB6E5" w14:textId="77777777">
      <w:pPr>
        <w:jc w:val="right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ผู้จัดการ ส่วนเทคโนโลยีและนวัตกรรมตัวแทน 2</w:t>
      </w:r>
    </w:p>
    <w:p w:rsidR="007D07A2" w:rsidP="241F165A" w:rsidRDefault="007D07A2" w14:paraId="76346008" w14:textId="77777777">
      <w:pPr>
        <w:jc w:val="right"/>
        <w:rPr>
          <w:rFonts w:ascii="Sarabun" w:hAnsi="Sarabun" w:eastAsia="Sarabun" w:cs="Sarabun"/>
          <w:b/>
          <w:bCs/>
        </w:rPr>
      </w:pPr>
    </w:p>
    <w:p w:rsidR="007D07A2" w:rsidP="241F165A" w:rsidRDefault="007D07A2" w14:paraId="525501E0" w14:textId="77777777">
      <w:pPr>
        <w:spacing w:after="200"/>
        <w:rPr>
          <w:rFonts w:ascii="Sarabun" w:hAnsi="Sarabun" w:eastAsia="Sarabun" w:cs="Sarabun"/>
          <w:b/>
          <w:bCs/>
        </w:rPr>
      </w:pPr>
    </w:p>
    <w:p w:rsidR="007D07A2" w:rsidP="241F165A" w:rsidRDefault="2C0201B8" w14:paraId="2235C8AA" w14:textId="53D0A69C">
      <w:pPr>
        <w:jc w:val="right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คุณกฤษฏา บุญลาภ</w:t>
      </w:r>
    </w:p>
    <w:p w:rsidR="007D07A2" w:rsidP="241F165A" w:rsidRDefault="2C0201B8" w14:paraId="045FF6E1" w14:textId="77777777">
      <w:pPr>
        <w:jc w:val="right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ผู้จัดการอาวุโส ส่วนเทคโนโลยีและนวัตกรรมตัวแทน 1</w:t>
      </w:r>
    </w:p>
    <w:p w:rsidR="007D07A2" w:rsidP="241F165A" w:rsidRDefault="007D07A2" w14:paraId="708ED666" w14:textId="77777777">
      <w:pPr>
        <w:spacing w:after="200"/>
        <w:rPr>
          <w:rFonts w:ascii="Sarabun" w:hAnsi="Sarabun" w:eastAsia="Sarabun" w:cs="Sarabun"/>
          <w:b/>
          <w:bCs/>
        </w:rPr>
      </w:pPr>
    </w:p>
    <w:p w:rsidR="007D07A2" w:rsidP="241F165A" w:rsidRDefault="007D07A2" w14:paraId="32C3FDE4" w14:textId="77777777">
      <w:pPr>
        <w:spacing w:after="200"/>
        <w:rPr>
          <w:rFonts w:ascii="Sarabun" w:hAnsi="Sarabun" w:eastAsia="Sarabun" w:cs="Sarabun"/>
          <w:b/>
          <w:bCs/>
        </w:rPr>
      </w:pPr>
    </w:p>
    <w:p w:rsidR="007D07A2" w:rsidP="241F165A" w:rsidRDefault="2C0201B8" w14:paraId="23EFF0F7" w14:textId="77777777">
      <w:pPr>
        <w:jc w:val="right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คุณอริย์ธัช รัตนเวโรจนวิไล</w:t>
      </w:r>
    </w:p>
    <w:p w:rsidR="007D07A2" w:rsidP="241F165A" w:rsidRDefault="2C0201B8" w14:paraId="46FC051A" w14:textId="77777777">
      <w:pPr>
        <w:widowControl w:val="0"/>
        <w:spacing w:line="240" w:lineRule="auto"/>
        <w:jc w:val="right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ผู้ช่วยผู้อำนวยการสายงาน สายงานประสบการณ์ตัวแทน</w:t>
      </w:r>
    </w:p>
    <w:p w:rsidR="007D07A2" w:rsidRDefault="007D07A2" w14:paraId="4D5C9A53" w14:textId="77777777">
      <w:pPr>
        <w:widowControl w:val="0"/>
        <w:spacing w:line="240" w:lineRule="auto"/>
        <w:jc w:val="right"/>
        <w:rPr>
          <w:rFonts w:ascii="Sarabun" w:hAnsi="Sarabun" w:eastAsia="Sarabun" w:cs="Sarabun"/>
          <w:sz w:val="20"/>
          <w:szCs w:val="20"/>
        </w:rPr>
      </w:pPr>
    </w:p>
    <w:p w:rsidR="007D07A2" w:rsidRDefault="007D07A2" w14:paraId="749940DC" w14:textId="77777777">
      <w:pPr>
        <w:jc w:val="right"/>
        <w:rPr>
          <w:rFonts w:ascii="Sarabun" w:hAnsi="Sarabun" w:eastAsia="Sarabun" w:cs="Sarabun"/>
        </w:rPr>
      </w:pPr>
    </w:p>
    <w:p w:rsidRPr="00ED7D7C" w:rsidR="73DCA985" w:rsidP="73DCA985" w:rsidRDefault="00181B23" w14:paraId="2103B83C" w14:textId="09AA68CB">
      <w:pPr>
        <w:rPr>
          <w:rFonts w:ascii="Sarabun" w:hAnsi="Sarabun" w:eastAsia="Sarabun" w:cs="Sarabun"/>
          <w:lang w:val="en-US" w:bidi="th-TH"/>
        </w:rPr>
      </w:pPr>
      <w:r>
        <w:rPr>
          <w:rFonts w:ascii="Sarabun" w:hAnsi="Sarabun" w:eastAsia="Sarabun" w:cs="Sarabun"/>
          <w:cs/>
          <w:lang w:bidi="th-TH"/>
        </w:rPr>
        <w:br w:type="page"/>
      </w:r>
    </w:p>
    <w:p w:rsidR="007D07A2" w:rsidP="241F165A" w:rsidRDefault="2C0201B8" w14:paraId="3BD21046" w14:textId="77777777">
      <w:pPr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ประวัติการแก้ไข/Change History</w:t>
      </w:r>
    </w:p>
    <w:tbl>
      <w:tblPr>
        <w:tblW w:w="9855" w:type="dxa"/>
        <w:tblInd w:w="-10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635"/>
        <w:gridCol w:w="3615"/>
        <w:gridCol w:w="2370"/>
        <w:gridCol w:w="1290"/>
      </w:tblGrid>
      <w:tr w:rsidR="007D07A2" w:rsidTr="5B0B1DB8" w14:paraId="5500F3A5" w14:textId="77777777">
        <w:tc>
          <w:tcPr>
            <w:tcW w:w="94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7A2" w:rsidP="6B6E20D0" w:rsidRDefault="2C0201B8" w14:paraId="04C7149E" w14:textId="2E0AE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BFBFB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Versio</w:t>
            </w:r>
            <w:r w:rsidRPr="6B6E20D0" w:rsidR="777FD6FF">
              <w:rPr>
                <w:rFonts w:ascii="Sarabun" w:hAnsi="Sarabun" w:eastAsia="Sarabun" w:cs="Sarabun"/>
                <w:color w:val="FBFBFB"/>
              </w:rPr>
              <w:t>n</w:t>
            </w:r>
          </w:p>
        </w:tc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7A2" w:rsidP="6B6E20D0" w:rsidRDefault="2C0201B8" w14:paraId="646E93F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BFBFB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Version Date</w:t>
            </w:r>
          </w:p>
        </w:tc>
        <w:tc>
          <w:tcPr>
            <w:tcW w:w="361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7A2" w:rsidP="6B6E20D0" w:rsidRDefault="2C0201B8" w14:paraId="012E544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BFBFB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Summary of Changes</w:t>
            </w:r>
          </w:p>
        </w:tc>
        <w:tc>
          <w:tcPr>
            <w:tcW w:w="237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7A2" w:rsidP="6B6E20D0" w:rsidRDefault="2C0201B8" w14:paraId="6963E5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BFBFB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Author Document</w:t>
            </w:r>
          </w:p>
        </w:tc>
        <w:tc>
          <w:tcPr>
            <w:tcW w:w="129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7A2" w:rsidP="6B6E20D0" w:rsidRDefault="2C0201B8" w14:paraId="3866A6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BFBFB"/>
              </w:rPr>
            </w:pPr>
            <w:r w:rsidRPr="6B6E20D0">
              <w:rPr>
                <w:rFonts w:ascii="Sarabun" w:hAnsi="Sarabun" w:eastAsia="Sarabun" w:cs="Sarabun"/>
                <w:color w:val="FBFBFB"/>
              </w:rPr>
              <w:t>Ref. Document</w:t>
            </w:r>
          </w:p>
        </w:tc>
      </w:tr>
      <w:tr w:rsidR="007D07A2" w:rsidTr="5B0B1DB8" w14:paraId="13EB5743" w14:textId="77777777">
        <w:tc>
          <w:tcPr>
            <w:tcW w:w="9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208FD3B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1.0</w:t>
            </w:r>
          </w:p>
        </w:tc>
        <w:tc>
          <w:tcPr>
            <w:tcW w:w="16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48BAC87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16 July 2025</w:t>
            </w:r>
          </w:p>
        </w:tc>
        <w:tc>
          <w:tcPr>
            <w:tcW w:w="36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40AA1A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จัดทำเอกสาร Sprint 5</w:t>
            </w:r>
          </w:p>
          <w:p w:rsidR="007D07A2" w:rsidP="005E58B9" w:rsidRDefault="2C0201B8" w14:paraId="58BB4E72" w14:textId="77777777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4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Application Details (รับนำส่งสำเร็จ)</w:t>
            </w:r>
          </w:p>
        </w:tc>
        <w:tc>
          <w:tcPr>
            <w:tcW w:w="23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24BD4F4C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คุณภคพร องอาจวุฒิวงศ์</w:t>
            </w:r>
          </w:p>
        </w:tc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0D97CEF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V1.0</w:t>
            </w:r>
          </w:p>
        </w:tc>
      </w:tr>
      <w:tr w:rsidR="007D07A2" w:rsidTr="5B0B1DB8" w14:paraId="283FC51F" w14:textId="77777777">
        <w:tc>
          <w:tcPr>
            <w:tcW w:w="9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467F590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2.0</w:t>
            </w:r>
          </w:p>
        </w:tc>
        <w:tc>
          <w:tcPr>
            <w:tcW w:w="16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1E87BB36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29 July 2025</w:t>
            </w:r>
          </w:p>
        </w:tc>
        <w:tc>
          <w:tcPr>
            <w:tcW w:w="36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5825D3A4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จัดทำเอกสาร Sprint 6</w:t>
            </w:r>
          </w:p>
          <w:p w:rsidR="007D07A2" w:rsidP="005E58B9" w:rsidRDefault="2C0201B8" w14:paraId="3E35304A" w14:textId="77777777">
            <w:pPr>
              <w:widowControl w:val="0"/>
              <w:numPr>
                <w:ilvl w:val="0"/>
                <w:numId w:val="29"/>
              </w:numPr>
              <w:ind w:left="54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Refund (การรับเงินคืน)</w:t>
            </w:r>
          </w:p>
        </w:tc>
        <w:tc>
          <w:tcPr>
            <w:tcW w:w="23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198A6E70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คุณศุภณัฐ สอนดี</w:t>
            </w:r>
          </w:p>
        </w:tc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6EBB7336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V2.0</w:t>
            </w:r>
          </w:p>
        </w:tc>
      </w:tr>
      <w:tr w:rsidR="007D07A2" w:rsidTr="5B0B1DB8" w14:paraId="5DE59959" w14:textId="77777777">
        <w:tc>
          <w:tcPr>
            <w:tcW w:w="9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3179FC5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3.0</w:t>
            </w:r>
          </w:p>
        </w:tc>
        <w:tc>
          <w:tcPr>
            <w:tcW w:w="16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2FD1A9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29 July 2025</w:t>
            </w:r>
          </w:p>
        </w:tc>
        <w:tc>
          <w:tcPr>
            <w:tcW w:w="36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19573028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จัดทำเอกสาร Sprint 7</w:t>
            </w:r>
          </w:p>
          <w:p w:rsidR="007D07A2" w:rsidP="005E58B9" w:rsidRDefault="2C0201B8" w14:paraId="40DF2694" w14:textId="77777777">
            <w:pPr>
              <w:widowControl w:val="0"/>
              <w:numPr>
                <w:ilvl w:val="0"/>
                <w:numId w:val="29"/>
              </w:numPr>
              <w:ind w:left="54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Application List (ตัวเอง)</w:t>
            </w:r>
          </w:p>
          <w:p w:rsidR="007D07A2" w:rsidP="005E58B9" w:rsidRDefault="2C0201B8" w14:paraId="4BD7D082" w14:textId="77777777">
            <w:pPr>
              <w:widowControl w:val="0"/>
              <w:numPr>
                <w:ilvl w:val="0"/>
                <w:numId w:val="29"/>
              </w:numPr>
              <w:ind w:left="54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Application Notification Center</w:t>
            </w:r>
          </w:p>
          <w:p w:rsidR="007D07A2" w:rsidP="005E58B9" w:rsidRDefault="2C0201B8" w14:paraId="3166F5C7" w14:textId="77777777">
            <w:pPr>
              <w:widowControl w:val="0"/>
              <w:numPr>
                <w:ilvl w:val="0"/>
                <w:numId w:val="29"/>
              </w:numPr>
              <w:ind w:left="54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Application Detail (เวลากลับมาดูข้อมูล)</w:t>
            </w:r>
          </w:p>
        </w:tc>
        <w:tc>
          <w:tcPr>
            <w:tcW w:w="23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55EF9202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คุณกฤช สรรพสิทธิ์</w:t>
            </w:r>
          </w:p>
          <w:p w:rsidR="007D07A2" w:rsidP="241F165A" w:rsidRDefault="2C0201B8" w14:paraId="62C131D6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คุณกรทิพย์ ราชัย</w:t>
            </w:r>
          </w:p>
          <w:p w:rsidR="007D07A2" w:rsidP="241F165A" w:rsidRDefault="2C0201B8" w14:paraId="28A1DA27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คุณภคพร องอาจวุฒิวงศ์</w:t>
            </w:r>
          </w:p>
          <w:p w:rsidR="007D07A2" w:rsidP="241F165A" w:rsidRDefault="2C0201B8" w14:paraId="643AC3DC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คุณศุภณัฐ สอนดี</w:t>
            </w:r>
          </w:p>
        </w:tc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D78C9E1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V3.0</w:t>
            </w:r>
          </w:p>
        </w:tc>
      </w:tr>
      <w:tr w:rsidR="007D07A2" w:rsidTr="5B0B1DB8" w14:paraId="7D5C8E05" w14:textId="77777777">
        <w:tc>
          <w:tcPr>
            <w:tcW w:w="9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4C38D8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4.0</w:t>
            </w:r>
          </w:p>
        </w:tc>
        <w:tc>
          <w:tcPr>
            <w:tcW w:w="16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336F53F9" w14:paraId="2B4CDD1D" w14:textId="709F5F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10 November 2025</w:t>
            </w:r>
          </w:p>
          <w:p w:rsidR="007D07A2" w:rsidP="6B6E20D0" w:rsidRDefault="007D07A2" w14:paraId="3BDC5908" w14:textId="22904D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</w:p>
        </w:tc>
        <w:tc>
          <w:tcPr>
            <w:tcW w:w="36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0F5063FF" w14:textId="32103F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จัดทำเอกสาร Sprint </w:t>
            </w:r>
            <w:r w:rsidRPr="6B6E20D0" w:rsidR="21889D7E">
              <w:rPr>
                <w:rFonts w:ascii="Sarabun" w:hAnsi="Sarabun" w:eastAsia="Sarabun" w:cs="Sarabun"/>
              </w:rPr>
              <w:t>1</w:t>
            </w:r>
            <w:r w:rsidRPr="6B6E20D0" w:rsidR="2414412D">
              <w:rPr>
                <w:rFonts w:ascii="Sarabun" w:hAnsi="Sarabun" w:eastAsia="Sarabun" w:cs="Sarabun"/>
              </w:rPr>
              <w:t>0</w:t>
            </w:r>
          </w:p>
          <w:p w:rsidR="007D07A2" w:rsidP="005E58B9" w:rsidRDefault="573FEC54" w14:paraId="1A18EA2E" w14:textId="210A1A3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4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การจัดการในหน้า Application List (จุดสามจุด)</w:t>
            </w:r>
          </w:p>
        </w:tc>
        <w:tc>
          <w:tcPr>
            <w:tcW w:w="23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48DCB78F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คุณกฤช สรรพสิทธิ์</w:t>
            </w:r>
          </w:p>
          <w:p w:rsidR="007D07A2" w:rsidP="241F165A" w:rsidRDefault="2C0201B8" w14:paraId="567AC26A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คุณกรทิพย์ ราชัย</w:t>
            </w:r>
          </w:p>
        </w:tc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E8131B4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V4.0</w:t>
            </w:r>
          </w:p>
        </w:tc>
      </w:tr>
      <w:tr w:rsidR="56E5707E" w:rsidTr="5B0B1DB8" w14:paraId="5EBA26C8" w14:textId="77777777">
        <w:trPr>
          <w:trHeight w:val="300"/>
        </w:trPr>
        <w:tc>
          <w:tcPr>
            <w:tcW w:w="9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425BEA" w:rsidP="5AB76AB7" w:rsidRDefault="6621FD55" w14:paraId="1A950B2E" w14:textId="4F7C8E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5.0</w:t>
            </w:r>
          </w:p>
          <w:p w:rsidR="56E5707E" w:rsidP="56E5707E" w:rsidRDefault="56E5707E" w14:paraId="09BF6553" w14:textId="4076589F">
            <w:pPr>
              <w:jc w:val="center"/>
              <w:rPr>
                <w:rFonts w:ascii="Sarabun" w:hAnsi="Sarabun" w:eastAsia="Sarabun" w:cs="Sarabun"/>
              </w:rPr>
            </w:pPr>
          </w:p>
        </w:tc>
        <w:tc>
          <w:tcPr>
            <w:tcW w:w="16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301C7E2" w:rsidP="56E5707E" w:rsidRDefault="11CF3807" w14:paraId="11F8D379" w14:textId="50EB0074">
            <w:pPr>
              <w:jc w:val="center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5</w:t>
            </w:r>
            <w:r w:rsidRPr="5AB76AB7" w:rsidR="377C9A76">
              <w:rPr>
                <w:rFonts w:ascii="Sarabun" w:hAnsi="Sarabun" w:eastAsia="Sarabun" w:cs="Sarabun"/>
              </w:rPr>
              <w:t xml:space="preserve"> December 2025</w:t>
            </w:r>
          </w:p>
        </w:tc>
        <w:tc>
          <w:tcPr>
            <w:tcW w:w="36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63864F5" w:rsidP="5AB76AB7" w:rsidRDefault="0EFBE984" w14:paraId="14268F2A" w14:textId="3CC4F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 xml:space="preserve">จัดทำเอกสาร Sprint 12 </w:t>
            </w:r>
          </w:p>
          <w:p w:rsidR="68406AA5" w:rsidP="5AB76AB7" w:rsidRDefault="07A09D06" w14:paraId="3B204834" w14:textId="1609DEFD">
            <w:pPr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 </w:t>
            </w:r>
            <w:r w:rsidRPr="5AB76AB7" w:rsidR="0EFBE984">
              <w:rPr>
                <w:rFonts w:ascii="Sarabun" w:hAnsi="Sarabun" w:eastAsia="Sarabun" w:cs="Sarabun"/>
              </w:rPr>
              <w:t>- แก้ไขใบเสนอขายโดยไม่ต้องแก้ไข</w:t>
            </w:r>
            <w:r w:rsidR="00272E5A"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5AB76AB7" w:rsidR="0EFBE984">
              <w:rPr>
                <w:rFonts w:ascii="Sarabun" w:hAnsi="Sarabun" w:eastAsia="Sarabun" w:cs="Sarabun"/>
              </w:rPr>
              <w:t>ใบคำขอ</w:t>
            </w:r>
          </w:p>
          <w:p w:rsidR="68406AA5" w:rsidP="5AB76AB7" w:rsidRDefault="47ED427C" w14:paraId="19EB4416" w14:textId="46710C19">
            <w:pPr>
              <w:rPr>
                <w:rFonts w:ascii="Sarabun" w:hAnsi="Sarabun" w:eastAsia="Sarabun" w:cs="Sarabun"/>
                <w:lang w:bidi="th-TH"/>
              </w:rPr>
            </w:pPr>
            <w:r w:rsidRPr="5AB76AB7">
              <w:rPr>
                <w:rFonts w:ascii="Sarabun" w:hAnsi="Sarabun" w:eastAsia="Sarabun" w:cs="Sarabun"/>
              </w:rPr>
              <w:t xml:space="preserve">- </w:t>
            </w:r>
            <w:r w:rsidRPr="5AB76AB7" w:rsidR="266AB3E1">
              <w:rPr>
                <w:rFonts w:ascii="Sarabun" w:hAnsi="Sarabun" w:eastAsia="Sarabun" w:cs="Sarabun"/>
              </w:rPr>
              <w:t>ดูและแชร์ pdf ใบคำขอและเอกสาร</w:t>
            </w:r>
            <w:r w:rsidR="00272E5A">
              <w:rPr>
                <w:rFonts w:hint="cs" w:ascii="Sarabun" w:hAnsi="Sarabun" w:eastAsia="Sarabun" w:cs="Sarabun"/>
                <w:cs/>
                <w:lang w:bidi="th-TH"/>
              </w:rPr>
              <w:t>อื่</w:t>
            </w:r>
            <w:r w:rsidRPr="5AB76AB7" w:rsidR="266AB3E1">
              <w:rPr>
                <w:rFonts w:ascii="Sarabun" w:hAnsi="Sarabun" w:eastAsia="Sarabun" w:cs="Sarabun"/>
              </w:rPr>
              <w:t xml:space="preserve">นๆ หน้าชำระเงิน &amp; Application Detail และการ lock file ใบคำขอและเอกสารอื่นๆ  </w:t>
            </w:r>
          </w:p>
        </w:tc>
        <w:tc>
          <w:tcPr>
            <w:tcW w:w="23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7C2D76" w:rsidP="56E5707E" w:rsidRDefault="1964CEB6" w14:paraId="2830AB0E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คุณกฤช สรรพสิทธิ์</w:t>
            </w:r>
          </w:p>
          <w:p w:rsidR="0C7C2D76" w:rsidP="56E5707E" w:rsidRDefault="1964CEB6" w14:paraId="3A1A7DD1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คุณกรทิพย์ ราชัย</w:t>
            </w:r>
          </w:p>
          <w:p w:rsidR="56E5707E" w:rsidP="56E5707E" w:rsidRDefault="56E5707E" w14:paraId="5640D183" w14:textId="141E1543">
            <w:pPr>
              <w:rPr>
                <w:rFonts w:ascii="Sarabun" w:hAnsi="Sarabun" w:eastAsia="Sarabun" w:cs="Sarabun"/>
              </w:rPr>
            </w:pPr>
          </w:p>
        </w:tc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63864F5" w:rsidP="56E5707E" w:rsidRDefault="0EFBE984" w14:paraId="0C830221" w14:textId="4FB0C4F5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V</w:t>
            </w:r>
            <w:r w:rsidRPr="5AB76AB7" w:rsidR="549C360E">
              <w:rPr>
                <w:rFonts w:ascii="Sarabun" w:hAnsi="Sarabun" w:eastAsia="Sarabun" w:cs="Sarabun"/>
              </w:rPr>
              <w:t>5.0</w:t>
            </w:r>
          </w:p>
          <w:p w:rsidR="56E5707E" w:rsidP="56E5707E" w:rsidRDefault="56E5707E" w14:paraId="27A5F1DB" w14:textId="3E142E1D">
            <w:pPr>
              <w:rPr>
                <w:rFonts w:ascii="Sarabun" w:hAnsi="Sarabun" w:eastAsia="Sarabun" w:cs="Sarabun"/>
              </w:rPr>
            </w:pPr>
          </w:p>
        </w:tc>
      </w:tr>
      <w:tr w:rsidR="007D07A2" w:rsidTr="5B0B1DB8" w14:paraId="32517CF9" w14:textId="77777777">
        <w:tc>
          <w:tcPr>
            <w:tcW w:w="9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7FDB0877" w:rsidRDefault="23CBD4EF" w14:paraId="5100A5D6" w14:textId="3BADE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6.0</w:t>
            </w:r>
          </w:p>
        </w:tc>
        <w:tc>
          <w:tcPr>
            <w:tcW w:w="16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7FDB0877" w:rsidRDefault="25A83E9E" w14:paraId="20E6F0D0" w14:textId="74660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5</w:t>
            </w:r>
            <w:r w:rsidRPr="7FDB0877" w:rsidR="41F554EE">
              <w:rPr>
                <w:rFonts w:ascii="Sarabun" w:hAnsi="Sarabun" w:eastAsia="Sarabun" w:cs="Sarabun"/>
              </w:rPr>
              <w:t xml:space="preserve"> January</w:t>
            </w:r>
            <w:r w:rsidRPr="7FDB0877" w:rsidR="3AEC9877">
              <w:rPr>
                <w:rFonts w:ascii="Sarabun" w:hAnsi="Sarabun" w:eastAsia="Sarabun" w:cs="Sarabun"/>
              </w:rPr>
              <w:t xml:space="preserve"> 20</w:t>
            </w:r>
            <w:r w:rsidRPr="7FDB0877" w:rsidR="4DED5904">
              <w:rPr>
                <w:rFonts w:ascii="Sarabun" w:hAnsi="Sarabun" w:eastAsia="Sarabun" w:cs="Sarabun"/>
              </w:rPr>
              <w:t>26</w:t>
            </w:r>
          </w:p>
        </w:tc>
        <w:tc>
          <w:tcPr>
            <w:tcW w:w="36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7FDB0877" w:rsidRDefault="2F3C9C87" w14:paraId="59161F01" w14:textId="2C7A2A11">
            <w:pPr>
              <w:widowControl w:val="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จัดทำเอกสาร Sprint 1</w:t>
            </w:r>
            <w:r w:rsidRPr="7FDB0877" w:rsidR="24230DFD">
              <w:rPr>
                <w:rFonts w:ascii="Sarabun" w:hAnsi="Sarabun" w:eastAsia="Sarabun" w:cs="Sarabun"/>
              </w:rPr>
              <w:t>3</w:t>
            </w:r>
          </w:p>
          <w:p w:rsidR="007D07A2" w:rsidP="7FDB0877" w:rsidRDefault="66AD482F" w14:paraId="514B65E9" w14:textId="20F69E63">
            <w:pPr>
              <w:widowControl w:val="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 -  โครงการ Everysite</w:t>
            </w:r>
          </w:p>
          <w:p w:rsidR="007D07A2" w:rsidP="7FDB0877" w:rsidRDefault="4114E9D8" w14:paraId="56B12EE2" w14:textId="2F8E438A">
            <w:pPr>
              <w:widowControl w:val="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 - ปรับให้</w:t>
            </w:r>
            <w:r w:rsidRPr="7FDB0877" w:rsidR="3346DE39">
              <w:rPr>
                <w:rFonts w:ascii="Sarabun" w:hAnsi="Sarabun" w:eastAsia="Sarabun" w:cs="Sarabun"/>
              </w:rPr>
              <w:t xml:space="preserve"> e-app</w:t>
            </w:r>
            <w:r w:rsidRPr="7FDB0877">
              <w:rPr>
                <w:rFonts w:ascii="Sarabun" w:hAnsi="Sarabun" w:eastAsia="Sarabun" w:cs="Sarabun"/>
              </w:rPr>
              <w:t xml:space="preserve"> ไม่ส่งนามสกุลได้</w:t>
            </w:r>
          </w:p>
        </w:tc>
        <w:tc>
          <w:tcPr>
            <w:tcW w:w="23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7FDB0877" w:rsidRDefault="1F4CB688" w14:paraId="52E9756D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คุณกฤช สรรพสิทธิ์</w:t>
            </w:r>
          </w:p>
          <w:p w:rsidR="007D07A2" w:rsidP="7FDB0877" w:rsidRDefault="1F4CB688" w14:paraId="726AA0BA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คุณกรทิพย์ ราชัย</w:t>
            </w:r>
          </w:p>
          <w:p w:rsidR="007D07A2" w:rsidP="7FDB0877" w:rsidRDefault="007D07A2" w14:paraId="66606D57" w14:textId="1F601BE8">
            <w:pPr>
              <w:widowControl w:val="0"/>
              <w:rPr>
                <w:rFonts w:ascii="Sarabun" w:hAnsi="Sarabun" w:eastAsia="Sarabun" w:cs="Sarabun"/>
              </w:rPr>
            </w:pPr>
          </w:p>
        </w:tc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7FDB0877" w:rsidRDefault="38EA2FF8" w14:paraId="1C4F8942" w14:textId="4C56EAA4">
            <w:pPr>
              <w:widowControl w:val="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V</w:t>
            </w:r>
            <w:r w:rsidRPr="7FDB0877" w:rsidR="443E38EE">
              <w:rPr>
                <w:rFonts w:ascii="Sarabun" w:hAnsi="Sarabun" w:eastAsia="Sarabun" w:cs="Sarabun"/>
              </w:rPr>
              <w:t>6</w:t>
            </w:r>
            <w:r w:rsidRPr="7FDB0877" w:rsidR="45AA3CF7">
              <w:rPr>
                <w:rFonts w:ascii="Sarabun" w:hAnsi="Sarabun" w:eastAsia="Sarabun" w:cs="Sarabun"/>
              </w:rPr>
              <w:t>.</w:t>
            </w:r>
            <w:r w:rsidRPr="7FDB0877" w:rsidR="7477E112">
              <w:rPr>
                <w:rFonts w:ascii="Sarabun" w:hAnsi="Sarabun" w:eastAsia="Sarabun" w:cs="Sarabun"/>
              </w:rPr>
              <w:t>0</w:t>
            </w:r>
          </w:p>
        </w:tc>
      </w:tr>
      <w:tr w:rsidR="5AB76AB7" w:rsidTr="5B0B1DB8" w14:paraId="0A3BDB45" w14:textId="77777777">
        <w:trPr>
          <w:trHeight w:val="300"/>
        </w:trPr>
        <w:tc>
          <w:tcPr>
            <w:tcW w:w="9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2824E8E" w:rsidP="61DC97E2" w:rsidRDefault="62824E8E" w14:paraId="67B1770B" w14:textId="1CEE3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61DC97E2">
              <w:rPr>
                <w:rFonts w:ascii="Sarabun" w:hAnsi="Sarabun" w:eastAsia="Sarabun" w:cs="Sarabun"/>
              </w:rPr>
              <w:t>7.0</w:t>
            </w:r>
          </w:p>
          <w:p w:rsidR="5AB76AB7" w:rsidP="5AB76AB7" w:rsidRDefault="5AB76AB7" w14:paraId="31ED4EE1" w14:textId="69AABF24">
            <w:pPr>
              <w:jc w:val="center"/>
              <w:rPr>
                <w:rFonts w:ascii="Sarabun" w:hAnsi="Sarabun" w:eastAsia="Sarabun" w:cs="Sarabun"/>
              </w:rPr>
            </w:pPr>
          </w:p>
        </w:tc>
        <w:tc>
          <w:tcPr>
            <w:tcW w:w="16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A721CE5" w:rsidP="5AB76AB7" w:rsidRDefault="0A721CE5" w14:paraId="67F47F4C" w14:textId="5F16C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 xml:space="preserve">5 </w:t>
            </w:r>
            <w:r w:rsidRPr="5AB76AB7" w:rsidR="559730B3">
              <w:rPr>
                <w:rFonts w:ascii="Sarabun" w:hAnsi="Sarabun" w:eastAsia="Sarabun" w:cs="Sarabun"/>
              </w:rPr>
              <w:t>January</w:t>
            </w:r>
            <w:r w:rsidRPr="5AB76AB7">
              <w:rPr>
                <w:rFonts w:ascii="Sarabun" w:hAnsi="Sarabun" w:eastAsia="Sarabun" w:cs="Sarabun"/>
              </w:rPr>
              <w:t xml:space="preserve"> 20</w:t>
            </w:r>
            <w:r w:rsidRPr="5AB76AB7" w:rsidR="39F167B0">
              <w:rPr>
                <w:rFonts w:ascii="Sarabun" w:hAnsi="Sarabun" w:eastAsia="Sarabun" w:cs="Sarabun"/>
              </w:rPr>
              <w:t>26</w:t>
            </w:r>
          </w:p>
          <w:p w:rsidR="5AB76AB7" w:rsidP="5AB76AB7" w:rsidRDefault="5AB76AB7" w14:paraId="4C346AC4" w14:textId="3AC1D6A3">
            <w:pPr>
              <w:jc w:val="center"/>
              <w:rPr>
                <w:rFonts w:ascii="Sarabun" w:hAnsi="Sarabun" w:eastAsia="Sarabun" w:cs="Sarabun"/>
              </w:rPr>
            </w:pPr>
          </w:p>
        </w:tc>
        <w:tc>
          <w:tcPr>
            <w:tcW w:w="36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D2A3D8" w:rsidP="5AB76AB7" w:rsidRDefault="30D2A3D8" w14:paraId="60A117B6" w14:textId="55A411CB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จัดทำเอกสาร Sprint 14</w:t>
            </w:r>
          </w:p>
          <w:p w:rsidR="30D2A3D8" w:rsidP="5AB76AB7" w:rsidRDefault="71824AE5" w14:paraId="14806636" w14:textId="49E14EEB">
            <w:pPr>
              <w:widowControl w:val="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 -  </w:t>
            </w:r>
            <w:r w:rsidRPr="61DC97E2" w:rsidR="4A9374C4">
              <w:rPr>
                <w:rFonts w:ascii="Sarabun" w:hAnsi="Sarabun" w:eastAsia="Sarabun" w:cs="Sarabun"/>
              </w:rPr>
              <w:t>SLA UW status</w:t>
            </w:r>
          </w:p>
          <w:p w:rsidR="08292DE3" w:rsidP="61DC97E2" w:rsidRDefault="63F1B995" w14:paraId="4E0BEB38" w14:textId="588D1963">
            <w:pPr>
              <w:widowControl w:val="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 - </w:t>
            </w:r>
            <w:r w:rsidRPr="4513D033" w:rsidR="307E635C">
              <w:rPr>
                <w:rFonts w:ascii="Sarabun" w:hAnsi="Sarabun" w:eastAsia="Sarabun" w:cs="Sarabun"/>
              </w:rPr>
              <w:t xml:space="preserve"> </w:t>
            </w:r>
            <w:r w:rsidRPr="61DC97E2" w:rsidR="60E9042C">
              <w:rPr>
                <w:rFonts w:ascii="Sarabun" w:hAnsi="Sarabun" w:eastAsia="Sarabun" w:cs="Sarabun"/>
              </w:rPr>
              <w:t>Application Data Retention</w:t>
            </w:r>
          </w:p>
        </w:tc>
        <w:tc>
          <w:tcPr>
            <w:tcW w:w="23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D2A3D8" w:rsidP="5AB76AB7" w:rsidRDefault="30D2A3D8" w14:paraId="29979A5B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คุณกฤช สรรพสิทธิ์</w:t>
            </w:r>
          </w:p>
          <w:p w:rsidR="30D2A3D8" w:rsidP="5AB76AB7" w:rsidRDefault="30D2A3D8" w14:paraId="70C76869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คุณกรทิพย์ ราชัย</w:t>
            </w:r>
          </w:p>
          <w:p w:rsidR="5AB76AB7" w:rsidP="5AB76AB7" w:rsidRDefault="5AB76AB7" w14:paraId="1FEF082E" w14:textId="4C7F261B">
            <w:pPr>
              <w:rPr>
                <w:rFonts w:ascii="Sarabun" w:hAnsi="Sarabun" w:eastAsia="Sarabun" w:cs="Sarabun"/>
              </w:rPr>
            </w:pPr>
          </w:p>
        </w:tc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D2A3D8" w:rsidP="5AB76AB7" w:rsidRDefault="41FB6582" w14:paraId="5FAE57AF" w14:textId="24DAD174">
            <w:pPr>
              <w:widowControl w:val="0"/>
              <w:rPr>
                <w:rFonts w:ascii="Sarabun" w:hAnsi="Sarabun" w:eastAsia="Sarabun" w:cs="Sarabun"/>
              </w:rPr>
            </w:pPr>
            <w:r w:rsidRPr="61DC97E2">
              <w:rPr>
                <w:rFonts w:ascii="Sarabun" w:hAnsi="Sarabun" w:eastAsia="Sarabun" w:cs="Sarabun"/>
              </w:rPr>
              <w:t>V</w:t>
            </w:r>
            <w:r w:rsidRPr="61DC97E2" w:rsidR="136D2104">
              <w:rPr>
                <w:rFonts w:ascii="Sarabun" w:hAnsi="Sarabun" w:eastAsia="Sarabun" w:cs="Sarabun"/>
              </w:rPr>
              <w:t>7.0</w:t>
            </w:r>
          </w:p>
          <w:p w:rsidR="5AB76AB7" w:rsidP="5AB76AB7" w:rsidRDefault="5AB76AB7" w14:paraId="5C8C0476" w14:textId="7DED011F">
            <w:pPr>
              <w:rPr>
                <w:rFonts w:ascii="Sarabun" w:hAnsi="Sarabun" w:eastAsia="Sarabun" w:cs="Sarabun"/>
              </w:rPr>
            </w:pPr>
          </w:p>
        </w:tc>
      </w:tr>
      <w:tr w:rsidR="61DC97E2" w:rsidTr="5B0B1DB8" w14:paraId="3B257BD4" w14:textId="77777777">
        <w:trPr>
          <w:trHeight w:val="300"/>
        </w:trPr>
        <w:tc>
          <w:tcPr>
            <w:tcW w:w="9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D151920" w:rsidP="61DC97E2" w:rsidRDefault="2D151920" w14:paraId="74481598" w14:textId="41F82A2D">
            <w:pPr>
              <w:jc w:val="center"/>
              <w:rPr>
                <w:rFonts w:ascii="Sarabun" w:hAnsi="Sarabun" w:eastAsia="Sarabun" w:cs="Sarabun"/>
              </w:rPr>
            </w:pPr>
            <w:r w:rsidRPr="61DC97E2">
              <w:rPr>
                <w:rFonts w:ascii="Sarabun" w:hAnsi="Sarabun" w:eastAsia="Sarabun" w:cs="Sarabun"/>
              </w:rPr>
              <w:t>8.0</w:t>
            </w:r>
          </w:p>
        </w:tc>
        <w:tc>
          <w:tcPr>
            <w:tcW w:w="16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D151920" w:rsidP="61DC97E2" w:rsidRDefault="2D151920" w14:paraId="301AE11B" w14:textId="02653B5D">
            <w:pPr>
              <w:jc w:val="center"/>
              <w:rPr>
                <w:rFonts w:ascii="Sarabun" w:hAnsi="Sarabun" w:eastAsia="Sarabun" w:cs="Sarabun"/>
              </w:rPr>
            </w:pPr>
            <w:r w:rsidRPr="61DC97E2">
              <w:rPr>
                <w:rFonts w:ascii="Sarabun" w:hAnsi="Sarabun" w:eastAsia="Sarabun" w:cs="Sarabun"/>
              </w:rPr>
              <w:t>10 February 2026</w:t>
            </w:r>
          </w:p>
        </w:tc>
        <w:tc>
          <w:tcPr>
            <w:tcW w:w="36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D151920" w:rsidP="61DC97E2" w:rsidRDefault="2D151920" w14:paraId="22FE7CC8" w14:textId="175D0AAC">
            <w:pPr>
              <w:widowControl w:val="0"/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จัดทำเอกสาร Sprint 1</w:t>
            </w:r>
            <w:r w:rsidRPr="21E94FA9" w:rsidR="667AED06">
              <w:rPr>
                <w:rFonts w:ascii="Sarabun" w:hAnsi="Sarabun" w:eastAsia="Sarabun" w:cs="Sarabun"/>
              </w:rPr>
              <w:t>5</w:t>
            </w:r>
          </w:p>
          <w:p w:rsidR="5B1BD67C" w:rsidP="21E94FA9" w:rsidRDefault="6E609356" w14:paraId="5C4C08EB" w14:textId="218264C0">
            <w:pPr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-  </w:t>
            </w:r>
            <w:r w:rsidRPr="21E94FA9" w:rsidR="5B1BD67C">
              <w:rPr>
                <w:rFonts w:ascii="Sarabun" w:hAnsi="Sarabun" w:eastAsia="Sarabun" w:cs="Sarabun"/>
              </w:rPr>
              <w:t>ตรวจสอบคนติดมาตรการ UNW และเพิ่มการทำ e-KYC ใบคำขอทุกเคส สำหรับคนที่ติดมาตรการ UNW</w:t>
            </w:r>
          </w:p>
          <w:p w:rsidR="5B1BD67C" w:rsidP="21E94FA9" w:rsidRDefault="4E5929E1" w14:paraId="037888B6" w14:textId="7FC1D0F5">
            <w:pPr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- เพิ่มลายน้ำในใบคำขอเอาประกัน</w:t>
            </w:r>
            <w:r w:rsidR="00F027C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21E94FA9">
              <w:rPr>
                <w:rFonts w:ascii="Sarabun" w:hAnsi="Sarabun" w:eastAsia="Sarabun" w:cs="Sarabun"/>
              </w:rPr>
              <w:t>ทุกประเภท(PDF)</w:t>
            </w:r>
          </w:p>
        </w:tc>
        <w:tc>
          <w:tcPr>
            <w:tcW w:w="23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D253DFA" w:rsidP="61DC97E2" w:rsidRDefault="2D253DFA" w14:paraId="7169B0F0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1DC97E2">
              <w:rPr>
                <w:rFonts w:ascii="Sarabun" w:hAnsi="Sarabun" w:eastAsia="Sarabun" w:cs="Sarabun"/>
              </w:rPr>
              <w:t>คุณกฤช สรรพสิทธิ์</w:t>
            </w:r>
          </w:p>
          <w:p w:rsidR="2D253DFA" w:rsidP="61DC97E2" w:rsidRDefault="2D253DFA" w14:paraId="2AB65BED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1DC97E2">
              <w:rPr>
                <w:rFonts w:ascii="Sarabun" w:hAnsi="Sarabun" w:eastAsia="Sarabun" w:cs="Sarabun"/>
              </w:rPr>
              <w:t>คุณกรทิพย์ ราชัย</w:t>
            </w:r>
          </w:p>
          <w:p w:rsidR="61DC97E2" w:rsidP="61DC97E2" w:rsidRDefault="61DC97E2" w14:paraId="0A9A5FFA" w14:textId="4C7F261B">
            <w:pPr>
              <w:rPr>
                <w:rFonts w:ascii="Sarabun" w:hAnsi="Sarabun" w:eastAsia="Sarabun" w:cs="Sarabun"/>
              </w:rPr>
            </w:pPr>
          </w:p>
          <w:p w:rsidR="61DC97E2" w:rsidP="61DC97E2" w:rsidRDefault="61DC97E2" w14:paraId="05292B3F" w14:textId="59CFA6FB">
            <w:pPr>
              <w:rPr>
                <w:rFonts w:ascii="Sarabun" w:hAnsi="Sarabun" w:eastAsia="Sarabun" w:cs="Sarabun"/>
              </w:rPr>
            </w:pPr>
          </w:p>
        </w:tc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D253DFA" w:rsidP="61DC97E2" w:rsidRDefault="2D253DFA" w14:paraId="5D22E5EF" w14:textId="2D7489B9">
            <w:pPr>
              <w:rPr>
                <w:rFonts w:ascii="Sarabun" w:hAnsi="Sarabun" w:eastAsia="Sarabun" w:cs="Sarabun"/>
              </w:rPr>
            </w:pPr>
            <w:hyperlink r:id="rId12">
              <w:r w:rsidRPr="727A9225">
                <w:rPr>
                  <w:rStyle w:val="Hyperlink"/>
                  <w:rFonts w:ascii="Sarabun" w:hAnsi="Sarabun" w:eastAsia="Sarabun" w:cs="Sarabun"/>
                </w:rPr>
                <w:t>V8.0</w:t>
              </w:r>
            </w:hyperlink>
          </w:p>
        </w:tc>
      </w:tr>
      <w:tr w:rsidR="727A9225" w:rsidTr="5B0B1DB8" w14:paraId="2F407B8E" w14:textId="77777777">
        <w:trPr>
          <w:trHeight w:val="30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92F444" w:rsidP="727A9225" w:rsidRDefault="2392F444" w14:paraId="0F7972C8" w14:textId="408FD101">
            <w:pPr>
              <w:jc w:val="center"/>
              <w:rPr>
                <w:rFonts w:ascii="Sarabun" w:hAnsi="Sarabun" w:eastAsia="Sarabun" w:cs="Sarabun"/>
              </w:rPr>
            </w:pPr>
            <w:r w:rsidRPr="727A9225">
              <w:rPr>
                <w:rFonts w:ascii="Sarabun" w:hAnsi="Sarabun" w:eastAsia="Sarabun" w:cs="Sarabun"/>
              </w:rPr>
              <w:t>9.0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92F444" w:rsidP="727A9225" w:rsidRDefault="2392F444" w14:paraId="6CE79B0C" w14:textId="0D0975BE">
            <w:pPr>
              <w:jc w:val="center"/>
              <w:rPr>
                <w:rFonts w:ascii="Sarabun" w:hAnsi="Sarabun" w:eastAsia="Sarabun" w:cs="Sarabun"/>
              </w:rPr>
            </w:pPr>
            <w:r w:rsidRPr="727A9225">
              <w:rPr>
                <w:rFonts w:ascii="Sarabun" w:hAnsi="Sarabun" w:eastAsia="Sarabun" w:cs="Sarabun"/>
              </w:rPr>
              <w:t>30 March 2026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92F444" w:rsidP="727A9225" w:rsidRDefault="2392F444" w14:paraId="5EBBE0BB" w14:textId="471A6260">
            <w:pPr>
              <w:rPr>
                <w:rFonts w:ascii="Sarabun" w:hAnsi="Sarabun" w:eastAsia="Sarabun" w:cs="Sarabun"/>
              </w:rPr>
            </w:pPr>
            <w:r w:rsidRPr="727A9225">
              <w:rPr>
                <w:rFonts w:ascii="Sarabun" w:hAnsi="Sarabun" w:eastAsia="Sarabun" w:cs="Sarabun"/>
              </w:rPr>
              <w:t>ปรับเงื่อนไขเอกสาร Sprint-16</w:t>
            </w:r>
          </w:p>
          <w:p w:rsidR="2392F444" w:rsidP="727A9225" w:rsidRDefault="17823CCC" w14:paraId="7446C449" w14:textId="3EE14FA6">
            <w:pPr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 -  </w:t>
            </w:r>
            <w:r w:rsidRPr="727A9225" w:rsidR="2392F444">
              <w:rPr>
                <w:rFonts w:ascii="Sarabun" w:hAnsi="Sarabun" w:eastAsia="Sarabun" w:cs="Sarabun"/>
              </w:rPr>
              <w:t>การแสดงผลของ SLA UW Status (แสดงทั้ง Legacy / New Core)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92F444" w:rsidP="727A9225" w:rsidRDefault="2392F444" w14:paraId="69F34DD1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727A9225">
              <w:rPr>
                <w:rFonts w:ascii="Sarabun" w:hAnsi="Sarabun" w:eastAsia="Sarabun" w:cs="Sarabun"/>
              </w:rPr>
              <w:t>คุณกฤช สรรพสิทธิ์</w:t>
            </w:r>
          </w:p>
          <w:p w:rsidR="2392F444" w:rsidP="727A9225" w:rsidRDefault="2392F444" w14:paraId="5F349870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727A9225">
              <w:rPr>
                <w:rFonts w:ascii="Sarabun" w:hAnsi="Sarabun" w:eastAsia="Sarabun" w:cs="Sarabun"/>
              </w:rPr>
              <w:t>คุณกรทิพย์ ราชัย</w:t>
            </w:r>
          </w:p>
          <w:p w:rsidR="727A9225" w:rsidP="727A9225" w:rsidRDefault="727A9225" w14:paraId="55349962" w14:textId="25F0E36B">
            <w:pPr>
              <w:rPr>
                <w:rFonts w:ascii="Sarabun" w:hAnsi="Sarabun" w:eastAsia="Sarabun" w:cs="Sarabu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92F444" w:rsidP="727A9225" w:rsidRDefault="2392F444" w14:paraId="3F85E373" w14:textId="6C2DB948">
            <w:pPr>
              <w:rPr>
                <w:rFonts w:ascii="Sarabun" w:hAnsi="Sarabun" w:eastAsia="Sarabun" w:cs="Sarabun"/>
              </w:rPr>
            </w:pPr>
            <w:hyperlink r:id="rId13">
              <w:r w:rsidRPr="5B0B1DB8">
                <w:rPr>
                  <w:rStyle w:val="Hyperlink"/>
                  <w:rFonts w:ascii="Sarabun" w:hAnsi="Sarabun" w:eastAsia="Sarabun" w:cs="Sarabun"/>
                </w:rPr>
                <w:t>V9.0</w:t>
              </w:r>
            </w:hyperlink>
          </w:p>
        </w:tc>
      </w:tr>
      <w:tr w:rsidR="00ED7D7C" w:rsidTr="5B0B1DB8" w14:paraId="0117DC11" w14:textId="77777777">
        <w:trPr>
          <w:trHeight w:val="1335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7D7C" w:rsidP="00ED7D7C" w:rsidRDefault="00ED7D7C" w14:paraId="438982B7" w14:textId="6C1A735C">
            <w:pPr>
              <w:jc w:val="center"/>
            </w:pPr>
            <w:r w:rsidRPr="74C14063">
              <w:rPr>
                <w:rFonts w:ascii="Sarabun" w:hAnsi="Sarabun" w:eastAsia="Sarabun" w:cs="Sarabun"/>
              </w:rPr>
              <w:t>10.0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7D7C" w:rsidP="00ED7D7C" w:rsidRDefault="00ED7D7C" w14:paraId="1602C0E3" w14:textId="2B8D9277">
            <w:pPr>
              <w:jc w:val="center"/>
            </w:pPr>
            <w:r w:rsidRPr="74C14063">
              <w:rPr>
                <w:rFonts w:ascii="Sarabun" w:hAnsi="Sarabun" w:eastAsia="Sarabun" w:cs="Sarabun"/>
              </w:rPr>
              <w:t>27 April 2026</w:t>
            </w:r>
          </w:p>
          <w:p w:rsidR="00ED7D7C" w:rsidP="00ED7D7C" w:rsidRDefault="00ED7D7C" w14:paraId="56A51B8A" w14:textId="6CA7A506">
            <w:pPr>
              <w:jc w:val="center"/>
              <w:rPr>
                <w:rFonts w:ascii="Sarabun" w:hAnsi="Sarabun" w:eastAsia="Sarabun" w:cs="Sarabun"/>
              </w:rPr>
            </w:pP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7D7C" w:rsidP="00ED7D7C" w:rsidRDefault="00ED7D7C" w14:paraId="30BBD6D1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5B0B1DB8">
              <w:rPr>
                <w:rFonts w:ascii="Sarabun" w:hAnsi="Sarabun" w:eastAsia="Sarabun" w:cs="Sarabun"/>
              </w:rPr>
              <w:t>จัดทำเอกสาร Sprint 18</w:t>
            </w:r>
          </w:p>
          <w:p w:rsidR="00ED7D7C" w:rsidP="00ED7D7C" w:rsidRDefault="00ED7D7C" w14:paraId="312CD47D" w14:textId="7E35FE3B">
            <w:pPr>
              <w:widowControl w:val="0"/>
              <w:rPr>
                <w:rFonts w:ascii="Sarabun" w:hAnsi="Sarabun" w:eastAsia="Sarabun" w:cs="Sarabun"/>
                <w:color w:val="242424"/>
                <w:lang w:val="en-US" w:bidi="th-TH"/>
              </w:rPr>
            </w:pPr>
            <w:r w:rsidRPr="74C14063">
              <w:rPr>
                <w:rFonts w:ascii="Sarabun" w:hAnsi="Sarabun" w:eastAsia="Sarabun" w:cs="Sarabun"/>
              </w:rPr>
              <w:t xml:space="preserve">- </w:t>
            </w:r>
            <w:r w:rsidRPr="74C14063">
              <w:rPr>
                <w:rFonts w:ascii="Sarabun" w:hAnsi="Sarabun" w:eastAsia="Sarabun" w:cs="Sarabun"/>
                <w:color w:val="242424"/>
                <w:lang w:bidi="th-TH"/>
              </w:rPr>
              <w:t>Health questionnaire for existing core product (Integrate Spark)</w:t>
            </w:r>
          </w:p>
          <w:p w:rsidR="00ED7D7C" w:rsidP="00ED7D7C" w:rsidRDefault="00ED7D7C" w14:paraId="714B5F38" w14:textId="1FE07A9B">
            <w:pPr>
              <w:widowControl w:val="0"/>
              <w:rPr>
                <w:rFonts w:ascii="Sarabun" w:hAnsi="Sarabun" w:eastAsia="Sarabun" w:cs="Sarabun"/>
                <w:color w:val="242424"/>
                <w:lang w:bidi="th-TH"/>
              </w:rPr>
            </w:pPr>
            <w:r>
              <w:rPr>
                <w:rFonts w:ascii="Sarabun" w:hAnsi="Sarabun" w:eastAsia="Sarabun" w:cs="Sarabun"/>
                <w:color w:val="242424"/>
                <w:lang w:val="en-US" w:bidi="th-TH"/>
              </w:rPr>
              <w:t xml:space="preserve">- </w:t>
            </w:r>
            <w:r w:rsidRPr="00103518">
              <w:rPr>
                <w:rFonts w:ascii="Sarabun" w:hAnsi="Sarabun" w:eastAsia="Sarabun" w:cs="Sarabun"/>
                <w:color w:val="242424"/>
                <w:cs/>
                <w:lang w:val="en-US" w:bidi="th-TH"/>
              </w:rPr>
              <w:t xml:space="preserve">เพิ่มปุ่มส่งข้อมูลใบเสนอขายและใบคำขอ กรณีฝ่ายขายได้รับ </w:t>
            </w:r>
            <w:r w:rsidRPr="00103518">
              <w:rPr>
                <w:rFonts w:ascii="Sarabun" w:hAnsi="Sarabun" w:eastAsia="Sarabun" w:cs="Sarabun"/>
                <w:color w:val="242424"/>
                <w:lang w:val="en-US"/>
              </w:rPr>
              <w:t xml:space="preserve">Memo </w:t>
            </w:r>
            <w:r w:rsidRPr="00103518">
              <w:rPr>
                <w:rFonts w:ascii="Sarabun" w:hAnsi="Sarabun" w:eastAsia="Sarabun" w:cs="Sarabun"/>
                <w:color w:val="242424"/>
                <w:cs/>
                <w:lang w:val="en-US" w:bidi="th-TH"/>
              </w:rPr>
              <w:t xml:space="preserve">จาก </w:t>
            </w:r>
            <w:r w:rsidRPr="00103518">
              <w:rPr>
                <w:rFonts w:ascii="Sarabun" w:hAnsi="Sarabun" w:eastAsia="Sarabun" w:cs="Sarabun"/>
                <w:color w:val="242424"/>
                <w:lang w:val="en-US"/>
              </w:rPr>
              <w:t>UW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7D7C" w:rsidP="00ED7D7C" w:rsidRDefault="00ED7D7C" w14:paraId="01CC52D2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คุณกฤช สรรพสิทธิ์</w:t>
            </w:r>
          </w:p>
          <w:p w:rsidR="00ED7D7C" w:rsidP="00ED7D7C" w:rsidRDefault="00ED7D7C" w14:paraId="1691F2D8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คุณกรทิพย์ ราชัย</w:t>
            </w:r>
          </w:p>
          <w:p w:rsidR="00ED7D7C" w:rsidP="00ED7D7C" w:rsidRDefault="00ED7D7C" w14:paraId="2E7B1552" w14:textId="781E16EB">
            <w:pPr>
              <w:rPr>
                <w:rFonts w:ascii="Sarabun" w:hAnsi="Sarabun" w:eastAsia="Sarabun" w:cs="Sarabun"/>
                <w:cs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คุณสุมลฑา แสงแป้น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7D7C" w:rsidP="00ED7D7C" w:rsidRDefault="0059706B" w14:paraId="3EAB1E21" w14:textId="48E0D142">
            <w:pPr>
              <w:rPr>
                <w:rFonts w:ascii="Sarabun" w:hAnsi="Sarabun" w:eastAsia="Sarabun" w:cs="Sarabun"/>
              </w:rPr>
            </w:pPr>
            <w:hyperlink w:history="1" r:id="rId14">
              <w:r w:rsidRPr="00025E40">
                <w:rPr>
                  <w:rStyle w:val="Hyperlink"/>
                  <w:rFonts w:ascii="Sarabun" w:hAnsi="Sarabun" w:eastAsia="Sarabun" w:cs="Sarabun"/>
                </w:rPr>
                <w:t>V10.0</w:t>
              </w:r>
            </w:hyperlink>
          </w:p>
        </w:tc>
      </w:tr>
      <w:tr w:rsidR="007F5ADA" w:rsidTr="5B0B1DB8" w14:paraId="0954091F" w14:textId="77777777">
        <w:trPr>
          <w:trHeight w:val="1335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5ADA" w:rsidR="007F5ADA" w:rsidP="00ED7D7C" w:rsidRDefault="007F5ADA" w14:paraId="7E62C082" w14:textId="403D4939">
            <w:pPr>
              <w:jc w:val="center"/>
              <w:rPr>
                <w:rFonts w:ascii="Sarabun" w:hAnsi="Sarabun" w:eastAsia="Sarabun" w:cs="Sarabun"/>
                <w:lang w:val="en-US"/>
              </w:rPr>
            </w:pPr>
            <w:r>
              <w:rPr>
                <w:rFonts w:ascii="Sarabun" w:hAnsi="Sarabun" w:eastAsia="Sarabun" w:cs="Sarabun"/>
                <w:lang w:val="en-US"/>
              </w:rPr>
              <w:t>11.0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105B4" w:rsidR="007F5ADA" w:rsidP="00ED7D7C" w:rsidRDefault="00A105B4" w14:paraId="2D803643" w14:textId="7AF07ECA">
            <w:pPr>
              <w:jc w:val="center"/>
              <w:rPr>
                <w:rFonts w:ascii="Sarabun" w:hAnsi="Sarabun" w:eastAsia="Sarabun" w:cs="Sarabun"/>
                <w:lang w:val="en-US" w:bidi="th-TH"/>
              </w:rPr>
            </w:pPr>
            <w:r>
              <w:rPr>
                <w:rFonts w:ascii="Sarabun" w:hAnsi="Sarabun" w:eastAsia="Sarabun" w:cs="Sarabun"/>
                <w:lang w:val="en-US"/>
              </w:rPr>
              <w:t xml:space="preserve">18 June </w:t>
            </w:r>
            <w:r>
              <w:rPr>
                <w:rFonts w:ascii="Sarabun" w:hAnsi="Sarabun" w:eastAsia="Sarabun" w:cs="Sarabun"/>
                <w:lang w:val="en-US" w:bidi="th-TH"/>
              </w:rPr>
              <w:t>2026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05B4" w:rsidP="00A105B4" w:rsidRDefault="00A105B4" w14:paraId="11B04A22" w14:textId="0A937186">
            <w:pPr>
              <w:rPr>
                <w:rFonts w:ascii="Sarabun" w:hAnsi="Sarabun" w:eastAsia="Sarabun" w:cs="Sarabun"/>
                <w:lang w:val="en-US"/>
              </w:rPr>
            </w:pPr>
            <w:r w:rsidRPr="727A9225">
              <w:rPr>
                <w:rFonts w:ascii="Sarabun" w:hAnsi="Sarabun" w:eastAsia="Sarabun" w:cs="Sarabun"/>
              </w:rPr>
              <w:t>ปรับเงื่อนไขเอกสาร Sprint</w:t>
            </w:r>
            <w:r>
              <w:rPr>
                <w:rFonts w:ascii="Sarabun" w:hAnsi="Sarabun" w:eastAsia="Sarabun" w:cs="Sarabun"/>
                <w:lang w:val="en-US"/>
              </w:rPr>
              <w:t xml:space="preserve"> 20</w:t>
            </w:r>
          </w:p>
          <w:p w:rsidRPr="00CB1639" w:rsidR="00CB1639" w:rsidP="00CB1639" w:rsidRDefault="00A105B4" w14:paraId="5A1F1606" w14:textId="71BCE249">
            <w:pPr>
              <w:rPr>
                <w:rFonts w:ascii="Sarabun" w:hAnsi="Sarabun" w:eastAsia="Sarabun" w:cs="Sarabun"/>
                <w:lang w:val="en-US" w:bidi="th-TH"/>
              </w:rPr>
            </w:pPr>
            <w:r>
              <w:rPr>
                <w:rFonts w:ascii="Sarabun" w:hAnsi="Sarabun" w:eastAsia="Sarabun" w:cs="Sarabun"/>
                <w:lang w:val="en-US"/>
              </w:rPr>
              <w:t>-</w:t>
            </w:r>
            <w:r w:rsidR="00CB163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CB1639" w:rsidR="00CB1639">
              <w:rPr>
                <w:rFonts w:hint="cs" w:ascii="Sarabun" w:hAnsi="Sarabun" w:eastAsia="Sarabun" w:cs="Sarabun"/>
                <w:cs/>
                <w:lang w:val="en-US" w:bidi="th-TH"/>
              </w:rPr>
              <w:t>เพิ่มสถานะใบเสนอขาย</w:t>
            </w:r>
            <w:r w:rsidRPr="00CB1639" w:rsidR="00CB1639">
              <w:rPr>
                <w:rFonts w:ascii="Sarabun" w:hAnsi="Sarabun" w:eastAsia="Sarabun" w:cs="Sarabun"/>
                <w:lang w:val="en-US" w:bidi="th-TH"/>
              </w:rPr>
              <w:t xml:space="preserve">, </w:t>
            </w:r>
            <w:r w:rsidRPr="00CB1639" w:rsidR="00CB1639">
              <w:rPr>
                <w:rFonts w:hint="cs" w:ascii="Sarabun" w:hAnsi="Sarabun" w:eastAsia="Sarabun" w:cs="Sarabun"/>
                <w:cs/>
                <w:lang w:val="en-US" w:bidi="th-TH"/>
              </w:rPr>
              <w:t>ใบคำขอ</w:t>
            </w:r>
            <w:r w:rsidRPr="00CB1639" w:rsidR="00CB1639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="00025E40">
              <w:rPr>
                <w:rFonts w:ascii="Sarabun" w:hAnsi="Sarabun" w:eastAsia="Sarabun" w:cs="Sarabun"/>
                <w:lang w:val="en-US" w:bidi="th-TH"/>
              </w:rPr>
              <w:t>(</w:t>
            </w:r>
            <w:r w:rsidRPr="00CB1639" w:rsidR="00CB1639">
              <w:rPr>
                <w:rFonts w:hint="cs" w:ascii="Sarabun" w:hAnsi="Sarabun" w:eastAsia="Sarabun" w:cs="Sarabun"/>
                <w:cs/>
                <w:lang w:val="en-US" w:bidi="th-TH"/>
              </w:rPr>
              <w:t>รอ</w:t>
            </w:r>
            <w:r w:rsidRPr="00CB1639" w:rsidR="00CB1639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Pr="00CB1639" w:rsidR="00CB1639">
              <w:rPr>
                <w:rFonts w:ascii="Sarabun" w:hAnsi="Sarabun" w:eastAsia="Sarabun" w:cs="Sarabun"/>
                <w:lang w:val="en-US" w:bidi="th-TH"/>
              </w:rPr>
              <w:t xml:space="preserve">callback </w:t>
            </w:r>
            <w:r w:rsidRPr="00CB1639" w:rsidR="00CB1639">
              <w:rPr>
                <w:rFonts w:hint="cs" w:ascii="Sarabun" w:hAnsi="Sarabun" w:eastAsia="Sarabun" w:cs="Sarabun"/>
                <w:cs/>
                <w:lang w:val="en-US" w:bidi="th-TH"/>
              </w:rPr>
              <w:t>จาก</w:t>
            </w:r>
            <w:r w:rsidRPr="00CB1639" w:rsidR="00CB1639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Pr="00CB1639" w:rsidR="00CB1639">
              <w:rPr>
                <w:rFonts w:ascii="Sarabun" w:hAnsi="Sarabun" w:eastAsia="Sarabun" w:cs="Sarabun"/>
                <w:lang w:val="en-US" w:bidi="th-TH"/>
              </w:rPr>
              <w:t>InsureDoc/DocDIM</w:t>
            </w:r>
            <w:r w:rsidR="00025E40">
              <w:rPr>
                <w:rFonts w:ascii="Sarabun" w:hAnsi="Sarabun" w:eastAsia="Sarabun" w:cs="Sarabun"/>
                <w:lang w:val="en-US" w:bidi="th-TH"/>
              </w:rPr>
              <w:t>)</w:t>
            </w:r>
          </w:p>
          <w:p w:rsidR="007F5ADA" w:rsidP="00025E40" w:rsidRDefault="00025E40" w14:paraId="55535ED8" w14:textId="5FAEF0C8">
            <w:pPr>
              <w:rPr>
                <w:rFonts w:ascii="Sarabun" w:hAnsi="Sarabun" w:eastAsia="Sarabun" w:cs="Sarabun"/>
                <w:lang w:val="en-US" w:bidi="th-TH"/>
              </w:rPr>
            </w:pPr>
            <w:r>
              <w:rPr>
                <w:rFonts w:ascii="Sarabun" w:hAnsi="Sarabun" w:eastAsia="Sarabun" w:cs="Sarabun"/>
                <w:lang w:val="en-US" w:bidi="th-TH"/>
              </w:rPr>
              <w:t>-</w:t>
            </w:r>
            <w:r w:rsidRPr="00CB1639" w:rsidR="00CB1639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CB1639" w:rsidR="00CB1639">
              <w:rPr>
                <w:rFonts w:hint="cs" w:ascii="Sarabun" w:hAnsi="Sarabun" w:eastAsia="Sarabun" w:cs="Sarabun"/>
                <w:cs/>
                <w:lang w:val="en-US" w:bidi="th-TH"/>
              </w:rPr>
              <w:t>เพิ่ม</w:t>
            </w:r>
            <w:r w:rsidRPr="00CB1639" w:rsidR="00CB1639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P</w:t>
            </w:r>
            <w:r w:rsidRPr="00CB1639" w:rsidR="00CB1639">
              <w:rPr>
                <w:rFonts w:ascii="Sarabun" w:hAnsi="Sarabun" w:eastAsia="Sarabun" w:cs="Sarabun"/>
                <w:lang w:val="en-US" w:bidi="th-TH"/>
              </w:rPr>
              <w:t>op</w:t>
            </w:r>
            <w:r>
              <w:rPr>
                <w:rFonts w:ascii="Sarabun" w:hAnsi="Sarabun" w:eastAsia="Sarabun" w:cs="Sarabun"/>
                <w:lang w:val="en-US" w:bidi="th-TH"/>
              </w:rPr>
              <w:t>-</w:t>
            </w:r>
            <w:r w:rsidRPr="00CB1639" w:rsidR="00CB1639">
              <w:rPr>
                <w:rFonts w:ascii="Sarabun" w:hAnsi="Sarabun" w:eastAsia="Sarabun" w:cs="Sarabun"/>
                <w:lang w:val="en-US" w:bidi="th-TH"/>
              </w:rPr>
              <w:t xml:space="preserve">up error validate </w:t>
            </w:r>
            <w:r w:rsidR="006D0EC2">
              <w:rPr>
                <w:rFonts w:ascii="Sarabun" w:hAnsi="Sarabun" w:eastAsia="Sarabun" w:cs="Sarabun"/>
                <w:lang w:val="en-US" w:bidi="th-TH"/>
              </w:rPr>
              <w:t>e</w:t>
            </w:r>
            <w:r w:rsidRPr="00CB1639" w:rsidR="00CB1639">
              <w:rPr>
                <w:rFonts w:ascii="Sarabun" w:hAnsi="Sarabun" w:eastAsia="Sarabun" w:cs="Sarabun"/>
                <w:lang w:val="en-US" w:bidi="th-TH"/>
              </w:rPr>
              <w:t xml:space="preserve">-Memo inactive </w:t>
            </w:r>
            <w:r w:rsidRPr="00CB1639" w:rsidR="00CB1639">
              <w:rPr>
                <w:rFonts w:hint="cs" w:ascii="Sarabun" w:hAnsi="Sarabun" w:eastAsia="Sarabun" w:cs="Sarabun"/>
                <w:cs/>
                <w:lang w:val="en-US" w:bidi="th-TH"/>
              </w:rPr>
              <w:t>ที่ปุ่ม</w:t>
            </w:r>
            <w:r w:rsidRPr="00CB1639" w:rsidR="00CB1639">
              <w:rPr>
                <w:rFonts w:ascii="Sarabun" w:hAnsi="Sarabun" w:eastAsia="Sarabun" w:cs="Sarabun"/>
                <w:cs/>
                <w:lang w:val="en-US" w:bidi="th-TH"/>
              </w:rPr>
              <w:t xml:space="preserve"> [</w:t>
            </w:r>
            <w:r w:rsidRPr="00CB1639" w:rsidR="00CB1639"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 w:rsidRPr="00CB1639" w:rsidR="00CB1639">
              <w:rPr>
                <w:rFonts w:ascii="Sarabun" w:hAnsi="Sarabun" w:eastAsia="Sarabun" w:cs="Sarabun"/>
                <w:cs/>
                <w:lang w:val="en-US" w:bidi="th-TH"/>
              </w:rPr>
              <w:t>]</w:t>
            </w:r>
          </w:p>
          <w:p w:rsidRPr="00025E40" w:rsidR="00F341C0" w:rsidP="00025E40" w:rsidRDefault="00F341C0" w14:paraId="2AAE658F" w14:textId="3E594902">
            <w:pPr>
              <w:rPr>
                <w:rFonts w:ascii="Sarabun" w:hAnsi="Sarabun" w:eastAsia="Sarabun" w:cs="Sarabun"/>
                <w:cs/>
                <w:lang w:val="en-US" w:bidi="th-TH"/>
              </w:rPr>
            </w:pPr>
            <w:r>
              <w:rPr>
                <w:rFonts w:ascii="Sarabun" w:hAnsi="Sarabun" w:eastAsia="Sarabun" w:cs="Sarabun"/>
                <w:lang w:val="en-US" w:bidi="th-TH"/>
              </w:rPr>
              <w:t xml:space="preserve">-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เพิ่ม</w:t>
            </w:r>
            <w:r w:rsidR="00A341C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A341CB">
              <w:rPr>
                <w:rFonts w:ascii="Sarabun" w:hAnsi="Sarabun" w:eastAsia="Sarabun" w:cs="Sarabun"/>
                <w:lang w:val="en-US" w:bidi="th-TH"/>
              </w:rPr>
              <w:t>P</w:t>
            </w:r>
            <w:r w:rsidRPr="00CB1639" w:rsidR="00A341CB">
              <w:rPr>
                <w:rFonts w:ascii="Sarabun" w:hAnsi="Sarabun" w:eastAsia="Sarabun" w:cs="Sarabun"/>
                <w:lang w:val="en-US" w:bidi="th-TH"/>
              </w:rPr>
              <w:t>op</w:t>
            </w:r>
            <w:r w:rsidR="00A341CB">
              <w:rPr>
                <w:rFonts w:ascii="Sarabun" w:hAnsi="Sarabun" w:eastAsia="Sarabun" w:cs="Sarabun"/>
                <w:lang w:val="en-US" w:bidi="th-TH"/>
              </w:rPr>
              <w:t>-</w:t>
            </w:r>
            <w:r w:rsidRPr="00CB1639" w:rsidR="00A341CB">
              <w:rPr>
                <w:rFonts w:ascii="Sarabun" w:hAnsi="Sarabun" w:eastAsia="Sarabun" w:cs="Sarabun"/>
                <w:lang w:val="en-US" w:bidi="th-TH"/>
              </w:rPr>
              <w:t>up error validate</w:t>
            </w:r>
            <w:r w:rsidR="00DC699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การ</w:t>
            </w:r>
            <w:r w:rsidRPr="00DC6997" w:rsidR="00DC6997">
              <w:rPr>
                <w:rFonts w:ascii="Sarabun" w:hAnsi="Sarabun" w:eastAsia="Sarabun" w:cs="Sarabun"/>
                <w:cs/>
                <w:lang w:val="en-US" w:bidi="th-TH"/>
              </w:rPr>
              <w:t>ดึงรายการ</w:t>
            </w:r>
            <w:r w:rsidRPr="006D0EC2" w:rsidR="006D0EC2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21E94FA9" w:rsidR="007F5ADA" w:rsidP="00ED7D7C" w:rsidRDefault="00A105B4" w14:paraId="7F7AE1C8" w14:textId="4DB3707C">
            <w:pPr>
              <w:widowControl w:val="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คุณสุมลฑา แสงแป้น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47A54" w:rsidR="007F5ADA" w:rsidP="00ED7D7C" w:rsidRDefault="00A105B4" w14:paraId="2834B6C2" w14:textId="7EF884CC">
            <w:pPr>
              <w:rPr>
                <w:rFonts w:ascii="Sarabun" w:hAnsi="Sarabun" w:eastAsia="Sarabun" w:cs="Sarabun"/>
              </w:rPr>
            </w:pPr>
            <w:r w:rsidRPr="00847A54">
              <w:rPr>
                <w:rFonts w:ascii="Sarabun" w:hAnsi="Sarabun" w:eastAsia="Sarabun" w:cs="Sarabun"/>
              </w:rPr>
              <w:t>V</w:t>
            </w:r>
            <w:r>
              <w:rPr>
                <w:rFonts w:ascii="Sarabun" w:hAnsi="Sarabun" w:eastAsia="Sarabun" w:cs="Sarabun"/>
                <w:lang w:val="en-US"/>
              </w:rPr>
              <w:t>11</w:t>
            </w:r>
            <w:r w:rsidRPr="00847A54">
              <w:rPr>
                <w:rFonts w:ascii="Sarabun" w:hAnsi="Sarabun" w:eastAsia="Sarabun" w:cs="Sarabun"/>
              </w:rPr>
              <w:t>.0</w:t>
            </w:r>
          </w:p>
        </w:tc>
      </w:tr>
    </w:tbl>
    <w:p w:rsidR="5AB76AB7" w:rsidP="5AB76AB7" w:rsidRDefault="5AB76AB7" w14:paraId="50BE4F76" w14:textId="6120EA2C">
      <w:pPr>
        <w:rPr>
          <w:rFonts w:ascii="Sarabun" w:hAnsi="Sarabun" w:eastAsia="Sarabun" w:cs="Sarabun"/>
        </w:rPr>
      </w:pPr>
    </w:p>
    <w:p w:rsidR="54CEE160" w:rsidP="54CEE160" w:rsidRDefault="54CEE160" w14:paraId="4A0FEE62" w14:textId="0E8F6B29">
      <w:pPr>
        <w:rPr>
          <w:rFonts w:ascii="Sarabun" w:hAnsi="Sarabun" w:eastAsia="Sarabun" w:cs="Sarabun"/>
        </w:rPr>
      </w:pPr>
    </w:p>
    <w:p w:rsidR="727A9225" w:rsidP="727A9225" w:rsidRDefault="727A9225" w14:paraId="428C3DCB" w14:textId="06E09AE3">
      <w:pPr>
        <w:rPr>
          <w:rFonts w:ascii="Sarabun" w:hAnsi="Sarabun" w:eastAsia="Sarabun" w:cs="Sarabun"/>
        </w:rPr>
      </w:pPr>
    </w:p>
    <w:p w:rsidR="727A9225" w:rsidP="727A9225" w:rsidRDefault="727A9225" w14:paraId="29DE8CBD" w14:textId="7BFE7CDF">
      <w:pPr>
        <w:rPr>
          <w:rFonts w:ascii="Sarabun" w:hAnsi="Sarabun" w:eastAsia="Sarabun" w:cs="Sarabun"/>
        </w:rPr>
      </w:pPr>
    </w:p>
    <w:p w:rsidR="727A9225" w:rsidP="727A9225" w:rsidRDefault="727A9225" w14:paraId="5378098D" w14:textId="38FFA968">
      <w:pPr>
        <w:rPr>
          <w:rFonts w:ascii="Sarabun" w:hAnsi="Sarabun" w:eastAsia="Sarabun" w:cs="Sarabun"/>
        </w:rPr>
      </w:pPr>
    </w:p>
    <w:p w:rsidR="727A9225" w:rsidP="727A9225" w:rsidRDefault="727A9225" w14:paraId="2C3F8D3D" w14:textId="3DA7E7F0">
      <w:pPr>
        <w:rPr>
          <w:rFonts w:ascii="Sarabun" w:hAnsi="Sarabun" w:eastAsia="Sarabun" w:cs="Sarabun"/>
        </w:rPr>
      </w:pPr>
    </w:p>
    <w:p w:rsidR="727A9225" w:rsidP="727A9225" w:rsidRDefault="727A9225" w14:paraId="4FB2FDFE" w14:textId="3532848C">
      <w:pPr>
        <w:rPr>
          <w:rFonts w:ascii="Sarabun" w:hAnsi="Sarabun" w:eastAsia="Sarabun" w:cs="Sarabun"/>
        </w:rPr>
      </w:pPr>
    </w:p>
    <w:p w:rsidR="727A9225" w:rsidP="727A9225" w:rsidRDefault="727A9225" w14:paraId="39B8CDB8" w14:textId="10540B3C">
      <w:pPr>
        <w:rPr>
          <w:rFonts w:ascii="Sarabun" w:hAnsi="Sarabun" w:eastAsia="Sarabun" w:cs="Sarabun"/>
        </w:rPr>
      </w:pPr>
    </w:p>
    <w:p w:rsidR="727A9225" w:rsidP="727A9225" w:rsidRDefault="727A9225" w14:paraId="3B34A571" w14:textId="666C7C24">
      <w:pPr>
        <w:rPr>
          <w:rFonts w:ascii="Sarabun" w:hAnsi="Sarabun" w:eastAsia="Sarabun" w:cs="Sarabun"/>
        </w:rPr>
      </w:pPr>
    </w:p>
    <w:p w:rsidR="727A9225" w:rsidP="727A9225" w:rsidRDefault="727A9225" w14:paraId="26849865" w14:textId="59DBF9F9">
      <w:pPr>
        <w:rPr>
          <w:rFonts w:ascii="Sarabun" w:hAnsi="Sarabun" w:eastAsia="Sarabun" w:cs="Sarabun"/>
        </w:rPr>
      </w:pPr>
    </w:p>
    <w:p w:rsidR="727A9225" w:rsidP="727A9225" w:rsidRDefault="727A9225" w14:paraId="21ED0321" w14:textId="0D9D5021">
      <w:pPr>
        <w:rPr>
          <w:rFonts w:ascii="Sarabun" w:hAnsi="Sarabun" w:eastAsia="Sarabun" w:cs="Sarabun"/>
        </w:rPr>
      </w:pPr>
    </w:p>
    <w:p w:rsidR="727A9225" w:rsidP="727A9225" w:rsidRDefault="727A9225" w14:paraId="098AE621" w14:textId="3873B64D">
      <w:pPr>
        <w:rPr>
          <w:rFonts w:ascii="Sarabun" w:hAnsi="Sarabun" w:eastAsia="Sarabun" w:cs="Sarabun"/>
        </w:rPr>
      </w:pPr>
    </w:p>
    <w:p w:rsidR="727A9225" w:rsidP="727A9225" w:rsidRDefault="727A9225" w14:paraId="0478448F" w14:textId="5E0EC0F8">
      <w:pPr>
        <w:rPr>
          <w:rFonts w:ascii="Sarabun" w:hAnsi="Sarabun" w:eastAsia="Sarabun" w:cs="Sarabun"/>
        </w:rPr>
      </w:pPr>
    </w:p>
    <w:p w:rsidR="727A9225" w:rsidP="727A9225" w:rsidRDefault="727A9225" w14:paraId="0F95588A" w14:textId="65F05A39">
      <w:pPr>
        <w:rPr>
          <w:rFonts w:ascii="Sarabun" w:hAnsi="Sarabun" w:eastAsia="Sarabun" w:cs="Sarabun"/>
        </w:rPr>
      </w:pPr>
    </w:p>
    <w:p w:rsidR="727A9225" w:rsidP="727A9225" w:rsidRDefault="727A9225" w14:paraId="3A018BC7" w14:textId="013116A4">
      <w:pPr>
        <w:rPr>
          <w:rFonts w:ascii="Sarabun" w:hAnsi="Sarabun" w:eastAsia="Sarabun" w:cs="Sarabun"/>
        </w:rPr>
      </w:pPr>
    </w:p>
    <w:p w:rsidR="727A9225" w:rsidP="727A9225" w:rsidRDefault="727A9225" w14:paraId="18BA91E5" w14:textId="0845D5BA">
      <w:pPr>
        <w:rPr>
          <w:rFonts w:ascii="Sarabun" w:hAnsi="Sarabun" w:eastAsia="Sarabun" w:cs="Sarabun"/>
        </w:rPr>
      </w:pPr>
    </w:p>
    <w:p w:rsidR="727A9225" w:rsidP="727A9225" w:rsidRDefault="727A9225" w14:paraId="49663112" w14:textId="065C5DDA">
      <w:pPr>
        <w:rPr>
          <w:rFonts w:ascii="Sarabun" w:hAnsi="Sarabun" w:eastAsia="Sarabun" w:cs="Sarabun"/>
        </w:rPr>
      </w:pPr>
    </w:p>
    <w:p w:rsidR="5B0B1DB8" w:rsidP="5B0B1DB8" w:rsidRDefault="00F027CB" w14:paraId="4D428AC3" w14:textId="1F93DD91">
      <w:pPr>
        <w:rPr>
          <w:rFonts w:ascii="Sarabun" w:hAnsi="Sarabun" w:eastAsia="Sarabun" w:cs="Sarabun"/>
        </w:rPr>
      </w:pPr>
      <w:r>
        <w:rPr>
          <w:rFonts w:ascii="Sarabun" w:hAnsi="Sarabun" w:eastAsia="Sarabun" w:cs="Sarabun"/>
          <w:cs/>
          <w:lang w:bidi="th-TH"/>
        </w:rPr>
        <w:br w:type="page"/>
      </w:r>
    </w:p>
    <w:p w:rsidR="007D07A2" w:rsidP="241F165A" w:rsidRDefault="2C0201B8" w14:paraId="5934FB6F" w14:textId="77777777">
      <w:pPr>
        <w:jc w:val="center"/>
        <w:rPr>
          <w:rFonts w:ascii="Sarabun" w:hAnsi="Sarabun" w:eastAsia="Sarabun" w:cs="Sarabun"/>
          <w:b/>
          <w:bCs/>
        </w:rPr>
      </w:pPr>
      <w:r w:rsidRPr="6B6E20D0">
        <w:rPr>
          <w:rFonts w:ascii="Sarabun" w:hAnsi="Sarabun" w:eastAsia="Sarabun" w:cs="Sarabun"/>
          <w:b/>
          <w:bCs/>
        </w:rPr>
        <w:t>Table of Contents</w:t>
      </w:r>
    </w:p>
    <w:p w:rsidRPr="00F027CB" w:rsidR="007D07A2" w:rsidRDefault="007D07A2" w14:paraId="609EB8E0" w14:textId="77777777">
      <w:pPr>
        <w:jc w:val="center"/>
        <w:rPr>
          <w:rFonts w:ascii="Sarabun" w:hAnsi="Sarabun" w:eastAsia="Sarabun" w:cs="Sarabun"/>
        </w:rPr>
      </w:pPr>
    </w:p>
    <w:sdt>
      <w:sdtPr>
        <w:rPr>
          <w:rFonts w:hint="cs" w:ascii="Sarabun" w:hAnsi="Sarabun" w:cs="Sarabun"/>
        </w:rPr>
        <w:id w:val="-1208528754"/>
        <w:docPartObj>
          <w:docPartGallery w:val="Table of Contents"/>
          <w:docPartUnique/>
        </w:docPartObj>
      </w:sdtPr>
      <w:sdtEndPr>
        <w:rPr>
          <w:rFonts w:hint="default" w:ascii="Arial" w:hAnsi="Arial" w:cs="Arial"/>
        </w:rPr>
      </w:sdtEndPr>
      <w:sdtContent>
        <w:p w:rsidRPr="00F3655F" w:rsidR="00F027CB" w:rsidRDefault="2C0201B8" w14:paraId="6CC4F758" w14:textId="2682EF8A">
          <w:pPr>
            <w:pStyle w:val="TOC1"/>
            <w:tabs>
              <w:tab w:val="left" w:pos="480"/>
              <w:tab w:val="right" w:pos="9736"/>
            </w:tabs>
            <w:rPr>
              <w:rFonts w:ascii="TH Sarabun New" w:hAnsi="TH Sarabun New" w:eastAsia="Sarabun" w:cs="TH Sarabun New"/>
              <w:sz w:val="28"/>
              <w:szCs w:val="28"/>
            </w:rPr>
          </w:pPr>
          <w:r w:rsidRPr="00F3655F">
            <w:rPr>
              <w:rFonts w:ascii="TH Sarabun New" w:hAnsi="TH Sarabun New" w:cs="TH Sarabun New"/>
              <w:sz w:val="28"/>
              <w:szCs w:val="28"/>
            </w:rPr>
            <w:fldChar w:fldCharType="begin"/>
          </w:r>
          <w:r w:rsidRPr="00F3655F" w:rsidR="006311AD">
            <w:rPr>
              <w:rFonts w:ascii="TH Sarabun New" w:hAnsi="TH Sarabun New" w:cs="TH Sarabun New"/>
              <w:sz w:val="28"/>
              <w:szCs w:val="28"/>
            </w:rPr>
            <w:instrText xml:space="preserve"> TOC \h \u \z \t "Heading 1,1,Heading 2,2,Heading 3,1,Heading 5,5,Heading 6,6,"</w:instrText>
          </w:r>
          <w:r w:rsidRPr="00F3655F">
            <w:rPr>
              <w:rFonts w:ascii="TH Sarabun New" w:hAnsi="TH Sarabun New" w:cs="TH Sarabun New"/>
              <w:sz w:val="28"/>
              <w:szCs w:val="28"/>
            </w:rPr>
            <w:fldChar w:fldCharType="separate"/>
          </w:r>
          <w:hyperlink w:history="1" w:anchor="_Toc229133153">
            <w:r w:rsidRPr="00F3655F" w:rsidR="00F027CB">
              <w:rPr>
                <w:rFonts w:ascii="TH Sarabun New" w:hAnsi="TH Sarabun New" w:eastAsia="Sarabun" w:cs="TH Sarabun New"/>
                <w:sz w:val="28"/>
                <w:szCs w:val="28"/>
              </w:rPr>
              <w:t>1.</w:t>
            </w:r>
            <w:r w:rsidRPr="00F3655F" w:rsidR="00F027CB">
              <w:rPr>
                <w:rFonts w:ascii="TH Sarabun New" w:hAnsi="TH Sarabun New" w:eastAsia="Sarabun" w:cs="TH Sarabun New"/>
                <w:sz w:val="28"/>
                <w:szCs w:val="28"/>
              </w:rPr>
              <w:tab/>
            </w:r>
            <w:r w:rsidRPr="00F3655F" w:rsidR="00F027CB">
              <w:rPr>
                <w:rFonts w:ascii="TH Sarabun New" w:hAnsi="TH Sarabun New" w:eastAsia="Sarabun" w:cs="TH Sarabun New"/>
                <w:sz w:val="28"/>
                <w:szCs w:val="28"/>
              </w:rPr>
              <w:t>รหัส RACI สำหรับเอกสารฉบับนี้</w:t>
            </w:r>
            <w:r w:rsidRPr="00F3655F" w:rsidR="00F027CB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tab/>
            </w:r>
            <w:r w:rsidRPr="00F3655F" w:rsidR="00F027CB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begin"/>
            </w:r>
            <w:r w:rsidRPr="00F3655F" w:rsidR="00F027CB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instrText xml:space="preserve"> PAGEREF _Toc229133153 \h </w:instrText>
            </w:r>
            <w:r w:rsidRPr="00F3655F" w:rsidR="00F027CB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</w:r>
            <w:r w:rsidRPr="00F3655F" w:rsidR="00F027CB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separate"/>
            </w:r>
            <w:r w:rsidR="00B402F8">
              <w:rPr>
                <w:rFonts w:ascii="TH Sarabun New" w:hAnsi="TH Sarabun New" w:eastAsia="Sarabun" w:cs="TH Sarabun New"/>
                <w:webHidden/>
                <w:sz w:val="28"/>
                <w:szCs w:val="28"/>
                <w:cs/>
                <w:lang w:bidi="th-TH"/>
              </w:rPr>
              <w:t>5</w:t>
            </w:r>
            <w:r w:rsidRPr="00F3655F" w:rsidR="00F027CB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end"/>
            </w:r>
          </w:hyperlink>
        </w:p>
        <w:p w:rsidRPr="00F3655F" w:rsidR="00F027CB" w:rsidRDefault="00F027CB" w14:paraId="5B51EDA4" w14:textId="00360E9A">
          <w:pPr>
            <w:pStyle w:val="TOC1"/>
            <w:tabs>
              <w:tab w:val="left" w:pos="480"/>
              <w:tab w:val="right" w:pos="9736"/>
            </w:tabs>
            <w:rPr>
              <w:rFonts w:ascii="TH Sarabun New" w:hAnsi="TH Sarabun New" w:eastAsia="Sarabun" w:cs="TH Sarabun New"/>
              <w:sz w:val="28"/>
              <w:szCs w:val="28"/>
            </w:rPr>
          </w:pPr>
          <w:hyperlink w:history="1" w:anchor="_Toc229133154"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2.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วัตถุประสงค์ของการพัฒนาระบบ (Requirement Objectives)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begin"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instrText xml:space="preserve"> PAGEREF _Toc229133154 \h </w:instrTex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separate"/>
            </w:r>
            <w:r w:rsidR="00B402F8">
              <w:rPr>
                <w:rFonts w:ascii="TH Sarabun New" w:hAnsi="TH Sarabun New" w:eastAsia="Sarabun" w:cs="TH Sarabun New"/>
                <w:webHidden/>
                <w:sz w:val="28"/>
                <w:szCs w:val="28"/>
                <w:cs/>
                <w:lang w:bidi="th-TH"/>
              </w:rPr>
              <w:t>6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end"/>
            </w:r>
          </w:hyperlink>
        </w:p>
        <w:p w:rsidRPr="00F3655F" w:rsidR="00F027CB" w:rsidRDefault="00F027CB" w14:paraId="7116A463" w14:textId="4B4DAB54">
          <w:pPr>
            <w:pStyle w:val="TOC1"/>
            <w:tabs>
              <w:tab w:val="left" w:pos="480"/>
              <w:tab w:val="right" w:pos="9736"/>
            </w:tabs>
            <w:rPr>
              <w:rFonts w:ascii="TH Sarabun New" w:hAnsi="TH Sarabun New" w:eastAsia="Sarabun" w:cs="TH Sarabun New"/>
              <w:sz w:val="28"/>
              <w:szCs w:val="28"/>
            </w:rPr>
          </w:pPr>
          <w:hyperlink w:history="1" w:anchor="_Toc229133155"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3.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เหตุผลความเป็นมา (Background &amp; Concerns)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begin"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instrText xml:space="preserve"> PAGEREF _Toc229133155 \h </w:instrTex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separate"/>
            </w:r>
            <w:r w:rsidR="00B402F8">
              <w:rPr>
                <w:rFonts w:ascii="TH Sarabun New" w:hAnsi="TH Sarabun New" w:eastAsia="Sarabun" w:cs="TH Sarabun New"/>
                <w:webHidden/>
                <w:sz w:val="28"/>
                <w:szCs w:val="28"/>
                <w:cs/>
                <w:lang w:bidi="th-TH"/>
              </w:rPr>
              <w:t>6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end"/>
            </w:r>
          </w:hyperlink>
        </w:p>
        <w:p w:rsidRPr="00F3655F" w:rsidR="00F027CB" w:rsidRDefault="00F027CB" w14:paraId="0CAD54D1" w14:textId="495463A6">
          <w:pPr>
            <w:pStyle w:val="TOC1"/>
            <w:tabs>
              <w:tab w:val="left" w:pos="480"/>
              <w:tab w:val="right" w:pos="9736"/>
            </w:tabs>
            <w:rPr>
              <w:rFonts w:ascii="TH Sarabun New" w:hAnsi="TH Sarabun New" w:eastAsia="Sarabun" w:cs="TH Sarabun New"/>
              <w:sz w:val="28"/>
              <w:szCs w:val="28"/>
            </w:rPr>
          </w:pPr>
          <w:hyperlink w:history="1" w:anchor="_Toc229133156"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4.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ขั้นตอนการทำงานของระบบ (Flow Diagram)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begin"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instrText xml:space="preserve"> PAGEREF _Toc229133156 \h </w:instrTex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separate"/>
            </w:r>
            <w:r w:rsidR="00B402F8">
              <w:rPr>
                <w:rFonts w:ascii="TH Sarabun New" w:hAnsi="TH Sarabun New" w:eastAsia="Sarabun" w:cs="TH Sarabun New"/>
                <w:webHidden/>
                <w:sz w:val="28"/>
                <w:szCs w:val="28"/>
                <w:cs/>
                <w:lang w:bidi="th-TH"/>
              </w:rPr>
              <w:t>7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end"/>
            </w:r>
          </w:hyperlink>
        </w:p>
        <w:p w:rsidRPr="00F3655F" w:rsidR="00F027CB" w:rsidRDefault="00F027CB" w14:paraId="709B8A26" w14:textId="4ED868D2">
          <w:pPr>
            <w:pStyle w:val="TOC1"/>
            <w:tabs>
              <w:tab w:val="left" w:pos="480"/>
              <w:tab w:val="right" w:pos="9736"/>
            </w:tabs>
            <w:rPr>
              <w:rFonts w:ascii="TH Sarabun New" w:hAnsi="TH Sarabun New" w:eastAsia="Sarabun" w:cs="TH Sarabun New"/>
              <w:sz w:val="28"/>
              <w:szCs w:val="28"/>
            </w:rPr>
          </w:pPr>
          <w:hyperlink w:history="1" w:anchor="_Toc229133157"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5.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คำขอและขอบเขตการพัฒนาระบบงาน (Functional Scope and Requirements)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begin"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instrText xml:space="preserve"> PAGEREF _Toc229133157 \h </w:instrTex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separate"/>
            </w:r>
            <w:r w:rsidR="00B402F8">
              <w:rPr>
                <w:rFonts w:ascii="TH Sarabun New" w:hAnsi="TH Sarabun New" w:eastAsia="Sarabun" w:cs="TH Sarabun New"/>
                <w:webHidden/>
                <w:sz w:val="28"/>
                <w:szCs w:val="28"/>
                <w:cs/>
                <w:lang w:bidi="th-TH"/>
              </w:rPr>
              <w:t>7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end"/>
            </w:r>
          </w:hyperlink>
        </w:p>
        <w:p w:rsidRPr="00F3655F" w:rsidR="00F027CB" w:rsidRDefault="00F027CB" w14:paraId="1A0FC4CD" w14:textId="528ABB5A">
          <w:pPr>
            <w:pStyle w:val="TOC1"/>
            <w:tabs>
              <w:tab w:val="left" w:pos="480"/>
              <w:tab w:val="right" w:pos="9736"/>
            </w:tabs>
            <w:rPr>
              <w:rFonts w:ascii="TH Sarabun New" w:hAnsi="TH Sarabun New" w:eastAsia="Sarabun" w:cs="TH Sarabun New"/>
              <w:sz w:val="28"/>
              <w:szCs w:val="28"/>
            </w:rPr>
          </w:pPr>
          <w:hyperlink w:history="1" w:anchor="_Toc229133158"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6.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User Authorization Matrix (UAM)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begin"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instrText xml:space="preserve"> PAGEREF _Toc229133158 \h </w:instrTex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separate"/>
            </w:r>
            <w:r w:rsidR="00B402F8">
              <w:rPr>
                <w:rFonts w:ascii="TH Sarabun New" w:hAnsi="TH Sarabun New" w:eastAsia="Sarabun" w:cs="TH Sarabun New"/>
                <w:webHidden/>
                <w:sz w:val="28"/>
                <w:szCs w:val="28"/>
                <w:cs/>
                <w:lang w:bidi="th-TH"/>
              </w:rPr>
              <w:t>51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end"/>
            </w:r>
          </w:hyperlink>
        </w:p>
        <w:p w:rsidRPr="00F3655F" w:rsidR="00F027CB" w:rsidRDefault="00F027CB" w14:paraId="69FD9CA6" w14:textId="1ACEBD53">
          <w:pPr>
            <w:pStyle w:val="TOC1"/>
            <w:tabs>
              <w:tab w:val="left" w:pos="480"/>
              <w:tab w:val="right" w:pos="9736"/>
            </w:tabs>
            <w:rPr>
              <w:rFonts w:ascii="TH Sarabun New" w:hAnsi="TH Sarabun New" w:eastAsia="Sarabun" w:cs="TH Sarabun New"/>
              <w:sz w:val="28"/>
              <w:szCs w:val="28"/>
            </w:rPr>
          </w:pPr>
          <w:hyperlink w:history="1" w:anchor="_Toc229133159"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7.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User Activity Log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begin"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instrText xml:space="preserve"> PAGEREF _Toc229133159 \h </w:instrTex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separate"/>
            </w:r>
            <w:r w:rsidR="00B402F8">
              <w:rPr>
                <w:rFonts w:ascii="TH Sarabun New" w:hAnsi="TH Sarabun New" w:eastAsia="Sarabun" w:cs="TH Sarabun New"/>
                <w:webHidden/>
                <w:sz w:val="28"/>
                <w:szCs w:val="28"/>
                <w:cs/>
                <w:lang w:bidi="th-TH"/>
              </w:rPr>
              <w:t>51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end"/>
            </w:r>
          </w:hyperlink>
        </w:p>
        <w:p w:rsidRPr="00F3655F" w:rsidR="00F027CB" w:rsidRDefault="00F027CB" w14:paraId="416F84A4" w14:textId="6330E1AC">
          <w:pPr>
            <w:pStyle w:val="TOC1"/>
            <w:tabs>
              <w:tab w:val="left" w:pos="480"/>
              <w:tab w:val="right" w:pos="9736"/>
            </w:tabs>
            <w:rPr>
              <w:rFonts w:ascii="TH Sarabun New" w:hAnsi="TH Sarabun New" w:eastAsia="Sarabun" w:cs="TH Sarabun New"/>
              <w:sz w:val="28"/>
              <w:szCs w:val="28"/>
            </w:rPr>
          </w:pPr>
          <w:hyperlink w:history="1" w:anchor="_Toc229133160"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8.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A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p</w:t>
            </w:r>
            <w:r w:rsidRPr="00F3655F">
              <w:rPr>
                <w:rFonts w:ascii="TH Sarabun New" w:hAnsi="TH Sarabun New" w:eastAsia="Sarabun" w:cs="TH Sarabun New"/>
                <w:sz w:val="28"/>
                <w:szCs w:val="28"/>
              </w:rPr>
              <w:t>pendix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tab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begin"/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instrText xml:space="preserve"> PAGEREF _Toc229133160 \h </w:instrTex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separate"/>
            </w:r>
            <w:r w:rsidR="00B402F8">
              <w:rPr>
                <w:rFonts w:ascii="TH Sarabun New" w:hAnsi="TH Sarabun New" w:eastAsia="Sarabun" w:cs="TH Sarabun New"/>
                <w:webHidden/>
                <w:sz w:val="28"/>
                <w:szCs w:val="28"/>
                <w:cs/>
                <w:lang w:bidi="th-TH"/>
              </w:rPr>
              <w:t>51</w:t>
            </w:r>
            <w:r w:rsidRPr="00F3655F">
              <w:rPr>
                <w:rFonts w:ascii="TH Sarabun New" w:hAnsi="TH Sarabun New" w:eastAsia="Sarabun" w:cs="TH Sarabun New"/>
                <w:webHidden/>
                <w:sz w:val="28"/>
                <w:szCs w:val="28"/>
              </w:rPr>
              <w:fldChar w:fldCharType="end"/>
            </w:r>
          </w:hyperlink>
        </w:p>
        <w:p w:rsidR="007D07A2" w:rsidP="241F165A" w:rsidRDefault="2C0201B8" w14:paraId="028888BC" w14:textId="6E40567A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 w:rsidRPr="00F3655F">
            <w:rPr>
              <w:rFonts w:ascii="TH Sarabun New" w:hAnsi="TH Sarabun New" w:cs="TH Sarabun New"/>
              <w:sz w:val="28"/>
              <w:szCs w:val="28"/>
            </w:rPr>
            <w:fldChar w:fldCharType="end"/>
          </w:r>
        </w:p>
      </w:sdtContent>
    </w:sdt>
    <w:p w:rsidR="007D07A2" w:rsidRDefault="007D07A2" w14:paraId="4AF25363" w14:textId="77777777">
      <w:pPr>
        <w:rPr>
          <w:rFonts w:ascii="Sarabun" w:hAnsi="Sarabun" w:eastAsia="Sarabun" w:cs="Sarabun"/>
        </w:rPr>
      </w:pPr>
    </w:p>
    <w:p w:rsidR="007D07A2" w:rsidRDefault="007D07A2" w14:paraId="4D75D48F" w14:textId="77777777">
      <w:pPr>
        <w:rPr>
          <w:rFonts w:ascii="Sarabun" w:hAnsi="Sarabun" w:eastAsia="Sarabun" w:cs="Sarabun"/>
        </w:rPr>
      </w:pPr>
    </w:p>
    <w:p w:rsidR="007D07A2" w:rsidRDefault="007D07A2" w14:paraId="3C684964" w14:textId="77777777">
      <w:pPr>
        <w:rPr>
          <w:rFonts w:ascii="Sarabun" w:hAnsi="Sarabun" w:eastAsia="Sarabun" w:cs="Sarabun"/>
        </w:rPr>
      </w:pPr>
    </w:p>
    <w:p w:rsidR="007D07A2" w:rsidRDefault="007D07A2" w14:paraId="07D45A32" w14:textId="77777777">
      <w:pPr>
        <w:rPr>
          <w:rFonts w:ascii="Sarabun" w:hAnsi="Sarabun" w:eastAsia="Sarabun" w:cs="Sarabun"/>
        </w:rPr>
      </w:pPr>
    </w:p>
    <w:p w:rsidR="007D07A2" w:rsidRDefault="007D07A2" w14:paraId="7894F3F9" w14:textId="77777777">
      <w:pPr>
        <w:rPr>
          <w:rFonts w:ascii="Sarabun" w:hAnsi="Sarabun" w:eastAsia="Sarabun" w:cs="Sarabun"/>
        </w:rPr>
      </w:pPr>
    </w:p>
    <w:p w:rsidR="007D07A2" w:rsidRDefault="007D07A2" w14:paraId="05608010" w14:textId="77777777">
      <w:pPr>
        <w:rPr>
          <w:rFonts w:ascii="Sarabun" w:hAnsi="Sarabun" w:eastAsia="Sarabun" w:cs="Sarabun"/>
        </w:rPr>
      </w:pPr>
    </w:p>
    <w:p w:rsidR="007D07A2" w:rsidRDefault="007D07A2" w14:paraId="621D88CD" w14:textId="77777777">
      <w:pPr>
        <w:rPr>
          <w:rFonts w:ascii="Sarabun" w:hAnsi="Sarabun" w:eastAsia="Sarabun" w:cs="Sarabun"/>
        </w:rPr>
      </w:pPr>
    </w:p>
    <w:p w:rsidR="007D07A2" w:rsidRDefault="007D07A2" w14:paraId="22161A02" w14:textId="77777777">
      <w:pPr>
        <w:rPr>
          <w:rFonts w:ascii="Sarabun" w:hAnsi="Sarabun" w:eastAsia="Sarabun" w:cs="Sarabun"/>
        </w:rPr>
      </w:pPr>
    </w:p>
    <w:p w:rsidR="007D07A2" w:rsidRDefault="007D07A2" w14:paraId="44F08A08" w14:textId="77777777">
      <w:pPr>
        <w:rPr>
          <w:rFonts w:ascii="Sarabun" w:hAnsi="Sarabun" w:eastAsia="Sarabun" w:cs="Sarabun"/>
        </w:rPr>
      </w:pPr>
    </w:p>
    <w:p w:rsidR="007D07A2" w:rsidRDefault="007D07A2" w14:paraId="5AEC1D6F" w14:textId="77777777">
      <w:pPr>
        <w:rPr>
          <w:rFonts w:ascii="Sarabun" w:hAnsi="Sarabun" w:eastAsia="Sarabun" w:cs="Sarabun"/>
        </w:rPr>
      </w:pPr>
    </w:p>
    <w:p w:rsidR="007D07A2" w:rsidRDefault="007D07A2" w14:paraId="2F3224EF" w14:textId="77777777">
      <w:pPr>
        <w:rPr>
          <w:rFonts w:ascii="Sarabun" w:hAnsi="Sarabun" w:eastAsia="Sarabun" w:cs="Sarabun"/>
        </w:rPr>
      </w:pPr>
    </w:p>
    <w:p w:rsidR="007D07A2" w:rsidRDefault="007D07A2" w14:paraId="31BFB719" w14:textId="77777777">
      <w:pPr>
        <w:rPr>
          <w:rFonts w:ascii="Sarabun" w:hAnsi="Sarabun" w:eastAsia="Sarabun" w:cs="Sarabun"/>
        </w:rPr>
      </w:pPr>
    </w:p>
    <w:p w:rsidR="007D07A2" w:rsidRDefault="007D07A2" w14:paraId="22DFFE7E" w14:textId="77777777">
      <w:pPr>
        <w:rPr>
          <w:rFonts w:ascii="Sarabun" w:hAnsi="Sarabun" w:eastAsia="Sarabun" w:cs="Sarabun"/>
        </w:rPr>
      </w:pPr>
    </w:p>
    <w:p w:rsidR="007D07A2" w:rsidRDefault="007D07A2" w14:paraId="0632FB66" w14:textId="77777777">
      <w:pPr>
        <w:rPr>
          <w:rFonts w:ascii="Sarabun" w:hAnsi="Sarabun" w:eastAsia="Sarabun" w:cs="Sarabun"/>
        </w:rPr>
      </w:pPr>
    </w:p>
    <w:p w:rsidR="007D07A2" w:rsidRDefault="007D07A2" w14:paraId="6CE32070" w14:textId="77777777">
      <w:pPr>
        <w:rPr>
          <w:rFonts w:ascii="Sarabun" w:hAnsi="Sarabun" w:eastAsia="Sarabun" w:cs="Sarabun"/>
        </w:rPr>
      </w:pPr>
    </w:p>
    <w:p w:rsidRPr="00F027CB" w:rsidR="7FDB0877" w:rsidP="7FDB0877" w:rsidRDefault="00F027CB" w14:paraId="24C7A893" w14:textId="3462C0D8">
      <w:pPr>
        <w:rPr>
          <w:rFonts w:ascii="Sarabun" w:hAnsi="Sarabun" w:eastAsia="Sarabun" w:cs="Sarabun"/>
          <w:lang w:val="en-US"/>
        </w:rPr>
      </w:pPr>
      <w:r>
        <w:rPr>
          <w:rFonts w:ascii="Sarabun" w:hAnsi="Sarabun" w:eastAsia="Sarabun" w:cs="Sarabun"/>
          <w:cs/>
          <w:lang w:bidi="th-TH"/>
        </w:rPr>
        <w:br w:type="page"/>
      </w:r>
    </w:p>
    <w:p w:rsidR="007D07A2" w:rsidP="005E58B9" w:rsidRDefault="2C0201B8" w14:paraId="7F7380CF" w14:textId="77777777">
      <w:pPr>
        <w:pStyle w:val="Heading3"/>
        <w:numPr>
          <w:ilvl w:val="0"/>
          <w:numId w:val="24"/>
        </w:numPr>
        <w:spacing w:after="200"/>
        <w:rPr>
          <w:color w:val="000000"/>
        </w:rPr>
      </w:pPr>
      <w:bookmarkStart w:name="_Toc229133153" w:id="0"/>
      <w:r w:rsidRPr="6B6E20D0">
        <w:rPr>
          <w:color w:val="000000" w:themeColor="text1"/>
        </w:rPr>
        <w:t>รหัส RACI สำหรับเอกสารฉบับนี้</w:t>
      </w:r>
      <w:bookmarkEnd w:id="0"/>
    </w:p>
    <w:p w:rsidR="007D07A2" w:rsidP="241F165A" w:rsidRDefault="2C0201B8" w14:paraId="0D217811" w14:textId="77777777">
      <w:pPr>
        <w:spacing w:after="200"/>
        <w:ind w:firstLine="72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ผัง RACI แสดงให้เห็นรายชื่อบุคคลที่ต้องได้รับการติดต่อเมื่อเนื้อหาในเอกสารฉบับนี้มีการเปลี่ยนแปลง RACI</w:t>
      </w:r>
    </w:p>
    <w:p w:rsidR="007D07A2" w:rsidP="241F165A" w:rsidRDefault="2C0201B8" w14:paraId="5807E92F" w14:textId="77777777">
      <w:pPr>
        <w:ind w:left="72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  <w:u w:val="single"/>
        </w:rPr>
        <w:t>ความหมายรหัส RACI</w:t>
      </w:r>
      <w:r w:rsidRPr="6B6E20D0">
        <w:rPr>
          <w:rFonts w:ascii="Sarabun" w:hAnsi="Sarabun" w:eastAsia="Sarabun" w:cs="Sarabun"/>
        </w:rPr>
        <w:t>:</w:t>
      </w:r>
    </w:p>
    <w:p w:rsidR="007D07A2" w:rsidP="241F165A" w:rsidRDefault="2C0201B8" w14:paraId="42899514" w14:textId="77777777">
      <w:pPr>
        <w:ind w:left="72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R หมายถึง รับผิดชอบในการสร้างเอกสาร ผู้เขียนเอกสารข้อกำหนดความต้องการฉบับนี้</w:t>
      </w:r>
    </w:p>
    <w:p w:rsidR="007D07A2" w:rsidP="241F165A" w:rsidRDefault="2C0201B8" w14:paraId="3328F469" w14:textId="77777777">
      <w:pPr>
        <w:ind w:left="72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A หมายถึง รับผิดชอบในความถูกต้อง ผู้รับผิดชอบความถูกต้องของเนื้อหาในฟังก์ชั่นงาน</w:t>
      </w:r>
    </w:p>
    <w:p w:rsidR="007D07A2" w:rsidP="241F165A" w:rsidRDefault="2C0201B8" w14:paraId="4535394F" w14:textId="77777777">
      <w:pPr>
        <w:ind w:left="72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C หมายถึง ให้คำปรึกษา หรือ ข้อมูล เพื่อจัดทำเอกสารฉบับนี้</w:t>
      </w:r>
    </w:p>
    <w:p w:rsidR="007D07A2" w:rsidP="241F165A" w:rsidRDefault="2C0201B8" w14:paraId="25E46B62" w14:textId="7EE85834">
      <w:pPr>
        <w:ind w:left="72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I หมายถึง รับทราบการเปลี่ยนแปลง ผู้ซึ่งต้องได้รับทราบ เมื่อเนื้อหาในเอกสารฉบับนี้มีการเปลี่ยนแปลง</w:t>
      </w:r>
    </w:p>
    <w:p w:rsidR="007D07A2" w:rsidP="00F0098A" w:rsidRDefault="007D07A2" w14:paraId="46F866B8" w14:textId="77777777">
      <w:pPr>
        <w:rPr>
          <w:rFonts w:ascii="Sarabun" w:hAnsi="Sarabun" w:eastAsia="Sarabun" w:cs="Sarabun"/>
          <w:lang w:val="en-US"/>
        </w:rPr>
      </w:pPr>
    </w:p>
    <w:p w:rsidRPr="004B121B" w:rsidR="004B121B" w:rsidRDefault="004B121B" w14:paraId="3D88E176" w14:textId="77777777">
      <w:pPr>
        <w:ind w:left="720"/>
        <w:rPr>
          <w:rFonts w:ascii="Sarabun" w:hAnsi="Sarabun" w:eastAsia="Sarabun" w:cs="Sarabun"/>
          <w:lang w:val="en-US"/>
        </w:rPr>
      </w:pPr>
    </w:p>
    <w:p w:rsidR="007D07A2" w:rsidP="241F165A" w:rsidRDefault="2C0201B8" w14:paraId="42896BB3" w14:textId="77777777">
      <w:pPr>
        <w:spacing w:after="20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ผู้ที่เกี่ยวข้องกับการพัฒนา/Stakeholder</w:t>
      </w:r>
    </w:p>
    <w:tbl>
      <w:tblPr>
        <w:tblStyle w:val="a1"/>
        <w:tblW w:w="9720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705"/>
        <w:gridCol w:w="1843"/>
        <w:gridCol w:w="3686"/>
        <w:gridCol w:w="796"/>
      </w:tblGrid>
      <w:tr w:rsidR="007D07A2" w:rsidTr="001327F6" w14:paraId="67A31471" w14:textId="77777777">
        <w:trPr>
          <w:tblHeader/>
        </w:trPr>
        <w:tc>
          <w:tcPr>
            <w:tcW w:w="69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2CF577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FFFFF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  <w:sz w:val="20"/>
                <w:szCs w:val="20"/>
              </w:rPr>
              <w:t>ลำดับ</w:t>
            </w:r>
          </w:p>
        </w:tc>
        <w:tc>
          <w:tcPr>
            <w:tcW w:w="27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5FE759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FFFFF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  <w:sz w:val="20"/>
                <w:szCs w:val="20"/>
              </w:rPr>
              <w:t>ชื่อ-สกุล</w:t>
            </w:r>
          </w:p>
        </w:tc>
        <w:tc>
          <w:tcPr>
            <w:tcW w:w="1843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4953B07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FFFFF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  <w:sz w:val="20"/>
                <w:szCs w:val="20"/>
              </w:rPr>
              <w:t>ตำแหน่ง</w:t>
            </w:r>
          </w:p>
        </w:tc>
        <w:tc>
          <w:tcPr>
            <w:tcW w:w="3686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2AA59EC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FFFFF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  <w:sz w:val="20"/>
                <w:szCs w:val="20"/>
              </w:rPr>
              <w:t>ส่วนงาน</w:t>
            </w:r>
          </w:p>
        </w:tc>
        <w:tc>
          <w:tcPr>
            <w:tcW w:w="796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6B6E20D0" w:rsidRDefault="2C0201B8" w14:paraId="2EC8C7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hAnsi="Sarabun" w:eastAsia="Sarabun" w:cs="Sarabun"/>
                <w:color w:val="FFFFFF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  <w:sz w:val="20"/>
                <w:szCs w:val="20"/>
              </w:rPr>
              <w:t>RACI</w:t>
            </w:r>
          </w:p>
        </w:tc>
      </w:tr>
      <w:tr w:rsidR="007D07A2" w:rsidTr="001327F6" w14:paraId="1B85B7D5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6542623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15480CEC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คุณวงศ์ศิริ เหรียญรุ่งโรจน์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0824651F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ผู้อำนวยการฝ่าย 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77481041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ระดับบริหาร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22A47E15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I</w:t>
            </w:r>
          </w:p>
        </w:tc>
      </w:tr>
      <w:tr w:rsidR="007D07A2" w:rsidTr="001327F6" w14:paraId="3481CED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3EA35CD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2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7B1EE7FD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คุณอริย์ธัช รัตนเวโรจนวิไล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6BB6D21D" w14:textId="3209339C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ผู้ช่วยผู้อำนวยการ</w:t>
            </w:r>
            <w:r w:rsidR="00F027CB"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สายงาน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5FA79074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สายงานประสบการณ์ตัวแทน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A5D9DF7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CI</w:t>
            </w:r>
          </w:p>
        </w:tc>
      </w:tr>
      <w:tr w:rsidR="00223AE4" w:rsidTr="001327F6" w14:paraId="251DD610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56D49" w:rsidR="00223AE4" w:rsidRDefault="00156D49" w14:paraId="4F325867" w14:textId="03D7461F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lang w:val="en-US" w:bidi="th-TH"/>
              </w:rPr>
            </w:pPr>
            <w:r>
              <w:rPr>
                <w:rFonts w:ascii="Sarabun" w:hAnsi="Sarabun" w:eastAsia="Sarabun" w:cs="Sarabun"/>
                <w:lang w:val="en-US" w:bidi="th-TH"/>
              </w:rPr>
              <w:t>3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223AE4" w:rsidP="241F165A" w:rsidRDefault="004B2563" w14:paraId="59763B43" w14:textId="69FB9B51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คุณ</w:t>
            </w:r>
            <w:r w:rsidRPr="00C87AF3" w:rsidR="00C87AF3">
              <w:rPr>
                <w:rFonts w:ascii="Sarabun" w:hAnsi="Sarabun" w:eastAsia="Sarabun" w:cs="Sarabun"/>
                <w:cs/>
                <w:lang w:bidi="th-TH"/>
              </w:rPr>
              <w:t>จิตติยา แสนประเสริฐสุข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223AE4" w:rsidP="241F165A" w:rsidRDefault="00156D49" w14:paraId="27CC5CFF" w14:textId="50F50DB3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ผู้ช่วยผู้อำนวยการ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สายงาน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223AE4" w:rsidP="241F165A" w:rsidRDefault="00156D49" w14:paraId="66186C70" w14:textId="162509E6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00156D49">
              <w:rPr>
                <w:rFonts w:ascii="Sarabun" w:hAnsi="Sarabun" w:eastAsia="Sarabun" w:cs="Sarabun"/>
                <w:cs/>
                <w:lang w:bidi="th-TH"/>
              </w:rPr>
              <w:t>สายงานสนับสนุนระบบงานประกันชีวิต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223AE4" w:rsidRDefault="00156D49" w14:paraId="520501AB" w14:textId="2BCAB43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ACI</w:t>
            </w:r>
          </w:p>
        </w:tc>
      </w:tr>
      <w:tr w:rsidR="00FB4F4A" w:rsidTr="001327F6" w14:paraId="11013B8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2E809B4" w14:textId="746BC501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4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4AC9402B" w14:textId="37E8E47B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คุณกฤษฏา บุญลาภ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5AF7C2D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ผู้จัดการอาวุโส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83B99EC" w14:textId="260DAA6F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ส่วนเทคโนโลยีและนวัตกรรมตัวแทน 1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18CC8D5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ACI</w:t>
            </w:r>
          </w:p>
        </w:tc>
      </w:tr>
      <w:tr w:rsidR="00FB4F4A" w:rsidTr="001327F6" w14:paraId="5425D78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75604C2" w14:textId="56D2A4E4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5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A0173D6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คุณอินทิรา วงศ์สุขวิวัฒนา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64C5A372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ผู้จัดการ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D1C29EE" w14:textId="7550381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ส่วนเทคโนโลยีและนวัตกรรมตัวแทน 2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C8136F4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ACI</w:t>
            </w:r>
          </w:p>
        </w:tc>
      </w:tr>
      <w:tr w:rsidR="00FB4F4A" w:rsidTr="001327F6" w14:paraId="30AD114A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4ACB1CCE" w14:textId="7FFC0D48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6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6D1CE9D8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คุณชัยธวัช โชคจันทร์ชนก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A2A27" w:rsidR="00FB4F4A" w:rsidP="00FB4F4A" w:rsidRDefault="00FB4F4A" w14:paraId="0943E99A" w14:textId="7229AE71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6B6E20D0">
              <w:rPr>
                <w:rFonts w:ascii="Sarabun" w:hAnsi="Sarabun" w:eastAsia="Sarabun" w:cs="Sarabun"/>
              </w:rPr>
              <w:t>ผู้อำนวยการสาย</w:t>
            </w:r>
            <w:r w:rsidR="00F0098A"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งาน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D655C3D" w14:textId="7EC8DCC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สายงานพัฒนาระบบการตลาดและ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เครื่องมือสนับสนุนการขาย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49058D8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CI</w:t>
            </w:r>
          </w:p>
        </w:tc>
      </w:tr>
      <w:tr w:rsidR="00FB4F4A" w:rsidTr="001327F6" w14:paraId="3BD795F6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A7D0DE9" w14:textId="3F9659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7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0098A" w:rsidR="00FB4F4A" w:rsidP="00FB4F4A" w:rsidRDefault="00FB4F4A" w14:paraId="47003146" w14:textId="2D8AB013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6B6E20D0">
              <w:rPr>
                <w:rFonts w:ascii="Sarabun" w:hAnsi="Sarabun" w:eastAsia="Sarabun" w:cs="Sarabun"/>
              </w:rPr>
              <w:t>คุณกนกภรณ์ ใสสด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6D6F1D4C" w14:textId="3F4D85EF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ผู้อำนวยการสาย</w:t>
            </w:r>
            <w:r w:rsidR="00F0098A"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งาน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AC3E8C4" w14:textId="37A9FCF5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สายงานการวิเคราะห์ความต้องการ</w:t>
            </w:r>
            <w:r w:rsidR="00F0098A"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ทางธุรกิจ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8C5804B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CI</w:t>
            </w:r>
          </w:p>
        </w:tc>
      </w:tr>
      <w:tr w:rsidR="00FB4F4A" w:rsidTr="001327F6" w14:paraId="7ED96713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8A0DA9A" w14:textId="11CAC5B3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8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DEF36CA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คุณณัฏฐินี นามบุญเรือง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4D15ABFD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ผู้ชำนาญการ 1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373E31F" w14:textId="6BC97EBE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สายงานพัฒนาระบบการตลาดและ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เครื่องมือสนับสนุนการขาย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1FDD10C7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CI</w:t>
            </w:r>
          </w:p>
        </w:tc>
      </w:tr>
      <w:tr w:rsidR="00FB4F4A" w:rsidTr="001327F6" w14:paraId="595155D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FB4F4A" w:rsidP="00FB4F4A" w:rsidRDefault="00FB4F4A" w14:paraId="1A94ADCF" w14:textId="7ECE30FF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9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FB4F4A" w:rsidP="00FB4F4A" w:rsidRDefault="00FB4F4A" w14:paraId="54DC9007" w14:textId="4C7C6405">
            <w:pPr>
              <w:widowControl w:val="0"/>
              <w:spacing w:line="240" w:lineRule="auto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คุณ</w:t>
            </w:r>
            <w:r w:rsidRPr="00FB4F4A">
              <w:rPr>
                <w:rFonts w:ascii="Sarabun" w:hAnsi="Sarabun" w:eastAsia="Sarabun" w:cs="Sarabun"/>
                <w:cs/>
                <w:lang w:bidi="th-TH"/>
              </w:rPr>
              <w:t>ภัสกร ปลาทอง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FB4F4A" w:rsidP="00FB4F4A" w:rsidRDefault="00FB4F4A" w14:paraId="2C8E2E5E" w14:textId="254DD9A8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ผู้ชำนาญการ 1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FB4F4A" w:rsidP="00FB4F4A" w:rsidRDefault="00FB4F4A" w14:paraId="65958D1C" w14:textId="3DE02F99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00FB4F4A">
              <w:rPr>
                <w:rFonts w:ascii="Sarabun" w:hAnsi="Sarabun" w:eastAsia="Sarabun" w:cs="Sarabun"/>
                <w:cs/>
                <w:lang w:bidi="th-TH"/>
              </w:rPr>
              <w:t>สายงานสนับสนุนระบบงานประกันชีวิต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6B6E20D0" w:rsidR="00FB4F4A" w:rsidP="00FB4F4A" w:rsidRDefault="00FB4F4A" w14:paraId="35535785" w14:textId="7923A749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ACI</w:t>
            </w:r>
          </w:p>
        </w:tc>
      </w:tr>
      <w:tr w:rsidR="00FB4F4A" w:rsidTr="001327F6" w14:paraId="49BC1AB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5543A5C" w14:textId="2CED8C89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highlight w:val="white"/>
              </w:rPr>
            </w:pPr>
            <w:r w:rsidRPr="6B6E20D0">
              <w:rPr>
                <w:rFonts w:ascii="Sarabun" w:hAnsi="Sarabun" w:eastAsia="Sarabun" w:cs="Sarabun"/>
              </w:rPr>
              <w:t>10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B4FE25E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คุณนฤมนต์ วงษ์ไพบูลย์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2AC0F3D" w14:textId="25FF762C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ผู้ชำนาญการ 1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1DD13788" w14:textId="026B32E2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สายงานพัฒนาระบบการตลาดและ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เครื่องมือสนับสนุนการขาย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E4C21DD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CI</w:t>
            </w:r>
          </w:p>
        </w:tc>
      </w:tr>
      <w:tr w:rsidR="00FB4F4A" w:rsidTr="001327F6" w14:paraId="130F08D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05A9D73" w14:textId="026D1F2C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11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F5727FC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คุณบรรหาร สว่างวัล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DA5B4E8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เจ้าหน้าที่อาวุโส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919F143" w14:textId="39A870F8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สายงานพัฒนาระบบการตลาดและ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เครื่องมือสนับสนุนการขาย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63496E08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CI</w:t>
            </w:r>
          </w:p>
        </w:tc>
      </w:tr>
      <w:tr w:rsidR="00FB4F4A" w:rsidTr="001327F6" w14:paraId="4D51497C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42D20095" w14:textId="655A877B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12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D6D38FC" w14:textId="77777777">
            <w:pPr>
              <w:widowControl w:val="0"/>
              <w:rPr>
                <w:rFonts w:ascii="Sarabun" w:hAnsi="Sarabun" w:eastAsia="Sarabun" w:cs="Sarabun"/>
                <w:highlight w:val="white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คุณอุกฤษฏ์ จินะเสนา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22FE1C1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เจ้าหน้าที่อาวุโส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1F48A84" w14:textId="1A4A57A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สายงานพัฒนาระบบการตลาดและ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เครื่องมือสนับสนุนการขาย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4D72EF40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CI</w:t>
            </w:r>
          </w:p>
        </w:tc>
      </w:tr>
      <w:tr w:rsidR="00FB4F4A" w:rsidTr="001327F6" w14:paraId="11E1497D" w14:textId="77777777">
        <w:tc>
          <w:tcPr>
            <w:tcW w:w="6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427CEEB7" w14:textId="40B8A1A4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13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4DDEC60F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คุณอรจิรา วงศ์ชัยชาญ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66116A5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ผู้ชำนาญการ 1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35889" w:rsidR="00FB4F4A" w:rsidP="00FB4F4A" w:rsidRDefault="00FB4F4A" w14:paraId="05AEB90C" w14:textId="4F077DB6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6B6E20D0">
              <w:rPr>
                <w:rFonts w:ascii="Sarabun" w:hAnsi="Sarabun" w:eastAsia="Sarabun" w:cs="Sarabun"/>
              </w:rPr>
              <w:t>สายงานพัฒนาระบบการตลาดและ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เครื่องมือสนับสนุนการขาย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1AFDB3A4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CI</w:t>
            </w:r>
          </w:p>
        </w:tc>
      </w:tr>
      <w:tr w:rsidR="00FB4F4A" w:rsidTr="001327F6" w14:paraId="49D9A815" w14:textId="77777777">
        <w:tc>
          <w:tcPr>
            <w:tcW w:w="6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ACCE8A6" w14:textId="42DF71C1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14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205F088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คุณนลินี ตั้งอมรสุขสันต์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68E99581" w14:textId="1C1806FB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ผู้อำนวยการสาย</w:t>
            </w:r>
            <w:r w:rsidR="00F0098A"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งาน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35889" w:rsidR="00FB4F4A" w:rsidP="00FB4F4A" w:rsidRDefault="00FB4F4A" w14:paraId="641958B1" w14:textId="62543AD1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6B6E20D0">
              <w:rPr>
                <w:rFonts w:ascii="Sarabun" w:hAnsi="Sarabun" w:eastAsia="Sarabun" w:cs="Sarabun"/>
              </w:rPr>
              <w:t>สายงานนวัตกรรมสร้างสรรค์และการ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ออกแบบดิจิทัล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B6C6E8B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I</w:t>
            </w:r>
          </w:p>
        </w:tc>
      </w:tr>
      <w:tr w:rsidR="00FB4F4A" w:rsidTr="001327F6" w14:paraId="2A585C3D" w14:textId="77777777">
        <w:tc>
          <w:tcPr>
            <w:tcW w:w="6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E120273" w14:textId="7134066F">
            <w:pPr>
              <w:widowControl w:val="0"/>
              <w:jc w:val="center"/>
              <w:rPr>
                <w:rFonts w:ascii="Sarabun" w:hAnsi="Sarabun" w:eastAsia="Sarabun" w:cs="Sarabun"/>
                <w:highlight w:val="white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15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3F4C0EE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คุณจตุรงค์ ฉิมเรือง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6F9A4B6A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ผู้ชำนาญการ 2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D4C235D" w14:textId="652B7244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สายงานศูนย์นวัตกรรมและโซลูชันดิจิทัล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CF55205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I</w:t>
            </w:r>
          </w:p>
        </w:tc>
      </w:tr>
      <w:tr w:rsidR="00FB4F4A" w:rsidTr="001327F6" w14:paraId="4EE152CD" w14:textId="77777777">
        <w:tc>
          <w:tcPr>
            <w:tcW w:w="6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1AD76282" w14:textId="1D6BB17C">
            <w:pPr>
              <w:widowControl w:val="0"/>
              <w:jc w:val="center"/>
              <w:rPr>
                <w:rFonts w:ascii="Sarabun" w:hAnsi="Sarabun" w:eastAsia="Sarabun" w:cs="Sarabun"/>
                <w:highlight w:val="white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16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3EAE09B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คุณภาวิตรี ศรีบุญ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121B" w:rsidR="00FB4F4A" w:rsidP="00FB4F4A" w:rsidRDefault="00FB4F4A" w14:paraId="3B62F953" w14:textId="31D28CCD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 w:bidi="th-TH"/>
              </w:rPr>
            </w:pPr>
            <w:r w:rsidRPr="6B6E20D0">
              <w:rPr>
                <w:rFonts w:ascii="Sarabun" w:hAnsi="Sarabun" w:eastAsia="Sarabun" w:cs="Sarabun"/>
              </w:rPr>
              <w:t xml:space="preserve">ผู้ชำนาญการ 1 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F03B7CC" w14:textId="4ECB803B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สายงานนวัตกรรมสร้างสรรค์และการ</w:t>
            </w:r>
            <w:r>
              <w:rPr>
                <w:rFonts w:ascii="Sarabun" w:hAnsi="Sarabun" w:eastAsia="Sarabun" w:cs="Sarabun"/>
                <w:lang w:val="en-US"/>
              </w:rPr>
              <w:t xml:space="preserve"> </w:t>
            </w:r>
            <w:r w:rsidRPr="6B6E20D0">
              <w:rPr>
                <w:rFonts w:ascii="Sarabun" w:hAnsi="Sarabun" w:eastAsia="Sarabun" w:cs="Sarabun"/>
              </w:rPr>
              <w:t>ออกแบบดิจิทัล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CAEF45D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I</w:t>
            </w:r>
          </w:p>
        </w:tc>
      </w:tr>
      <w:tr w:rsidR="00FB4F4A" w:rsidTr="001327F6" w14:paraId="5E040593" w14:textId="77777777">
        <w:tc>
          <w:tcPr>
            <w:tcW w:w="6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5325319" w14:textId="4679EF8E">
            <w:pPr>
              <w:widowControl w:val="0"/>
              <w:jc w:val="center"/>
              <w:rPr>
                <w:rFonts w:ascii="Sarabun" w:hAnsi="Sarabun" w:eastAsia="Sarabun" w:cs="Sarabun"/>
                <w:highlight w:val="white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17</w:t>
            </w:r>
          </w:p>
        </w:tc>
        <w:tc>
          <w:tcPr>
            <w:tcW w:w="27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66AAAAA4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คุณกฤช สรรพสิทธิ์</w:t>
            </w:r>
          </w:p>
        </w:tc>
        <w:tc>
          <w:tcPr>
            <w:tcW w:w="184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C613723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เจ้าหน้าที่อาวุโส</w:t>
            </w:r>
          </w:p>
        </w:tc>
        <w:tc>
          <w:tcPr>
            <w:tcW w:w="368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88D0038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ส่วนเทคโนโลยีและนวัตกรรมตัวแทน 2</w:t>
            </w:r>
          </w:p>
        </w:tc>
        <w:tc>
          <w:tcPr>
            <w:tcW w:w="7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44E619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RACI</w:t>
            </w:r>
          </w:p>
        </w:tc>
      </w:tr>
      <w:tr w:rsidR="00FB4F4A" w:rsidTr="001327F6" w14:paraId="380528C3" w14:textId="77777777">
        <w:tc>
          <w:tcPr>
            <w:tcW w:w="6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B56B90F" w14:textId="34E07C87">
            <w:pPr>
              <w:widowControl w:val="0"/>
              <w:jc w:val="center"/>
              <w:rPr>
                <w:rFonts w:ascii="Sarabun" w:hAnsi="Sarabun" w:eastAsia="Sarabun" w:cs="Sarabun"/>
                <w:highlight w:val="white"/>
              </w:rPr>
            </w:pPr>
            <w:r w:rsidRPr="6B6E20D0">
              <w:rPr>
                <w:rFonts w:ascii="Sarabun" w:hAnsi="Sarabun" w:eastAsia="Sarabun" w:cs="Sarabun"/>
                <w:highlight w:val="white"/>
              </w:rPr>
              <w:t>18</w:t>
            </w:r>
          </w:p>
        </w:tc>
        <w:tc>
          <w:tcPr>
            <w:tcW w:w="27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9065A6E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คุณกรทิพย์ ราชัย</w:t>
            </w:r>
          </w:p>
        </w:tc>
        <w:tc>
          <w:tcPr>
            <w:tcW w:w="184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3C7E9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เจ้าหน้าที่อาวุโส</w:t>
            </w:r>
          </w:p>
        </w:tc>
        <w:tc>
          <w:tcPr>
            <w:tcW w:w="368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759A9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สายงานการวิเคราะห์ความต้องการทางธุรกิจ</w:t>
            </w:r>
          </w:p>
        </w:tc>
        <w:tc>
          <w:tcPr>
            <w:tcW w:w="7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5BF53F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RACI</w:t>
            </w:r>
          </w:p>
        </w:tc>
      </w:tr>
      <w:tr w:rsidR="00FB4F4A" w:rsidTr="001327F6" w14:paraId="2807A52F" w14:textId="77777777">
        <w:tc>
          <w:tcPr>
            <w:tcW w:w="6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38F9883F" w14:textId="217CE0D9">
            <w:pPr>
              <w:widowControl w:val="0"/>
              <w:jc w:val="center"/>
              <w:rPr>
                <w:rFonts w:ascii="Sarabun" w:hAnsi="Sarabun" w:eastAsia="Sarabun" w:cs="Sarabun"/>
                <w:highlight w:val="white"/>
              </w:rPr>
            </w:pPr>
            <w:r>
              <w:rPr>
                <w:rFonts w:ascii="Sarabun" w:hAnsi="Sarabun" w:eastAsia="Sarabun" w:cs="Sarabun"/>
                <w:highlight w:val="white"/>
                <w:lang w:val="en-US"/>
              </w:rPr>
              <w:t>19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57ECB6B2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คุณภคพร องอาจวุฒิวงศ์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F29B464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เจ้าหน้าที่อาวุโส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6DFA1F1E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ส่วนเทคโนโลยีและนวัตกรรมตัวแทน 1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F88A3FB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RACI</w:t>
            </w:r>
          </w:p>
        </w:tc>
      </w:tr>
      <w:tr w:rsidR="00FB4F4A" w:rsidTr="001327F6" w14:paraId="4785549B" w14:textId="77777777">
        <w:tc>
          <w:tcPr>
            <w:tcW w:w="6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4858BD1D" w14:textId="438812A4">
            <w:pPr>
              <w:widowControl w:val="0"/>
              <w:jc w:val="center"/>
              <w:rPr>
                <w:rFonts w:ascii="Sarabun" w:hAnsi="Sarabun" w:eastAsia="Sarabun" w:cs="Sarabun"/>
                <w:highlight w:val="white"/>
                <w:lang w:bidi="th-TH"/>
              </w:rPr>
            </w:pPr>
            <w:r>
              <w:rPr>
                <w:rFonts w:ascii="Sarabun" w:hAnsi="Sarabun" w:eastAsia="Sarabun" w:cs="Sarabun"/>
                <w:highlight w:val="white"/>
                <w:lang w:val="en-US" w:bidi="th-TH"/>
              </w:rPr>
              <w:t>20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0F5BCE7D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คุณศุภณัฐ สอนดี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C70B9E" w14:paraId="500D59CA" w14:textId="359F0D6B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เจ้าหน้าที่อาวุโส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2B3A860E" w14:textId="03834BBE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ส่วนเทคโนโลยีและนวัตกรรมตัวแทน 2</w:t>
            </w:r>
          </w:p>
        </w:tc>
        <w:tc>
          <w:tcPr>
            <w:tcW w:w="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F4A" w:rsidP="00FB4F4A" w:rsidRDefault="00FB4F4A" w14:paraId="7F35A199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RACI</w:t>
            </w:r>
          </w:p>
        </w:tc>
      </w:tr>
      <w:tr w:rsidR="00FB4F4A" w:rsidTr="001327F6" w14:paraId="0A9D596A" w14:textId="77777777">
        <w:tc>
          <w:tcPr>
            <w:tcW w:w="690" w:type="dxa"/>
          </w:tcPr>
          <w:p w:rsidRPr="6B6E20D0" w:rsidR="00FB4F4A" w:rsidP="00FB4F4A" w:rsidRDefault="00FB4F4A" w14:paraId="1333A390" w14:textId="314180A0">
            <w:pPr>
              <w:widowControl w:val="0"/>
              <w:jc w:val="center"/>
              <w:rPr>
                <w:rFonts w:ascii="Sarabun" w:hAnsi="Sarabun" w:eastAsia="Sarabun" w:cs="Sarabun"/>
                <w:highlight w:val="white"/>
                <w:cs/>
                <w:lang w:bidi="th-TH"/>
              </w:rPr>
            </w:pPr>
            <w:r>
              <w:rPr>
                <w:rFonts w:ascii="Sarabun" w:hAnsi="Sarabun" w:eastAsia="Sarabun" w:cs="Sarabun"/>
                <w:highlight w:val="white"/>
                <w:lang w:val="en-US"/>
              </w:rPr>
              <w:t>21</w:t>
            </w:r>
          </w:p>
        </w:tc>
        <w:tc>
          <w:tcPr>
            <w:tcW w:w="2705" w:type="dxa"/>
          </w:tcPr>
          <w:p w:rsidRPr="6B6E20D0" w:rsidR="00FB4F4A" w:rsidP="00FB4F4A" w:rsidRDefault="00FB4F4A" w14:paraId="3F168DC6" w14:textId="7F9F680D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คุณ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สุมลฑา แสงแป้น</w:t>
            </w:r>
          </w:p>
        </w:tc>
        <w:tc>
          <w:tcPr>
            <w:tcW w:w="1843" w:type="dxa"/>
          </w:tcPr>
          <w:p w:rsidRPr="6B6E20D0" w:rsidR="00FB4F4A" w:rsidP="00FB4F4A" w:rsidRDefault="00FB4F4A" w14:paraId="5F49C330" w14:textId="2167AC04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เจ้าหน้าที่อาวุโส</w:t>
            </w:r>
          </w:p>
        </w:tc>
        <w:tc>
          <w:tcPr>
            <w:tcW w:w="3686" w:type="dxa"/>
          </w:tcPr>
          <w:p w:rsidRPr="6B6E20D0" w:rsidR="00FB4F4A" w:rsidP="00FB4F4A" w:rsidRDefault="00FB4F4A" w14:paraId="2BD1F59C" w14:textId="213EE182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ส่วนเทคโนโลยีและนวัตกรรมตัวแทน 1</w:t>
            </w:r>
          </w:p>
        </w:tc>
        <w:tc>
          <w:tcPr>
            <w:tcW w:w="796" w:type="dxa"/>
          </w:tcPr>
          <w:p w:rsidRPr="6B6E20D0" w:rsidR="00FB4F4A" w:rsidP="00FB4F4A" w:rsidRDefault="00FB4F4A" w14:paraId="30C82E1A" w14:textId="045DF9B8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RACI</w:t>
            </w:r>
          </w:p>
        </w:tc>
      </w:tr>
    </w:tbl>
    <w:p w:rsidR="007D07A2" w:rsidRDefault="007D07A2" w14:paraId="610B990C" w14:textId="77777777">
      <w:pPr>
        <w:rPr>
          <w:rFonts w:ascii="Sarabun" w:hAnsi="Sarabun" w:eastAsia="Sarabun" w:cs="Sarabun"/>
        </w:rPr>
      </w:pPr>
    </w:p>
    <w:p w:rsidR="007D07A2" w:rsidP="005E58B9" w:rsidRDefault="2C0201B8" w14:paraId="14FB39ED" w14:textId="77777777">
      <w:pPr>
        <w:pStyle w:val="Heading3"/>
        <w:widowControl w:val="0"/>
        <w:numPr>
          <w:ilvl w:val="0"/>
          <w:numId w:val="24"/>
        </w:numPr>
        <w:spacing w:before="0" w:after="200"/>
        <w:rPr>
          <w:color w:val="000000"/>
        </w:rPr>
      </w:pPr>
      <w:bookmarkStart w:name="_Toc229133154" w:id="1"/>
      <w:r w:rsidRPr="6B6E20D0">
        <w:rPr>
          <w:color w:val="000000" w:themeColor="text1"/>
        </w:rPr>
        <w:t>วัตถุประสงค์ของการพัฒนาระบบ (Requirement Objectives)</w:t>
      </w:r>
      <w:bookmarkEnd w:id="1"/>
    </w:p>
    <w:p w:rsidR="007D07A2" w:rsidP="241F165A" w:rsidRDefault="2C0201B8" w14:paraId="04EA0767" w14:textId="77777777">
      <w:pPr>
        <w:ind w:left="720" w:firstLine="72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เพื่อพัฒนาระบบให้สามารถดำเนินการสร้างใบคำขอ และสามารถส่งใบคำขอแบบอิเล็กทรอนิกส์ (e-App) ได้ บน Application TL Smart สำหรับ เมนูเสนอขาย  ซึ่งมีฟังก์ชั่นงานและรายละเอียด</w:t>
      </w:r>
    </w:p>
    <w:p w:rsidR="007D07A2" w:rsidRDefault="007D07A2" w14:paraId="212AA6C7" w14:textId="77777777">
      <w:pPr>
        <w:ind w:left="720"/>
        <w:rPr>
          <w:rFonts w:ascii="Sarabun" w:hAnsi="Sarabun" w:eastAsia="Sarabun" w:cs="Sarabun"/>
        </w:rPr>
      </w:pPr>
    </w:p>
    <w:p w:rsidR="007D07A2" w:rsidRDefault="2C0201B8" w14:paraId="7C4CE825" w14:textId="77777777">
      <w:pPr>
        <w:ind w:left="720" w:hanging="360"/>
        <w:rPr>
          <w:rFonts w:ascii="Sarabun" w:hAnsi="Sarabun" w:eastAsia="Sarabun" w:cs="Sarabun"/>
        </w:rPr>
      </w:pPr>
      <w:r>
        <w:drawing>
          <wp:inline distT="0" distB="0" distL="0" distR="0" wp14:anchorId="3D84CEA3" wp14:editId="09A7F75B">
            <wp:extent cx="6188400" cy="266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07A2" w:rsidRDefault="2C0201B8" w14:paraId="2D72DB10" w14:textId="77777777">
      <w:pPr>
        <w:ind w:firstLine="360"/>
        <w:rPr>
          <w:rFonts w:ascii="Sarabun" w:hAnsi="Sarabun" w:eastAsia="Sarabun" w:cs="Sarabun"/>
          <w:highlight w:val="yellow"/>
        </w:rPr>
      </w:pPr>
      <w:r>
        <w:drawing>
          <wp:inline distT="0" distB="0" distL="0" distR="0" wp14:anchorId="08B3B3F7" wp14:editId="64518271">
            <wp:extent cx="6188400" cy="228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t="983" b="983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07A2" w:rsidRDefault="2C0201B8" w14:paraId="2A4AC5F6" w14:textId="77777777">
      <w:pPr>
        <w:ind w:firstLine="360"/>
        <w:rPr>
          <w:rFonts w:ascii="Sarabun" w:hAnsi="Sarabun" w:eastAsia="Sarabun" w:cs="Sarabun"/>
          <w:sz w:val="20"/>
          <w:szCs w:val="20"/>
        </w:rPr>
      </w:pPr>
      <w:r>
        <w:drawing>
          <wp:inline distT="0" distB="0" distL="0" distR="0" wp14:anchorId="6908BA62" wp14:editId="03500AD0">
            <wp:extent cx="6188400" cy="2286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t="983" b="983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07A2" w:rsidRDefault="007D07A2" w14:paraId="11993D58" w14:textId="77777777">
      <w:pPr>
        <w:rPr>
          <w:rFonts w:ascii="Sarabun" w:hAnsi="Sarabun" w:eastAsia="Sarabun" w:cs="Sarabun"/>
          <w:sz w:val="20"/>
          <w:szCs w:val="20"/>
        </w:rPr>
      </w:pPr>
    </w:p>
    <w:p w:rsidR="007D07A2" w:rsidP="005E58B9" w:rsidRDefault="2C0201B8" w14:paraId="3ED31DAE" w14:textId="77777777">
      <w:pPr>
        <w:pStyle w:val="Heading3"/>
        <w:numPr>
          <w:ilvl w:val="0"/>
          <w:numId w:val="24"/>
        </w:numPr>
        <w:spacing w:before="0" w:after="200"/>
        <w:rPr>
          <w:color w:val="000000"/>
        </w:rPr>
      </w:pPr>
      <w:bookmarkStart w:name="_Toc229133155" w:id="2"/>
      <w:r w:rsidRPr="6B6E20D0">
        <w:rPr>
          <w:color w:val="000000" w:themeColor="text1"/>
        </w:rPr>
        <w:t>เหตุผลความเป็นมา (Background &amp; Concerns)</w:t>
      </w:r>
      <w:bookmarkEnd w:id="2"/>
    </w:p>
    <w:p w:rsidR="007D07A2" w:rsidP="241F165A" w:rsidRDefault="006311AD" w14:paraId="44266557" w14:textId="77777777">
      <w:pPr>
        <w:ind w:left="720"/>
        <w:rPr>
          <w:rFonts w:ascii="Sarabun" w:hAnsi="Sarabun" w:eastAsia="Sarabun" w:cs="Sarabun"/>
          <w:highlight w:val="yellow"/>
        </w:rPr>
      </w:pPr>
      <w:r>
        <w:rPr>
          <w:rFonts w:ascii="Sarabun" w:hAnsi="Sarabun" w:eastAsia="Sarabun" w:cs="Sarabun"/>
        </w:rPr>
        <w:tab/>
      </w:r>
      <w:r w:rsidRPr="241F165A" w:rsidR="2C0201B8">
        <w:rPr>
          <w:rFonts w:ascii="Sarabun" w:hAnsi="Sarabun" w:eastAsia="Sarabun" w:cs="Sarabun"/>
          <w:highlight w:val="white"/>
        </w:rPr>
        <w:t>เนื่</w:t>
      </w:r>
      <w:r w:rsidRPr="241F165A" w:rsidR="2C0201B8">
        <w:rPr>
          <w:rFonts w:ascii="Sarabun" w:hAnsi="Sarabun" w:eastAsia="Sarabun" w:cs="Sarabun"/>
        </w:rPr>
        <w:t>องจากได้ดำเนินการสร้าง Application TL Smart จึงต้องดำเนินการสร้างฟังชั่นการใช้งานเพื่อให้ผู้ใช้งานสามารถเข้าใช้งานสำหรับการเสนอขายได้ โดยเอกสารชุดนี้จะระบุถึงการทำใบคำขอและการส่งใบคำขอแบบอิเล็กทรอนิกส์ (e-App) เพื่อนำส่งเอกสารในการพิจารณารับประกันต่อไปได้</w:t>
      </w:r>
    </w:p>
    <w:p w:rsidR="007D07A2" w:rsidP="0EC4B7A8" w:rsidRDefault="2C0201B8" w14:paraId="100A9F3D" w14:textId="77777777">
      <w:pPr>
        <w:rPr>
          <w:rFonts w:ascii="Sarabun" w:hAnsi="Sarabun" w:eastAsia="Sarabun" w:cs="Sarabun"/>
          <w:lang w:val="en-US"/>
        </w:rPr>
      </w:pPr>
      <w:r w:rsidRPr="6B6E20D0">
        <w:rPr>
          <w:rFonts w:ascii="Sarabun" w:hAnsi="Sarabun" w:eastAsia="Sarabun" w:cs="Sarabun"/>
          <w:sz w:val="20"/>
          <w:szCs w:val="20"/>
        </w:rPr>
        <w:t xml:space="preserve">  </w:t>
      </w:r>
      <w:r w:rsidRPr="6B6E20D0">
        <w:rPr>
          <w:rFonts w:ascii="Sarabun" w:hAnsi="Sarabun" w:eastAsia="Sarabun" w:cs="Sarabun"/>
        </w:rPr>
        <w:t xml:space="preserve">Related Blacklog </w:t>
      </w:r>
    </w:p>
    <w:tbl>
      <w:tblPr>
        <w:tblW w:w="9855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965"/>
        <w:gridCol w:w="2595"/>
        <w:gridCol w:w="4275"/>
      </w:tblGrid>
      <w:tr w:rsidR="007D07A2" w:rsidTr="004B121B" w14:paraId="109F3585" w14:textId="77777777">
        <w:tc>
          <w:tcPr>
            <w:tcW w:w="102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121B" w:rsidR="007D07A2" w:rsidRDefault="2C0201B8" w14:paraId="028B9878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color w:val="FBFBFB"/>
              </w:rPr>
            </w:pPr>
            <w:r w:rsidRPr="004B121B">
              <w:rPr>
                <w:rFonts w:hint="cs" w:ascii="Sarabun" w:hAnsi="Sarabun" w:eastAsia="Sarabun" w:cs="Sarabun"/>
                <w:color w:val="FBFBFB"/>
              </w:rPr>
              <w:t>Running No.</w:t>
            </w:r>
          </w:p>
        </w:tc>
        <w:tc>
          <w:tcPr>
            <w:tcW w:w="196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121B" w:rsidR="007D07A2" w:rsidRDefault="2C0201B8" w14:paraId="4064D4A3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color w:val="FBFBFB"/>
              </w:rPr>
            </w:pPr>
            <w:r w:rsidRPr="004B121B">
              <w:rPr>
                <w:rFonts w:hint="cs" w:ascii="Sarabun" w:hAnsi="Sarabun" w:eastAsia="Sarabun" w:cs="Sarabun"/>
                <w:color w:val="FBFBFB"/>
              </w:rPr>
              <w:t>Epic</w:t>
            </w:r>
          </w:p>
        </w:tc>
        <w:tc>
          <w:tcPr>
            <w:tcW w:w="259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121B" w:rsidR="007D07A2" w:rsidRDefault="2C0201B8" w14:paraId="773E4F06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color w:val="FBFBFB"/>
              </w:rPr>
            </w:pPr>
            <w:r w:rsidRPr="004B121B">
              <w:rPr>
                <w:rFonts w:hint="cs" w:ascii="Sarabun" w:hAnsi="Sarabun" w:eastAsia="Sarabun" w:cs="Sarabun"/>
                <w:color w:val="FBFBFB"/>
              </w:rPr>
              <w:t>Level 1</w:t>
            </w:r>
          </w:p>
        </w:tc>
        <w:tc>
          <w:tcPr>
            <w:tcW w:w="427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121B" w:rsidR="007D07A2" w:rsidRDefault="2C0201B8" w14:paraId="2C6A99E8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color w:val="FBFBFB"/>
              </w:rPr>
            </w:pPr>
            <w:r w:rsidRPr="004B121B">
              <w:rPr>
                <w:rFonts w:hint="cs" w:ascii="Sarabun" w:hAnsi="Sarabun" w:eastAsia="Sarabun" w:cs="Sarabun"/>
                <w:color w:val="FBFBFB"/>
              </w:rPr>
              <w:t>Level 2</w:t>
            </w:r>
          </w:p>
        </w:tc>
      </w:tr>
      <w:tr w:rsidR="007D07A2" w:rsidTr="004B121B" w14:paraId="552369B6" w14:textId="77777777">
        <w:tc>
          <w:tcPr>
            <w:tcW w:w="102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46D4F9CC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SLL_269</w:t>
            </w:r>
          </w:p>
        </w:tc>
        <w:tc>
          <w:tcPr>
            <w:tcW w:w="196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P="00CA2A27" w:rsidRDefault="2C0201B8" w14:paraId="737FCFB6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</w:t>
            </w:r>
          </w:p>
        </w:tc>
        <w:tc>
          <w:tcPr>
            <w:tcW w:w="259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095079B3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Management</w:t>
            </w:r>
          </w:p>
        </w:tc>
        <w:tc>
          <w:tcPr>
            <w:tcW w:w="427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P="241F165A" w:rsidRDefault="2C0201B8" w14:paraId="6F596FD0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detail (เฉพาะรับนำส่งสำเร็จ)</w:t>
            </w:r>
          </w:p>
        </w:tc>
      </w:tr>
      <w:tr w:rsidR="007D07A2" w:rsidTr="004B121B" w14:paraId="428A7E7C" w14:textId="77777777">
        <w:tc>
          <w:tcPr>
            <w:tcW w:w="1020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4A9B3B5D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SLL_035</w:t>
            </w:r>
          </w:p>
        </w:tc>
        <w:tc>
          <w:tcPr>
            <w:tcW w:w="196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P="00CA2A27" w:rsidRDefault="2C0201B8" w14:paraId="40414D3B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</w:t>
            </w:r>
          </w:p>
        </w:tc>
        <w:tc>
          <w:tcPr>
            <w:tcW w:w="259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243CA03C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Management</w:t>
            </w:r>
          </w:p>
        </w:tc>
        <w:tc>
          <w:tcPr>
            <w:tcW w:w="427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P="241F165A" w:rsidRDefault="2C0201B8" w14:paraId="44DBE26E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List (ตัวเอง)</w:t>
            </w:r>
          </w:p>
        </w:tc>
      </w:tr>
      <w:tr w:rsidR="007D07A2" w:rsidTr="004B121B" w14:paraId="1A413B74" w14:textId="77777777">
        <w:tc>
          <w:tcPr>
            <w:tcW w:w="1020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562343CC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SLL_037</w:t>
            </w:r>
          </w:p>
        </w:tc>
        <w:tc>
          <w:tcPr>
            <w:tcW w:w="196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P="00CA2A27" w:rsidRDefault="2C0201B8" w14:paraId="21ECC067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</w:t>
            </w:r>
          </w:p>
        </w:tc>
        <w:tc>
          <w:tcPr>
            <w:tcW w:w="259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129DFA59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Notification Center</w:t>
            </w:r>
          </w:p>
        </w:tc>
        <w:tc>
          <w:tcPr>
            <w:tcW w:w="427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5199F462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Notification Center</w:t>
            </w:r>
          </w:p>
        </w:tc>
      </w:tr>
      <w:tr w:rsidR="007D07A2" w:rsidTr="004B121B" w14:paraId="7F92E245" w14:textId="77777777">
        <w:tc>
          <w:tcPr>
            <w:tcW w:w="1020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5392A18A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SLL_267</w:t>
            </w:r>
          </w:p>
        </w:tc>
        <w:tc>
          <w:tcPr>
            <w:tcW w:w="196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P="00CA2A27" w:rsidRDefault="2C0201B8" w14:paraId="3B4C0127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</w:t>
            </w:r>
          </w:p>
        </w:tc>
        <w:tc>
          <w:tcPr>
            <w:tcW w:w="259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6DD4FCB9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Management</w:t>
            </w:r>
          </w:p>
        </w:tc>
        <w:tc>
          <w:tcPr>
            <w:tcW w:w="4275" w:type="dxa"/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P="241F165A" w:rsidRDefault="2C0201B8" w14:paraId="1EF030F5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detail (เวลากลับมาดูข้อมูล)</w:t>
            </w:r>
          </w:p>
        </w:tc>
      </w:tr>
      <w:tr w:rsidR="007D07A2" w:rsidTr="004B121B" w14:paraId="7B805B8C" w14:textId="77777777">
        <w:tc>
          <w:tcPr>
            <w:tcW w:w="102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40FF64E8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SLL_109</w:t>
            </w:r>
          </w:p>
        </w:tc>
        <w:tc>
          <w:tcPr>
            <w:tcW w:w="196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P="00CA2A27" w:rsidRDefault="2C0201B8" w14:paraId="20CEEB3B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</w:t>
            </w:r>
          </w:p>
        </w:tc>
        <w:tc>
          <w:tcPr>
            <w:tcW w:w="259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3D22ECD5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Management</w:t>
            </w:r>
          </w:p>
        </w:tc>
        <w:tc>
          <w:tcPr>
            <w:tcW w:w="427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7D07A2" w:rsidRDefault="2C0201B8" w14:paraId="7FE47C45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Data Retention</w:t>
            </w:r>
          </w:p>
        </w:tc>
      </w:tr>
      <w:tr w:rsidRPr="00EB1835" w:rsidR="5B0B1DB8" w:rsidTr="004B121B" w14:paraId="78EEFD7F" w14:textId="77777777">
        <w:trPr>
          <w:trHeight w:val="300"/>
        </w:trPr>
        <w:tc>
          <w:tcPr>
            <w:tcW w:w="102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33700E56" w:rsidP="5B0B1DB8" w:rsidRDefault="33700E56" w14:paraId="452C3F40" w14:textId="2D6E5838">
            <w:pPr>
              <w:jc w:val="center"/>
              <w:rPr>
                <w:rFonts w:ascii="Sarabun" w:hAnsi="Sarabun" w:eastAsia="Sarabun" w:cs="Sarabun"/>
                <w:lang w:bidi="th-TH"/>
              </w:rPr>
            </w:pPr>
            <w:r w:rsidRPr="004B121B">
              <w:rPr>
                <w:rFonts w:hint="cs" w:ascii="Sarabun" w:hAnsi="Sarabun" w:eastAsia="Aptos Narrow" w:cs="Sarabun"/>
                <w:color w:val="242424"/>
                <w:lang w:bidi="th-TH"/>
              </w:rPr>
              <w:t>SLL_027</w:t>
            </w:r>
          </w:p>
        </w:tc>
        <w:tc>
          <w:tcPr>
            <w:tcW w:w="196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5B0B1DB8" w:rsidP="00CA2A27" w:rsidRDefault="5B0B1DB8" w14:paraId="1375BB0C" w14:textId="0F9DC929">
            <w:pPr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</w:t>
            </w:r>
          </w:p>
        </w:tc>
        <w:tc>
          <w:tcPr>
            <w:tcW w:w="259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5B0B1DB8" w:rsidP="5B0B1DB8" w:rsidRDefault="5B0B1DB8" w14:paraId="5DC2E805" w14:textId="69B74557">
            <w:pPr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Application Form</w:t>
            </w:r>
          </w:p>
        </w:tc>
        <w:tc>
          <w:tcPr>
            <w:tcW w:w="427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5B0B1DB8" w:rsidP="5B0B1DB8" w:rsidRDefault="5B0B1DB8" w14:paraId="6BB90C2C" w14:textId="3A2D13F9">
            <w:pPr>
              <w:rPr>
                <w:rFonts w:ascii="Sarabun" w:hAnsi="Sarabun" w:eastAsia="Sarabun" w:cs="Sarabun"/>
                <w:lang w:val="en-US"/>
              </w:rPr>
            </w:pPr>
            <w:r w:rsidRPr="004B121B">
              <w:rPr>
                <w:rFonts w:hint="cs" w:ascii="Sarabun" w:hAnsi="Sarabun" w:eastAsia="Sarabun" w:cs="Sarabun"/>
                <w:lang w:val="en-US"/>
              </w:rPr>
              <w:t>Health questionnaire for existing core product (Integrate Spark)</w:t>
            </w:r>
          </w:p>
        </w:tc>
      </w:tr>
      <w:tr w:rsidRPr="00692FB1" w:rsidR="004B121B" w:rsidTr="004B121B" w14:paraId="585F8D6D" w14:textId="77777777">
        <w:trPr>
          <w:trHeight w:val="300"/>
        </w:trPr>
        <w:tc>
          <w:tcPr>
            <w:tcW w:w="102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4B121B" w:rsidP="004B121B" w:rsidRDefault="004B121B" w14:paraId="09558098" w14:textId="081D4441">
            <w:pPr>
              <w:jc w:val="center"/>
              <w:rPr>
                <w:rFonts w:ascii="Sarabun" w:hAnsi="Sarabun" w:eastAsia="Aptos Narrow" w:cs="Sarabun"/>
                <w:color w:val="242424"/>
                <w:lang w:bidi="th-TH"/>
              </w:rPr>
            </w:pPr>
            <w:r w:rsidRPr="004B121B">
              <w:rPr>
                <w:rFonts w:hint="cs" w:ascii="Sarabun" w:hAnsi="Sarabun" w:eastAsia="Aptos Narrow" w:cs="Sarabun"/>
                <w:color w:val="242424"/>
                <w:lang w:bidi="th-TH"/>
              </w:rPr>
              <w:t>SLL_</w:t>
            </w:r>
            <w:r w:rsidRPr="004B121B">
              <w:rPr>
                <w:rFonts w:hint="cs" w:ascii="Sarabun" w:hAnsi="Sarabun" w:eastAsia="Aptos Narrow" w:cs="Sarabun"/>
                <w:color w:val="242424"/>
                <w:lang w:val="en-US" w:bidi="th-TH"/>
              </w:rPr>
              <w:t>569</w:t>
            </w:r>
          </w:p>
        </w:tc>
        <w:tc>
          <w:tcPr>
            <w:tcW w:w="196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4B121B" w:rsidP="00CA2A27" w:rsidRDefault="004B121B" w14:paraId="3032F959" w14:textId="65D030ED">
            <w:pPr>
              <w:jc w:val="center"/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Quotation</w:t>
            </w:r>
          </w:p>
        </w:tc>
        <w:tc>
          <w:tcPr>
            <w:tcW w:w="259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4B121B" w:rsidP="004B121B" w:rsidRDefault="004B121B" w14:paraId="2E9492AA" w14:textId="7EF1E097">
            <w:pPr>
              <w:rPr>
                <w:rFonts w:ascii="Sarabun" w:hAnsi="Sarabun" w:eastAsia="Sarabun" w:cs="Sarabun"/>
              </w:rPr>
            </w:pPr>
            <w:r w:rsidRPr="004B121B">
              <w:rPr>
                <w:rFonts w:hint="cs" w:ascii="Sarabun" w:hAnsi="Sarabun" w:eastAsia="Sarabun" w:cs="Sarabun"/>
              </w:rPr>
              <w:t>Quotation</w:t>
            </w:r>
          </w:p>
        </w:tc>
        <w:tc>
          <w:tcPr>
            <w:tcW w:w="4275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4B121B" w:rsidR="004B121B" w:rsidP="004B121B" w:rsidRDefault="004B121B" w14:paraId="14CB5A9A" w14:textId="204201A9">
            <w:pPr>
              <w:rPr>
                <w:rFonts w:ascii="Sarabun" w:hAnsi="Sarabun" w:eastAsia="Sarabun" w:cs="Sarabun"/>
                <w:lang w:val="en-US"/>
              </w:rPr>
            </w:pPr>
            <w:r w:rsidRPr="004B121B">
              <w:rPr>
                <w:rFonts w:hint="cs" w:ascii="Sarabun" w:hAnsi="Sarabun" w:eastAsia="Sarabun" w:cs="Sarabun"/>
                <w:cs/>
              </w:rPr>
              <w:t xml:space="preserve">เพิ่มปุ่มส่งข้อมูลใบเสนอขายและใบคำขอ กรณีฝ่ายขายได้รับ </w:t>
            </w:r>
            <w:r w:rsidRPr="004B121B">
              <w:rPr>
                <w:rFonts w:hint="cs" w:ascii="Sarabun" w:hAnsi="Sarabun" w:eastAsia="Sarabun" w:cs="Sarabun"/>
              </w:rPr>
              <w:t xml:space="preserve">Memo </w:t>
            </w:r>
            <w:r w:rsidRPr="004B121B">
              <w:rPr>
                <w:rFonts w:hint="cs" w:ascii="Sarabun" w:hAnsi="Sarabun" w:eastAsia="Sarabun" w:cs="Sarabun"/>
                <w:cs/>
              </w:rPr>
              <w:t xml:space="preserve">จาก </w:t>
            </w:r>
            <w:r w:rsidRPr="004B121B">
              <w:rPr>
                <w:rFonts w:hint="cs" w:ascii="Sarabun" w:hAnsi="Sarabun" w:eastAsia="Sarabun" w:cs="Sarabun"/>
              </w:rPr>
              <w:t>UW</w:t>
            </w:r>
          </w:p>
        </w:tc>
      </w:tr>
    </w:tbl>
    <w:p w:rsidRPr="00692FB1" w:rsidR="007D07A2" w:rsidRDefault="007D07A2" w14:paraId="2212D463" w14:textId="77777777">
      <w:pPr>
        <w:rPr>
          <w:rFonts w:ascii="Sarabun" w:hAnsi="Sarabun" w:eastAsia="Sarabun" w:cs="Sarabun"/>
          <w:lang w:val="en-US"/>
        </w:rPr>
      </w:pPr>
    </w:p>
    <w:p w:rsidR="007D07A2" w:rsidP="005E58B9" w:rsidRDefault="2C0201B8" w14:paraId="476AAEEF" w14:textId="77777777">
      <w:pPr>
        <w:pStyle w:val="Heading3"/>
        <w:numPr>
          <w:ilvl w:val="0"/>
          <w:numId w:val="24"/>
        </w:numPr>
        <w:spacing w:before="0" w:after="200"/>
        <w:rPr>
          <w:color w:val="000000"/>
        </w:rPr>
      </w:pPr>
      <w:bookmarkStart w:name="_Toc229133156" w:id="3"/>
      <w:r w:rsidRPr="6B6E20D0">
        <w:rPr>
          <w:color w:val="000000" w:themeColor="text1"/>
        </w:rPr>
        <w:t>ขั้นตอนการทำงานของระบบ (Flow Diagram)</w:t>
      </w:r>
      <w:bookmarkEnd w:id="3"/>
    </w:p>
    <w:tbl>
      <w:tblPr>
        <w:tblW w:w="942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10"/>
        <w:gridCol w:w="4905"/>
        <w:gridCol w:w="3705"/>
      </w:tblGrid>
      <w:tr w:rsidR="007D07A2" w:rsidTr="006C7340" w14:paraId="5EB24CE4" w14:textId="77777777">
        <w:tc>
          <w:tcPr>
            <w:tcW w:w="810" w:type="dxa"/>
            <w:shd w:val="clear" w:color="auto" w:fill="0070C0"/>
          </w:tcPr>
          <w:p w:rsidR="007D07A2" w:rsidP="006C7340" w:rsidRDefault="2C0201B8" w14:paraId="62C5DFEA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color w:val="FBFBFB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>No.</w:t>
            </w:r>
          </w:p>
        </w:tc>
        <w:tc>
          <w:tcPr>
            <w:tcW w:w="4905" w:type="dxa"/>
            <w:tcBorders>
              <w:bottom w:val="single" w:color="000000" w:themeColor="text1" w:sz="5" w:space="0"/>
            </w:tcBorders>
            <w:shd w:val="clear" w:color="auto" w:fill="0070C0"/>
          </w:tcPr>
          <w:p w:rsidR="007D07A2" w:rsidP="006C7340" w:rsidRDefault="2C0201B8" w14:paraId="5C2BECB9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color w:val="FBFBFB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>Epic</w:t>
            </w:r>
          </w:p>
        </w:tc>
        <w:tc>
          <w:tcPr>
            <w:tcW w:w="3705" w:type="dxa"/>
            <w:shd w:val="clear" w:color="auto" w:fill="0070C0"/>
          </w:tcPr>
          <w:p w:rsidR="007D07A2" w:rsidP="006C7340" w:rsidRDefault="2C0201B8" w14:paraId="1C255172" w14:textId="77777777">
            <w:pPr>
              <w:widowControl w:val="0"/>
              <w:spacing w:line="240" w:lineRule="auto"/>
              <w:jc w:val="center"/>
              <w:rPr>
                <w:rFonts w:ascii="Sarabun" w:hAnsi="Sarabun" w:eastAsia="Sarabun" w:cs="Sarabun"/>
                <w:color w:val="FBFBFB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>Link</w:t>
            </w:r>
          </w:p>
        </w:tc>
      </w:tr>
      <w:tr w:rsidR="007D07A2" w:rsidTr="006C7340" w14:paraId="24E3501F" w14:textId="77777777">
        <w:trPr>
          <w:trHeight w:val="505"/>
        </w:trPr>
        <w:tc>
          <w:tcPr>
            <w:tcW w:w="810" w:type="dxa"/>
            <w:tcBorders>
              <w:right w:val="single" w:color="000000" w:themeColor="text1" w:sz="5" w:space="0"/>
            </w:tcBorders>
          </w:tcPr>
          <w:p w:rsidR="007D07A2" w:rsidP="006C7340" w:rsidRDefault="2C0201B8" w14:paraId="793CB5CB" w14:textId="77777777">
            <w:pPr>
              <w:widowControl w:val="0"/>
              <w:jc w:val="center"/>
              <w:rPr>
                <w:rFonts w:ascii="Sarabun" w:hAnsi="Sarabun" w:eastAsia="Sarabun" w:cs="Sarabun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sz w:val="20"/>
                <w:szCs w:val="20"/>
              </w:rPr>
              <w:t>1</w:t>
            </w:r>
          </w:p>
        </w:tc>
        <w:tc>
          <w:tcPr>
            <w:tcW w:w="490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Pr="004B3470" w:rsidR="007D07A2" w:rsidP="006C7340" w:rsidRDefault="004B3470" w14:paraId="29172D53" w14:textId="068E2C21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  <w:r>
              <w:rPr>
                <w:rFonts w:ascii="Sarabun" w:hAnsi="Sarabun" w:eastAsia="Sarabun" w:cs="Sarabun"/>
                <w:lang w:val="en-US"/>
              </w:rPr>
              <w:t>CR</w:t>
            </w:r>
            <w:r w:rsidR="006C7340">
              <w:rPr>
                <w:rFonts w:ascii="Sarabun" w:hAnsi="Sarabun" w:eastAsia="Sarabun" w:cs="Sarabun"/>
                <w:lang w:val="en-US"/>
              </w:rPr>
              <w:t xml:space="preserve">-062 </w:t>
            </w:r>
            <w:r w:rsidRPr="004B121B" w:rsidR="006C7340">
              <w:rPr>
                <w:rFonts w:hint="cs" w:ascii="Sarabun" w:hAnsi="Sarabun" w:eastAsia="Sarabun" w:cs="Sarabun"/>
                <w:cs/>
              </w:rPr>
              <w:t xml:space="preserve">เพิ่มปุ่มส่งข้อมูลใบเสนอขายและใบคำขอ กรณีฝ่ายขายได้รับ </w:t>
            </w:r>
            <w:r w:rsidRPr="004B121B" w:rsidR="006C7340">
              <w:rPr>
                <w:rFonts w:hint="cs" w:ascii="Sarabun" w:hAnsi="Sarabun" w:eastAsia="Sarabun" w:cs="Sarabun"/>
              </w:rPr>
              <w:t xml:space="preserve">Memo </w:t>
            </w:r>
            <w:r w:rsidRPr="004B121B" w:rsidR="006C7340">
              <w:rPr>
                <w:rFonts w:hint="cs" w:ascii="Sarabun" w:hAnsi="Sarabun" w:eastAsia="Sarabun" w:cs="Sarabun"/>
                <w:cs/>
              </w:rPr>
              <w:t xml:space="preserve">จาก </w:t>
            </w:r>
            <w:r w:rsidRPr="004B121B" w:rsidR="006C7340">
              <w:rPr>
                <w:rFonts w:hint="cs" w:ascii="Sarabun" w:hAnsi="Sarabun" w:eastAsia="Sarabun" w:cs="Sarabun"/>
              </w:rPr>
              <w:t>UW</w:t>
            </w:r>
          </w:p>
        </w:tc>
        <w:tc>
          <w:tcPr>
            <w:tcW w:w="3705" w:type="dxa"/>
            <w:tcBorders>
              <w:left w:val="single" w:color="000000" w:themeColor="text1" w:sz="5" w:space="0"/>
            </w:tcBorders>
          </w:tcPr>
          <w:p w:rsidRPr="006C7340" w:rsidR="007D07A2" w:rsidP="006C7340" w:rsidRDefault="00461557" w14:paraId="7932974D" w14:textId="21C4EB39">
            <w:pPr>
              <w:jc w:val="center"/>
              <w:rPr>
                <w:rFonts w:ascii="Sarabun" w:hAnsi="Sarabun" w:eastAsia="Sarabun" w:cs="Sarabun"/>
                <w:color w:val="444746"/>
                <w:highlight w:val="white"/>
                <w:lang w:val="en-US"/>
              </w:rPr>
            </w:pPr>
            <w:hyperlink w:history="1" r:id="rId18">
              <w:r>
                <w:rPr>
                  <w:rStyle w:val="Hyperlink"/>
                  <w:rFonts w:ascii="Sarabun" w:hAnsi="Sarabun" w:eastAsia="Sarabun" w:cs="Sarabun"/>
                  <w:highlight w:val="white"/>
                  <w:lang w:val="en-US"/>
                </w:rPr>
                <w:t>Memo [CR-062]</w:t>
              </w:r>
            </w:hyperlink>
          </w:p>
        </w:tc>
      </w:tr>
      <w:tr w:rsidR="00453BCC" w:rsidTr="006C7340" w14:paraId="6FDB3D27" w14:textId="77777777">
        <w:trPr>
          <w:trHeight w:val="505"/>
        </w:trPr>
        <w:tc>
          <w:tcPr>
            <w:tcW w:w="810" w:type="dxa"/>
            <w:tcBorders>
              <w:right w:val="single" w:color="000000" w:themeColor="text1" w:sz="5" w:space="0"/>
            </w:tcBorders>
          </w:tcPr>
          <w:p w:rsidR="00453BCC" w:rsidP="00453BCC" w:rsidRDefault="00453BCC" w14:paraId="3F858583" w14:textId="77777777">
            <w:pPr>
              <w:widowControl w:val="0"/>
              <w:jc w:val="center"/>
              <w:rPr>
                <w:rFonts w:ascii="Sarabun" w:hAnsi="Sarabun" w:eastAsia="Sarabun" w:cs="Sarabun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sz w:val="20"/>
                <w:szCs w:val="20"/>
              </w:rPr>
              <w:t>2</w:t>
            </w:r>
          </w:p>
        </w:tc>
        <w:tc>
          <w:tcPr>
            <w:tcW w:w="490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Pr="006C7340" w:rsidR="00453BCC" w:rsidP="00453BCC" w:rsidRDefault="00453BCC" w14:paraId="005FBAAD" w14:textId="1B1D8376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</w:p>
        </w:tc>
        <w:tc>
          <w:tcPr>
            <w:tcW w:w="3705" w:type="dxa"/>
            <w:tcBorders>
              <w:left w:val="single" w:color="000000" w:themeColor="text1" w:sz="5" w:space="0"/>
            </w:tcBorders>
          </w:tcPr>
          <w:p w:rsidRPr="003B3341" w:rsidR="00453BCC" w:rsidP="003B3341" w:rsidRDefault="00453BCC" w14:paraId="73892848" w14:textId="564909FA">
            <w:pPr>
              <w:rPr>
                <w:rFonts w:ascii="Sarabun" w:hAnsi="Sarabun" w:eastAsia="Sarabun" w:cs="Sarabun"/>
                <w:color w:val="444746"/>
                <w:highlight w:val="white"/>
                <w:lang w:val="en-US"/>
              </w:rPr>
            </w:pPr>
          </w:p>
        </w:tc>
      </w:tr>
      <w:tr w:rsidR="00453BCC" w:rsidTr="006C7340" w14:paraId="5DBA0B5A" w14:textId="77777777">
        <w:trPr>
          <w:trHeight w:val="505"/>
        </w:trPr>
        <w:tc>
          <w:tcPr>
            <w:tcW w:w="810" w:type="dxa"/>
            <w:tcBorders>
              <w:right w:val="single" w:color="000000" w:themeColor="text1" w:sz="5" w:space="0"/>
            </w:tcBorders>
          </w:tcPr>
          <w:p w:rsidR="00453BCC" w:rsidP="00453BCC" w:rsidRDefault="00453BCC" w14:paraId="48C5F814" w14:textId="77777777">
            <w:pPr>
              <w:widowControl w:val="0"/>
              <w:jc w:val="center"/>
              <w:rPr>
                <w:rFonts w:ascii="Sarabun" w:hAnsi="Sarabun" w:eastAsia="Sarabun" w:cs="Sarabun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sz w:val="20"/>
                <w:szCs w:val="20"/>
              </w:rPr>
              <w:t>3</w:t>
            </w:r>
          </w:p>
        </w:tc>
        <w:tc>
          <w:tcPr>
            <w:tcW w:w="490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453BCC" w:rsidP="00453BCC" w:rsidRDefault="00453BCC" w14:paraId="6DCAFB4B" w14:textId="77777777">
            <w:pPr>
              <w:widowControl w:val="0"/>
              <w:tabs>
                <w:tab w:val="right" w:pos="12000"/>
              </w:tabs>
              <w:rPr>
                <w:rFonts w:ascii="Sarabun" w:hAnsi="Sarabun" w:eastAsia="Sarabun" w:cs="Sarabun"/>
              </w:rPr>
            </w:pPr>
          </w:p>
        </w:tc>
        <w:tc>
          <w:tcPr>
            <w:tcW w:w="3705" w:type="dxa"/>
            <w:tcBorders>
              <w:left w:val="single" w:color="000000" w:themeColor="text1" w:sz="5" w:space="0"/>
            </w:tcBorders>
          </w:tcPr>
          <w:p w:rsidR="00453BCC" w:rsidP="00453BCC" w:rsidRDefault="00453BCC" w14:paraId="1F1758E5" w14:textId="77777777">
            <w:pPr>
              <w:rPr>
                <w:rFonts w:ascii="Sarabun" w:hAnsi="Sarabun" w:eastAsia="Sarabun" w:cs="Sarabun"/>
                <w:color w:val="444746"/>
                <w:highlight w:val="white"/>
              </w:rPr>
            </w:pPr>
          </w:p>
        </w:tc>
      </w:tr>
      <w:tr w:rsidR="00453BCC" w:rsidTr="006C7340" w14:paraId="7FD9479F" w14:textId="77777777">
        <w:trPr>
          <w:trHeight w:val="505"/>
        </w:trPr>
        <w:tc>
          <w:tcPr>
            <w:tcW w:w="810" w:type="dxa"/>
            <w:tcBorders>
              <w:right w:val="single" w:color="000000" w:themeColor="text1" w:sz="5" w:space="0"/>
            </w:tcBorders>
          </w:tcPr>
          <w:p w:rsidR="00453BCC" w:rsidP="00453BCC" w:rsidRDefault="00453BCC" w14:paraId="45526472" w14:textId="77777777">
            <w:pPr>
              <w:widowControl w:val="0"/>
              <w:jc w:val="center"/>
              <w:rPr>
                <w:rFonts w:ascii="Sarabun" w:hAnsi="Sarabun" w:eastAsia="Sarabun" w:cs="Sarabun"/>
                <w:sz w:val="20"/>
                <w:szCs w:val="20"/>
              </w:rPr>
            </w:pPr>
            <w:r w:rsidRPr="6B6E20D0">
              <w:rPr>
                <w:rFonts w:ascii="Sarabun" w:hAnsi="Sarabun" w:eastAsia="Sarabun" w:cs="Sarabun"/>
                <w:sz w:val="20"/>
                <w:szCs w:val="20"/>
              </w:rPr>
              <w:t>4</w:t>
            </w:r>
          </w:p>
        </w:tc>
        <w:tc>
          <w:tcPr>
            <w:tcW w:w="490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Pr="004B3470" w:rsidR="00453BCC" w:rsidP="00453BCC" w:rsidRDefault="00453BCC" w14:paraId="04E440B6" w14:textId="5898FCD0">
            <w:pPr>
              <w:widowControl w:val="0"/>
              <w:tabs>
                <w:tab w:val="right" w:pos="12000"/>
              </w:tabs>
              <w:rPr>
                <w:rFonts w:ascii="Sarabun" w:hAnsi="Sarabun" w:eastAsia="Sarabun" w:cs="Sarabun"/>
                <w:lang w:val="en-US"/>
              </w:rPr>
            </w:pPr>
          </w:p>
        </w:tc>
        <w:tc>
          <w:tcPr>
            <w:tcW w:w="3705" w:type="dxa"/>
            <w:tcBorders>
              <w:left w:val="single" w:color="000000" w:themeColor="text1" w:sz="5" w:space="0"/>
            </w:tcBorders>
          </w:tcPr>
          <w:p w:rsidR="00453BCC" w:rsidP="00453BCC" w:rsidRDefault="00453BCC" w14:paraId="43932AAF" w14:textId="77777777">
            <w:pPr>
              <w:rPr>
                <w:rFonts w:ascii="Sarabun" w:hAnsi="Sarabun" w:eastAsia="Sarabun" w:cs="Sarabun"/>
                <w:color w:val="444746"/>
                <w:highlight w:val="white"/>
              </w:rPr>
            </w:pPr>
          </w:p>
        </w:tc>
      </w:tr>
    </w:tbl>
    <w:p w:rsidRPr="00FC3AA7" w:rsidR="00FC3AA7" w:rsidP="00FC3AA7" w:rsidRDefault="00FC3AA7" w14:paraId="4679A788" w14:textId="77777777">
      <w:pPr>
        <w:rPr>
          <w:lang w:bidi="th-TH"/>
        </w:rPr>
      </w:pPr>
      <w:bookmarkStart w:name="_Toc229133157" w:id="4"/>
    </w:p>
    <w:p w:rsidR="007D07A2" w:rsidP="005E58B9" w:rsidRDefault="2C0201B8" w14:paraId="3501C35F" w14:textId="77777777">
      <w:pPr>
        <w:pStyle w:val="Heading3"/>
        <w:widowControl w:val="0"/>
        <w:numPr>
          <w:ilvl w:val="0"/>
          <w:numId w:val="24"/>
        </w:numPr>
        <w:spacing w:after="200"/>
        <w:rPr>
          <w:color w:val="000000"/>
        </w:rPr>
      </w:pPr>
      <w:r w:rsidRPr="6B6E20D0">
        <w:rPr>
          <w:color w:val="000000" w:themeColor="text1"/>
        </w:rPr>
        <w:t>คำขอและขอบเขตการพัฒนาระบบงาน (Functional Scope and Requirements)</w:t>
      </w:r>
      <w:bookmarkEnd w:id="4"/>
    </w:p>
    <w:p w:rsidR="007D07A2" w:rsidP="005E58B9" w:rsidRDefault="2C0201B8" w14:paraId="1FB0D11B" w14:textId="77777777">
      <w:pPr>
        <w:widowControl w:val="0"/>
        <w:numPr>
          <w:ilvl w:val="0"/>
          <w:numId w:val="28"/>
        </w:numPr>
        <w:tabs>
          <w:tab w:val="right" w:pos="12000"/>
        </w:tabs>
        <w:spacing w:before="6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Application Details</w:t>
      </w:r>
    </w:p>
    <w:p w:rsidR="007D07A2" w:rsidP="005E58B9" w:rsidRDefault="2C0201B8" w14:paraId="5D52B81F" w14:textId="77777777">
      <w:pPr>
        <w:widowControl w:val="0"/>
        <w:numPr>
          <w:ilvl w:val="1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เฉพาะรับนำส่งสำเร็จ (Sprint5)</w:t>
      </w:r>
    </w:p>
    <w:p w:rsidRPr="00412B4C" w:rsidR="007D07A2" w:rsidP="005E58B9" w:rsidRDefault="2C0201B8" w14:paraId="496E69C2" w14:textId="77777777">
      <w:pPr>
        <w:widowControl w:val="0"/>
        <w:numPr>
          <w:ilvl w:val="1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เวลากลับมาดูข้อมูล (Sprint7)</w:t>
      </w:r>
    </w:p>
    <w:p w:rsidR="007D07A2" w:rsidP="005E58B9" w:rsidRDefault="2C0201B8" w14:paraId="2BDC11EB" w14:textId="77777777">
      <w:pPr>
        <w:widowControl w:val="0"/>
        <w:numPr>
          <w:ilvl w:val="0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Application List (ตัวเอง)</w:t>
      </w:r>
    </w:p>
    <w:p w:rsidR="007D07A2" w:rsidP="005E58B9" w:rsidRDefault="2C0201B8" w14:paraId="34A82110" w14:textId="77777777">
      <w:pPr>
        <w:widowControl w:val="0"/>
        <w:numPr>
          <w:ilvl w:val="1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View Application</w:t>
      </w:r>
    </w:p>
    <w:p w:rsidR="007D07A2" w:rsidP="005E58B9" w:rsidRDefault="2C0201B8" w14:paraId="31094199" w14:textId="77777777">
      <w:pPr>
        <w:widowControl w:val="0"/>
        <w:numPr>
          <w:ilvl w:val="1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Edit Application</w:t>
      </w:r>
    </w:p>
    <w:p w:rsidRPr="002932FF" w:rsidR="007D07A2" w:rsidP="005E58B9" w:rsidRDefault="2C0201B8" w14:paraId="4B265BCE" w14:textId="77777777">
      <w:pPr>
        <w:widowControl w:val="0"/>
        <w:numPr>
          <w:ilvl w:val="1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Delete Application</w:t>
      </w:r>
    </w:p>
    <w:p w:rsidRPr="002932FF" w:rsidR="002932FF" w:rsidP="005E58B9" w:rsidRDefault="002932FF" w14:paraId="3F7C1DFD" w14:textId="3890D539">
      <w:pPr>
        <w:widowControl w:val="0"/>
        <w:numPr>
          <w:ilvl w:val="1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008B6FC9">
        <w:rPr>
          <w:rFonts w:ascii="Sarabun" w:hAnsi="Sarabun" w:eastAsia="Sarabun" w:cs="Sarabun"/>
          <w:cs/>
          <w:lang w:bidi="th-TH"/>
        </w:rPr>
        <w:t xml:space="preserve">เพิ่มปุ่มส่งข้อมูลใบเสนอขายและใบคำขอ กรณีฝ่ายขายได้รับ </w:t>
      </w:r>
      <w:r w:rsidRPr="008B6FC9">
        <w:rPr>
          <w:rFonts w:ascii="Sarabun" w:hAnsi="Sarabun" w:eastAsia="Sarabun" w:cs="Sarabun"/>
        </w:rPr>
        <w:t xml:space="preserve">Memo </w:t>
      </w:r>
      <w:r w:rsidRPr="008B6FC9">
        <w:rPr>
          <w:rFonts w:ascii="Sarabun" w:hAnsi="Sarabun" w:eastAsia="Sarabun" w:cs="Sarabun"/>
          <w:cs/>
          <w:lang w:bidi="th-TH"/>
        </w:rPr>
        <w:t xml:space="preserve">จาก </w:t>
      </w:r>
      <w:r w:rsidRPr="008B6FC9">
        <w:rPr>
          <w:rFonts w:ascii="Sarabun" w:hAnsi="Sarabun" w:eastAsia="Sarabun" w:cs="Sarabun"/>
        </w:rPr>
        <w:t xml:space="preserve">UW </w:t>
      </w:r>
      <w:r w:rsidRPr="003B3341">
        <w:rPr>
          <w:rFonts w:ascii="Sarabun" w:hAnsi="Sarabun" w:eastAsia="Sarabun" w:cs="Sarabun"/>
          <w:strike/>
        </w:rPr>
        <w:t>(Sprint</w:t>
      </w:r>
      <w:r w:rsidRPr="003B3341">
        <w:rPr>
          <w:rFonts w:ascii="Sarabun" w:hAnsi="Sarabun" w:eastAsia="Sarabun" w:cs="Sarabun"/>
          <w:strike/>
          <w:lang w:val="en-US"/>
        </w:rPr>
        <w:t>18</w:t>
      </w:r>
      <w:r w:rsidRPr="003B3341">
        <w:rPr>
          <w:rFonts w:ascii="Sarabun" w:hAnsi="Sarabun" w:eastAsia="Sarabun" w:cs="Sarabun"/>
          <w:strike/>
        </w:rPr>
        <w:t>)</w:t>
      </w:r>
      <w:r w:rsidRPr="000947B1" w:rsidR="003B3341">
        <w:rPr>
          <w:rFonts w:ascii="Sarabun" w:hAnsi="Sarabun" w:eastAsia="Sarabun" w:cs="Sarabun"/>
        </w:rPr>
        <w:t xml:space="preserve"> </w:t>
      </w:r>
      <w:r w:rsidRPr="003B3341" w:rsidR="003B3341">
        <w:rPr>
          <w:rFonts w:ascii="Sarabun" w:hAnsi="Sarabun" w:eastAsia="Sarabun" w:cs="Sarabun"/>
        </w:rPr>
        <w:t>(Sprint</w:t>
      </w:r>
      <w:r w:rsidR="003B3341">
        <w:rPr>
          <w:rFonts w:ascii="Sarabun" w:hAnsi="Sarabun" w:eastAsia="Sarabun" w:cs="Sarabun"/>
          <w:lang w:val="en-US"/>
        </w:rPr>
        <w:t>20</w:t>
      </w:r>
      <w:r w:rsidRPr="003B3341" w:rsidR="003B3341">
        <w:rPr>
          <w:rFonts w:ascii="Sarabun" w:hAnsi="Sarabun" w:eastAsia="Sarabun" w:cs="Sarabun"/>
        </w:rPr>
        <w:t>)</w:t>
      </w:r>
    </w:p>
    <w:p w:rsidR="007D07A2" w:rsidP="005E58B9" w:rsidRDefault="2C0201B8" w14:paraId="199CC3C8" w14:textId="77777777">
      <w:pPr>
        <w:widowControl w:val="0"/>
        <w:numPr>
          <w:ilvl w:val="0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Application Notification Center</w:t>
      </w:r>
    </w:p>
    <w:p w:rsidR="007D07A2" w:rsidP="005E58B9" w:rsidRDefault="2C0201B8" w14:paraId="2E0F903F" w14:textId="77777777">
      <w:pPr>
        <w:widowControl w:val="0"/>
        <w:numPr>
          <w:ilvl w:val="0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Application Side Bar</w:t>
      </w:r>
    </w:p>
    <w:p w:rsidR="007D07A2" w:rsidP="005E58B9" w:rsidRDefault="2C0201B8" w14:paraId="261D8A65" w14:textId="77777777">
      <w:pPr>
        <w:widowControl w:val="0"/>
        <w:numPr>
          <w:ilvl w:val="0"/>
          <w:numId w:val="28"/>
        </w:numPr>
        <w:tabs>
          <w:tab w:val="right" w:pos="12000"/>
        </w:tabs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Application Data Retention</w:t>
      </w:r>
    </w:p>
    <w:p w:rsidR="007D07A2" w:rsidRDefault="007D07A2" w14:paraId="5652FF6F" w14:textId="77777777">
      <w:pPr>
        <w:widowControl w:val="0"/>
        <w:spacing w:line="240" w:lineRule="auto"/>
        <w:ind w:left="720"/>
        <w:rPr>
          <w:rFonts w:ascii="Sarabun" w:hAnsi="Sarabun" w:eastAsia="Sarabun" w:cs="Sarabun"/>
        </w:rPr>
      </w:pPr>
    </w:p>
    <w:p w:rsidR="7FDB0877" w:rsidP="7FDB0877" w:rsidRDefault="7FDB0877" w14:paraId="28B7B9EA" w14:textId="3751025B">
      <w:pPr>
        <w:widowControl w:val="0"/>
        <w:spacing w:line="240" w:lineRule="auto"/>
        <w:ind w:left="720"/>
        <w:rPr>
          <w:rFonts w:ascii="Sarabun" w:hAnsi="Sarabun" w:eastAsia="Sarabun" w:cs="Sarabun"/>
        </w:rPr>
      </w:pPr>
    </w:p>
    <w:p w:rsidR="007D07A2" w:rsidRDefault="007D07A2" w14:paraId="491E2EC0" w14:textId="77777777">
      <w:pPr>
        <w:widowControl w:val="0"/>
        <w:spacing w:line="240" w:lineRule="auto"/>
        <w:ind w:left="720"/>
        <w:rPr>
          <w:rFonts w:ascii="Sarabun" w:hAnsi="Sarabun" w:eastAsia="Sarabun" w:cs="Sarabun"/>
        </w:rPr>
      </w:pPr>
    </w:p>
    <w:p w:rsidRPr="00247E94" w:rsidR="42BF3605" w:rsidP="00247E94" w:rsidRDefault="00FC3AA7" w14:paraId="1E9EEAD7" w14:textId="3050913E">
      <w:pPr>
        <w:rPr>
          <w:rFonts w:ascii="Sarabun" w:hAnsi="Sarabun" w:eastAsia="Sarabun" w:cs="Sarabun"/>
          <w:color w:val="FFFFFF"/>
          <w:lang w:val="en-US"/>
        </w:rPr>
      </w:pPr>
      <w:r>
        <w:rPr>
          <w:rFonts w:ascii="Sarabun" w:hAnsi="Sarabun" w:eastAsia="Sarabun" w:cs="Sarabun"/>
          <w:cs/>
          <w:lang w:bidi="th-TH"/>
        </w:rPr>
        <w:br w:type="page"/>
      </w:r>
    </w:p>
    <w:tbl>
      <w:tblPr>
        <w:tblW w:w="975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35"/>
        <w:gridCol w:w="8115"/>
      </w:tblGrid>
      <w:tr w:rsidR="007D07A2" w:rsidTr="4513D033" w14:paraId="6BD27495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2E73DAC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Requirement No.1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6C35ACB3" w14:textId="77777777">
            <w:pPr>
              <w:pStyle w:val="Heading4"/>
              <w:widowControl w:val="0"/>
              <w:rPr>
                <w:b/>
                <w:bCs/>
              </w:rPr>
            </w:pPr>
            <w:bookmarkStart w:name="_7o80aurbvgo" w:id="5"/>
            <w:bookmarkStart w:name="_[Sprint_5_/Sprint" w:id="6"/>
            <w:bookmarkStart w:name="Bookmark1" w:id="7"/>
            <w:bookmarkEnd w:id="5"/>
            <w:r w:rsidRPr="61DC97E2">
              <w:rPr>
                <w:b/>
                <w:bCs/>
              </w:rPr>
              <w:t>[Sprint 5 /Sprint 6 /Sprint 7] Application Details</w:t>
            </w:r>
            <w:bookmarkEnd w:id="6"/>
            <w:bookmarkEnd w:id="7"/>
          </w:p>
          <w:p w:rsidR="007D07A2" w:rsidP="005E58B9" w:rsidRDefault="2C0201B8" w14:paraId="622F383A" w14:textId="77777777">
            <w:pPr>
              <w:numPr>
                <w:ilvl w:val="0"/>
                <w:numId w:val="31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รับนำส่งสำเร็จ </w:t>
            </w:r>
            <w:r w:rsidRPr="6B6E20D0">
              <w:rPr>
                <w:rFonts w:ascii="Sarabun" w:hAnsi="Sarabun" w:eastAsia="Sarabun" w:cs="Sarabun"/>
                <w:b/>
                <w:bCs/>
              </w:rPr>
              <w:t>[SP5]</w:t>
            </w:r>
            <w:r w:rsidRPr="6B6E20D0">
              <w:rPr>
                <w:rFonts w:ascii="Sarabun" w:hAnsi="Sarabun" w:eastAsia="Sarabun" w:cs="Sarabun"/>
              </w:rPr>
              <w:t xml:space="preserve"> / กำลังพิจารณารับประกัน</w:t>
            </w:r>
            <w:r w:rsidRPr="6B6E20D0">
              <w:rPr>
                <w:rFonts w:ascii="Sarabun" w:hAnsi="Sarabun" w:eastAsia="Sarabun" w:cs="Sarabun"/>
                <w:b/>
                <w:bCs/>
              </w:rPr>
              <w:t xml:space="preserve"> [SP6]</w:t>
            </w:r>
          </w:p>
          <w:p w:rsidR="007D07A2" w:rsidP="005E58B9" w:rsidRDefault="2C0201B8" w14:paraId="488CE3CF" w14:textId="77777777">
            <w:pPr>
              <w:numPr>
                <w:ilvl w:val="0"/>
                <w:numId w:val="31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รับเงินคืน</w:t>
            </w:r>
            <w:r w:rsidRPr="6B6E20D0">
              <w:rPr>
                <w:rFonts w:ascii="Sarabun" w:hAnsi="Sarabun" w:eastAsia="Sarabun" w:cs="Sarabun"/>
                <w:b/>
                <w:bCs/>
              </w:rPr>
              <w:t xml:space="preserve"> [SP6]</w:t>
            </w:r>
          </w:p>
          <w:p w:rsidR="007D07A2" w:rsidP="005E58B9" w:rsidRDefault="4E656ACE" w14:paraId="600C54C3" w14:textId="60054B5F">
            <w:pPr>
              <w:numPr>
                <w:ilvl w:val="0"/>
                <w:numId w:val="31"/>
              </w:numP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ส่งอีเมล (ใบเสนอขาย, ใบคำขอ</w:t>
            </w:r>
            <w:r w:rsidRPr="5AB76AB7" w:rsidR="0224FE7A">
              <w:rPr>
                <w:rFonts w:ascii="Sarabun" w:hAnsi="Sarabun" w:eastAsia="Sarabun" w:cs="Sarabun"/>
                <w:highlight w:val="yellow"/>
              </w:rPr>
              <w:t>และเอกสารอื่นๆ</w:t>
            </w:r>
            <w:r w:rsidRPr="5AB76AB7" w:rsidR="3CE300AB">
              <w:rPr>
                <w:rFonts w:ascii="Sarabun" w:hAnsi="Sarabun" w:eastAsia="Sarabun" w:cs="Sarabun"/>
                <w:b/>
                <w:bCs/>
                <w:highlight w:val="yellow"/>
              </w:rPr>
              <w:t xml:space="preserve"> [SP12]</w:t>
            </w:r>
            <w:r w:rsidRPr="5AB76AB7">
              <w:rPr>
                <w:rFonts w:ascii="Sarabun" w:hAnsi="Sarabun" w:eastAsia="Sarabun" w:cs="Sarabun"/>
              </w:rPr>
              <w:t xml:space="preserve">, ใบรับเงินชั่วคราว) </w:t>
            </w:r>
            <w:r w:rsidRPr="5AB76AB7">
              <w:rPr>
                <w:rFonts w:ascii="Sarabun" w:hAnsi="Sarabun" w:eastAsia="Sarabun" w:cs="Sarabun"/>
                <w:b/>
                <w:bCs/>
              </w:rPr>
              <w:t>[SP7]</w:t>
            </w:r>
          </w:p>
          <w:p w:rsidR="007D07A2" w:rsidP="005E58B9" w:rsidRDefault="2C0201B8" w14:paraId="541CB181" w14:textId="77777777">
            <w:pPr>
              <w:numPr>
                <w:ilvl w:val="0"/>
                <w:numId w:val="31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ดูข้อมูล </w:t>
            </w:r>
            <w:r w:rsidRPr="6B6E20D0">
              <w:rPr>
                <w:rFonts w:ascii="Sarabun" w:hAnsi="Sarabun" w:eastAsia="Sarabun" w:cs="Sarabun"/>
                <w:b/>
                <w:bCs/>
              </w:rPr>
              <w:t>[SP7]</w:t>
            </w:r>
          </w:p>
        </w:tc>
      </w:tr>
      <w:tr w:rsidR="007D07A2" w:rsidTr="4513D033" w14:paraId="2FC226BD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03CF665A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005E58B9" w:rsidRDefault="2C0201B8" w14:paraId="469645AA" w14:textId="77777777">
            <w:pPr>
              <w:widowControl w:val="0"/>
              <w:numPr>
                <w:ilvl w:val="0"/>
                <w:numId w:val="2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ทำใบเสนอขายเรียบร้อยแล้ว</w:t>
            </w:r>
          </w:p>
          <w:p w:rsidR="007D07A2" w:rsidP="005E58B9" w:rsidRDefault="2C0201B8" w14:paraId="0DFB62BA" w14:textId="77777777">
            <w:pPr>
              <w:widowControl w:val="0"/>
              <w:numPr>
                <w:ilvl w:val="0"/>
                <w:numId w:val="2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ทำใบคำขอเรียบร้อยแล้ว</w:t>
            </w:r>
          </w:p>
          <w:p w:rsidR="007D07A2" w:rsidP="005E58B9" w:rsidRDefault="2C0201B8" w14:paraId="0007367E" w14:textId="77777777">
            <w:pPr>
              <w:widowControl w:val="0"/>
              <w:numPr>
                <w:ilvl w:val="0"/>
                <w:numId w:val="2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ชำระเบี้ยสำเร็จแล้ว</w:t>
            </w:r>
          </w:p>
        </w:tc>
      </w:tr>
      <w:tr w:rsidR="007D07A2" w:rsidTr="4513D033" w14:paraId="16051274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4654E585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41F60405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007D07A2" w:rsidTr="4513D033" w14:paraId="2B7DCCDC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5BA1AF6D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64D3C6C8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007D07A2" w:rsidTr="4513D033" w14:paraId="7FD1B38B" w14:textId="77777777">
        <w:trPr>
          <w:trHeight w:val="420"/>
        </w:trPr>
        <w:tc>
          <w:tcPr>
            <w:tcW w:w="975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1428E479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007D07A2" w:rsidTr="4513D033" w14:paraId="4D7DFDFB" w14:textId="77777777">
        <w:trPr>
          <w:trHeight w:val="420"/>
        </w:trPr>
        <w:tc>
          <w:tcPr>
            <w:tcW w:w="975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007D07A2" w14:paraId="2AE1E78A" w14:textId="77777777">
            <w:pPr>
              <w:rPr>
                <w:rFonts w:ascii="Sarabun" w:hAnsi="Sarabun" w:eastAsia="Sarabun" w:cs="Sarabun"/>
                <w:b/>
                <w:bCs/>
                <w:color w:val="FF0000"/>
              </w:rPr>
            </w:pPr>
          </w:p>
          <w:p w:rsidR="007D07A2" w:rsidP="005E58B9" w:rsidRDefault="2C0201B8" w14:paraId="377C5F57" w14:textId="77777777">
            <w:pPr>
              <w:numPr>
                <w:ilvl w:val="0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color w:val="FF0000"/>
              </w:rPr>
              <w:t xml:space="preserve">(SP5) </w:t>
            </w:r>
            <w:r w:rsidRPr="6B6E20D0">
              <w:rPr>
                <w:rFonts w:ascii="Sarabun" w:hAnsi="Sarabun" w:eastAsia="Sarabun" w:cs="Sarabun"/>
              </w:rPr>
              <w:t xml:space="preserve">รับนำส่งสำเร็จ / </w:t>
            </w:r>
            <w:r w:rsidRPr="6B6E20D0">
              <w:rPr>
                <w:rFonts w:ascii="Sarabun" w:hAnsi="Sarabun" w:eastAsia="Sarabun" w:cs="Sarabun"/>
                <w:color w:val="0000FF"/>
              </w:rPr>
              <w:t xml:space="preserve">(SP6) </w:t>
            </w:r>
            <w:r w:rsidRPr="6B6E20D0">
              <w:rPr>
                <w:rFonts w:ascii="Sarabun" w:hAnsi="Sarabun" w:eastAsia="Sarabun" w:cs="Sarabun"/>
              </w:rPr>
              <w:t>กำลังพิจารณารับประกัน /</w:t>
            </w:r>
            <w:r w:rsidRPr="6B6E20D0">
              <w:rPr>
                <w:rFonts w:ascii="Sarabun" w:hAnsi="Sarabun" w:eastAsia="Sarabun" w:cs="Sarabun"/>
                <w:color w:val="FF0000"/>
              </w:rPr>
              <w:t>(Sprint9)</w:t>
            </w:r>
            <w:r w:rsidRPr="6B6E20D0">
              <w:rPr>
                <w:rFonts w:ascii="Sarabun" w:hAnsi="Sarabun" w:eastAsia="Sarabun" w:cs="Sarabun"/>
              </w:rPr>
              <w:t xml:space="preserve"> ย้อนกลับมาดูข้อมูลกรณีใบคำขออายุมากกว่า 1 ปี แสดงรายละเอียด ดังนี้ </w:t>
            </w:r>
            <w:r w:rsidRPr="6B6E20D0">
              <w:rPr>
                <w:rFonts w:ascii="Sarabun" w:hAnsi="Sarabun" w:eastAsia="Sarabun" w:cs="Sarabun"/>
                <w:b/>
                <w:bCs/>
                <w:color w:val="FF0000"/>
              </w:rPr>
              <w:t xml:space="preserve"> </w:t>
            </w:r>
          </w:p>
          <w:p w:rsidR="007D07A2" w:rsidRDefault="007D07A2" w14:paraId="39626E03" w14:textId="77777777">
            <w:pPr>
              <w:ind w:left="1440"/>
              <w:rPr>
                <w:rFonts w:ascii="Sarabun" w:hAnsi="Sarabun" w:eastAsia="Sarabun" w:cs="Sarabun"/>
              </w:rPr>
            </w:pPr>
          </w:p>
          <w:tbl>
            <w:tblPr>
              <w:tblW w:w="8280" w:type="dxa"/>
              <w:tblInd w:w="78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937"/>
              <w:gridCol w:w="2410"/>
              <w:gridCol w:w="2268"/>
              <w:gridCol w:w="1665"/>
            </w:tblGrid>
            <w:tr w:rsidR="007D07A2" w:rsidTr="009D352F" w14:paraId="6484EA18" w14:textId="77777777">
              <w:tc>
                <w:tcPr>
                  <w:tcW w:w="1937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10234807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Fields</w:t>
                  </w:r>
                </w:p>
              </w:tc>
              <w:tc>
                <w:tcPr>
                  <w:tcW w:w="2410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348EED57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Description</w:t>
                  </w:r>
                </w:p>
              </w:tc>
              <w:tc>
                <w:tcPr>
                  <w:tcW w:w="2268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6A33F04E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Example</w:t>
                  </w:r>
                </w:p>
              </w:tc>
              <w:tc>
                <w:tcPr>
                  <w:tcW w:w="1665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6596C809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Remark</w:t>
                  </w:r>
                </w:p>
              </w:tc>
            </w:tr>
            <w:tr w:rsidR="007D07A2" w:rsidTr="009D352F" w14:paraId="162FA338" w14:textId="77777777">
              <w:trPr>
                <w:trHeight w:val="852"/>
              </w:trPr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A1578F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ผู้ขอเอาประกันภัย 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4CEFBF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แสดงคำนำหน้า ชื่อสกุลผู้เอาประกัน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3A60BB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นางสาวทดสอบ จิตใจดี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641BB65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009D352F" w14:paraId="6FDA468C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C954CD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วันเดือนปีเกิด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46B2E35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แสดงวันเดือนปีเกิดของผู้ขอเอาประกันภัย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7C7B89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12 ส.ค. 2540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2401B06F" w14:textId="77777777">
                  <w:pPr>
                    <w:rPr>
                      <w:rFonts w:ascii="Sarabun" w:hAnsi="Sarabun" w:eastAsia="Sarabun" w:cs="Sarabun"/>
                      <w:color w:val="FF0000"/>
                    </w:rPr>
                  </w:pPr>
                  <w:r w:rsidRPr="6B6E20D0">
                    <w:rPr>
                      <w:rFonts w:ascii="Sarabun" w:hAnsi="Sarabun" w:eastAsia="Sarabun" w:cs="Sarabun"/>
                      <w:color w:val="FF0000"/>
                    </w:rPr>
                    <w:t>Sprint9</w:t>
                  </w:r>
                </w:p>
              </w:tc>
            </w:tr>
            <w:tr w:rsidR="007D07A2" w:rsidTr="009D352F" w14:paraId="0805BCDC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1B3E9962" w14:paraId="23D159DA" w14:textId="135DF3E8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1B3E9962">
                    <w:rPr>
                      <w:rFonts w:ascii="Sarabun" w:hAnsi="Sarabun" w:eastAsia="Sarabun" w:cs="Sarabun"/>
                    </w:rPr>
                    <w:t>อายุ ณ วันส่งใบคำขอ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170D6B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แสดงอายุของผู้ขอเอาประกันภัย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0EAE2A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22 ปี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160B6342" w:rsidRDefault="160B6342" w14:paraId="6FDC2524" w14:textId="25552010">
                  <w:pPr>
                    <w:rPr>
                      <w:rFonts w:ascii="Sarabun" w:hAnsi="Sarabun" w:eastAsia="Sarabun" w:cs="Sarabun"/>
                    </w:rPr>
                  </w:pPr>
                  <w:r w:rsidRPr="160B6342">
                    <w:rPr>
                      <w:rFonts w:ascii="Sarabun" w:hAnsi="Sarabun" w:eastAsia="Sarabun" w:cs="Sarabun"/>
                      <w:color w:val="FF0000"/>
                    </w:rPr>
                    <w:t>Sprint9</w:t>
                  </w:r>
                </w:p>
                <w:p w:rsidR="007D07A2" w:rsidP="160B6342" w:rsidRDefault="160B6342" w14:paraId="5E052FC0" w14:textId="782CE4E9">
                  <w:pPr>
                    <w:rPr>
                      <w:rFonts w:ascii="Sarabun" w:hAnsi="Sarabun" w:eastAsia="Sarabun" w:cs="Sarabun"/>
                      <w:color w:val="FF0000"/>
                    </w:rPr>
                  </w:pPr>
                  <w:commentRangeStart w:id="8"/>
                  <w:r w:rsidRPr="160B6342">
                    <w:rPr>
                      <w:rFonts w:ascii="Sarabun" w:hAnsi="Sarabun" w:eastAsia="Sarabun" w:cs="Sarabun"/>
                      <w:color w:val="FF0000"/>
                    </w:rPr>
                    <w:t xml:space="preserve">Sprint-15 </w:t>
                  </w:r>
                  <w:commentRangeEnd w:id="8"/>
                  <w:r w:rsidRPr="160B6342" w:rsidR="009D352F">
                    <w:rPr>
                      <w:rStyle w:val="CommentReference"/>
                      <w:rFonts w:ascii="Sarabun" w:hAnsi="Sarabun" w:eastAsia="Sarabun" w:cs="Sarabun"/>
                      <w:color w:val="FF0000"/>
                      <w:sz w:val="22"/>
                      <w:szCs w:val="22"/>
                    </w:rPr>
                    <w:commentReference w:id="8"/>
                  </w:r>
                  <w:r w:rsidRPr="160B6342">
                    <w:rPr>
                      <w:rFonts w:ascii="Sarabun" w:hAnsi="Sarabun" w:eastAsia="Sarabun" w:cs="Sarabun"/>
                      <w:color w:val="FF0000"/>
                    </w:rPr>
                    <w:t>แสดงอายุ ณ วันที่ทำคำขอประกันภัยตามใบคำขอ</w:t>
                  </w:r>
                </w:p>
              </w:tc>
            </w:tr>
            <w:tr w:rsidR="007D07A2" w:rsidTr="009D352F" w14:paraId="7224FCFA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F2AEAC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เบอร์โทร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C7EEB7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แสดงหมายเลขโทรศัพท์มือถือของผู้ขอเอาประกันภัย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7C1B9C5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089-111-2222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4A491E87" w14:textId="77777777">
                  <w:pPr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  <w:color w:val="FF0000"/>
                    </w:rPr>
                    <w:t>Sprint9</w:t>
                  </w:r>
                </w:p>
              </w:tc>
            </w:tr>
            <w:tr w:rsidR="007D07A2" w:rsidTr="009D352F" w14:paraId="0B3A2205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009FE2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แบบประกัน 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A67F76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แสดงชื่อแบบประกัน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18B376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ทีแอล ยูนิเวอร์แซลไลฟ์ 90/90 [UWB]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44DA715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009D352F" w14:paraId="467A3F4D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037DB61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ทุนประกัน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9E7EF9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แสดงข้อมูลทุนประกันภัย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1DFDF3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500,000 บาท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2482BC30" w14:textId="77777777">
                  <w:pPr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  <w:color w:val="FF0000"/>
                    </w:rPr>
                    <w:t>Sprint9</w:t>
                  </w:r>
                </w:p>
              </w:tc>
            </w:tr>
            <w:tr w:rsidR="007D07A2" w:rsidTr="009D352F" w14:paraId="4E2543C0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ADB39D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เบี้ยประกันภัยหลัก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747219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แสดงข้อมูลเบี้ยประกันภัยหลัก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EE1271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32,000 บาท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4EA5EA95" w14:textId="77777777">
                  <w:pPr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  <w:color w:val="FF0000"/>
                    </w:rPr>
                    <w:t>Sprint9</w:t>
                  </w:r>
                </w:p>
              </w:tc>
            </w:tr>
            <w:tr w:rsidR="007D07A2" w:rsidTr="009D352F" w14:paraId="41088A9C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6A4ECA1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สัญญาเพิ่มเติม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01681B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แสดงชื่อสัญญาเพิ่มเติม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A7BA0F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ค.บ.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3DB599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  <w:color w:val="FF0000"/>
                    </w:rPr>
                    <w:t>Sprint9</w:t>
                  </w:r>
                  <w:r w:rsidRPr="6B6E20D0">
                    <w:rPr>
                      <w:rFonts w:ascii="Sarabun" w:hAnsi="Sarabun" w:eastAsia="Sarabun" w:cs="Sarabun"/>
                    </w:rPr>
                    <w:t>กรณีไม่มีสัญญาเพิ่มเติมให้ระบบแสดง - (ขีดกลาง)</w:t>
                  </w:r>
                </w:p>
              </w:tc>
            </w:tr>
            <w:tr w:rsidR="007D07A2" w:rsidTr="009D352F" w14:paraId="2E5AD46D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FBA68A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เบี้ยสัญญาเพิ่มเติม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D4D8A5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แสดงข้อมูลเบี้ยสัญญาเพิ่มเติม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2BFE90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1,500 บาท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75B2301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  <w:color w:val="FF0000"/>
                    </w:rPr>
                    <w:t>Sprint9</w:t>
                  </w:r>
                  <w:r w:rsidRPr="6B6E20D0">
                    <w:rPr>
                      <w:rFonts w:ascii="Sarabun" w:hAnsi="Sarabun" w:eastAsia="Sarabun" w:cs="Sarabun"/>
                    </w:rPr>
                    <w:t>กรณีไม่มีสัญญาเพิ่มเติมให้ระบบแสดง - (ขีดกลาง)</w:t>
                  </w:r>
                </w:p>
              </w:tc>
            </w:tr>
            <w:tr w:rsidR="007D07A2" w:rsidTr="009D352F" w14:paraId="594A178C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D94251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เบี้ยประกันภัยรวม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7611A0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แสดงข้อมูลเบี้ยประกันภัยรวม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3319EC6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33,500 บาท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71A4C5ED" w14:textId="77777777">
                  <w:pPr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  <w:color w:val="FF0000"/>
                    </w:rPr>
                    <w:t>Sprint9</w:t>
                  </w:r>
                </w:p>
              </w:tc>
            </w:tr>
            <w:tr w:rsidR="007D07A2" w:rsidTr="009D352F" w14:paraId="788BC7CB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A7638D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เลขที่ใบคำขอ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46F67E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แสดงหมายเลขใบคำขอ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70F29E1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00127131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26A73AE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009D352F" w14:paraId="04E9FC8D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57CBE1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สถานะใบคำขอ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D946DD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แสดงสถานะใบคำขอ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245A406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กำลังดำเนินการนำส่ง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44B23D6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009D352F" w14:paraId="2881E45F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F8A61D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commentRangeStart w:id="9"/>
                  <w:r w:rsidRPr="6B6E20D0">
                    <w:rPr>
                      <w:rFonts w:ascii="Sarabun" w:hAnsi="Sarabun" w:eastAsia="Sarabun" w:cs="Sarabun"/>
                    </w:rPr>
                    <w:t>เลขที่กรมธรรม์ชั่วคราว</w:t>
                  </w:r>
                  <w:commentRangeEnd w:id="9"/>
                  <w:r w:rsidR="009D352F">
                    <w:rPr>
                      <w:rStyle w:val="CommentReference"/>
                      <w:rFonts w:ascii="Sarabun" w:hAnsi="Sarabun" w:eastAsia="Sarabun" w:cs="Sarabun"/>
                      <w:sz w:val="22"/>
                      <w:szCs w:val="22"/>
                    </w:rPr>
                    <w:commentReference w:id="9"/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AD7A2C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แสดงเลขที่กรมธรรม์ชั่วคราว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0B2E84" w:rsidR="000B2E84" w:rsidP="00223DC9" w:rsidRDefault="2C0201B8" w14:paraId="5D8BD4C6" w14:textId="2A54ED68">
                  <w:pPr>
                    <w:widowControl w:val="0"/>
                    <w:rPr>
                      <w:rFonts w:ascii="Sarabun" w:hAnsi="Sarabun" w:eastAsia="Sarabun" w:cs="Sarabun"/>
                      <w:cs/>
                      <w:lang w:val="en-US" w:bidi="th-TH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A123456789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0B2E84" w:rsidR="000B2E84" w:rsidP="241F165A" w:rsidRDefault="2C0201B8" w14:paraId="586EAA23" w14:textId="51BF3A47">
                  <w:pPr>
                    <w:widowControl w:val="0"/>
                    <w:rPr>
                      <w:rFonts w:ascii="Sarabun" w:hAnsi="Sarabun" w:eastAsia="Sarabun" w:cs="Sarabun"/>
                      <w:lang w:val="en-US" w:bidi="th-TH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กรณีอนุมัติกรมธรรม์ Label จะถูกปรับเป็น </w:t>
                  </w:r>
                  <w:r w:rsidR="006311AD">
                    <w:br/>
                  </w:r>
                  <w:r w:rsidRPr="6B6E20D0">
                    <w:rPr>
                      <w:rFonts w:ascii="Sarabun" w:hAnsi="Sarabun" w:eastAsia="Sarabun" w:cs="Sarabun"/>
                    </w:rPr>
                    <w:t>“เลขที่กรมธรรม์”</w:t>
                  </w:r>
                </w:p>
              </w:tc>
            </w:tr>
            <w:tr w:rsidR="007D07A2" w:rsidTr="4513D033" w14:paraId="461E2C0B" w14:textId="77777777">
              <w:trPr>
                <w:trHeight w:val="420"/>
              </w:trPr>
              <w:tc>
                <w:tcPr>
                  <w:tcW w:w="8280" w:type="dxa"/>
                  <w:gridSpan w:val="4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A22DA52" w14:textId="77777777">
                  <w:pPr>
                    <w:widowControl w:val="0"/>
                    <w:rPr>
                      <w:rFonts w:ascii="Sarabun" w:hAnsi="Sarabun" w:eastAsia="Sarabun" w:cs="Sarabun"/>
                      <w:b/>
                      <w:bCs/>
                    </w:rPr>
                  </w:pPr>
                  <w:r w:rsidRPr="6B6E20D0">
                    <w:rPr>
                      <w:rFonts w:ascii="Sarabun" w:hAnsi="Sarabun" w:eastAsia="Sarabun" w:cs="Sarabun"/>
                      <w:b/>
                      <w:bCs/>
                    </w:rPr>
                    <w:t>ข้อมูลการชำระเบี้ย</w:t>
                  </w:r>
                </w:p>
              </w:tc>
            </w:tr>
            <w:tr w:rsidR="007D07A2" w:rsidTr="009D352F" w14:paraId="2D0E69FB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E8C7AF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ช่องทางชำระเบี้ย 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E5513F7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แสดงช่องทางชำระเบี้ย 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0EBCF3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บัตรเคร</w:t>
                  </w:r>
                  <w:commentRangeStart w:id="10"/>
                  <w:r w:rsidRPr="6B6E20D0">
                    <w:rPr>
                      <w:rFonts w:ascii="Sarabun" w:hAnsi="Sarabun" w:eastAsia="Sarabun" w:cs="Sarabun"/>
                    </w:rPr>
                    <w:t>ดิต</w:t>
                  </w:r>
                  <w:commentRangeEnd w:id="10"/>
                  <w:r w:rsidR="009D352F">
                    <w:rPr>
                      <w:rStyle w:val="CommentReference"/>
                      <w:rFonts w:ascii="Sarabun" w:hAnsi="Sarabun" w:eastAsia="Sarabun" w:cs="Sarabun"/>
                      <w:sz w:val="22"/>
                      <w:szCs w:val="22"/>
                    </w:rPr>
                    <w:commentReference w:id="10"/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5179145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009D352F" w14:paraId="5CA24676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D049F3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สถานะชำระเบี้ย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55DFE4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สถานะการชำระเบี้ย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1F144E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ชำระเบี้ยสำเร็จ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6FEC706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009D352F" w14:paraId="37F11AC9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8760BA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เลขที่ใบรับเงินชั่วคราว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43AB2B37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แสดงเลขที่ใบรับเงินชั่วคราว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18A5B36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768000000161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27DF2DE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009D352F" w14:paraId="1121E83F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79D746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เบี้ยประกันภัยรวม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E865B2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แสดงจำนวนเบี้ยประกันภัยรวม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36467B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43,000 บาท</w:t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6DEBFBA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009D352F" w14:paraId="05371DEA" w14:textId="77777777">
              <w:tc>
                <w:tcPr>
                  <w:tcW w:w="19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CD783B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เวลาชำระเบี้ย</w:t>
                  </w:r>
                </w:p>
                <w:p w:rsidR="007D07A2" w:rsidP="241F165A" w:rsidRDefault="2C0201B8" w14:paraId="52E5D51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สำเร็จ</w:t>
                  </w:r>
                </w:p>
              </w:tc>
              <w:tc>
                <w:tcPr>
                  <w:tcW w:w="2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62D58C7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แสดงวันเวลาที่ชำระเบี้ยสำเร็จ</w:t>
                  </w:r>
                </w:p>
              </w:tc>
              <w:tc>
                <w:tcPr>
                  <w:tcW w:w="226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4B3C0A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22 เมษายน 2568, </w:t>
                  </w:r>
                  <w:commentRangeStart w:id="11"/>
                  <w:r w:rsidRPr="6B6E20D0">
                    <w:rPr>
                      <w:rFonts w:ascii="Sarabun" w:hAnsi="Sarabun" w:eastAsia="Sarabun" w:cs="Sarabun"/>
                    </w:rPr>
                    <w:t>14:45</w:t>
                  </w:r>
                  <w:commentRangeEnd w:id="11"/>
                  <w:r w:rsidR="009D352F">
                    <w:rPr>
                      <w:rStyle w:val="CommentReference"/>
                      <w:rFonts w:ascii="Sarabun" w:hAnsi="Sarabun" w:eastAsia="Sarabun" w:cs="Sarabun"/>
                      <w:sz w:val="22"/>
                      <w:szCs w:val="22"/>
                    </w:rPr>
                    <w:commentReference w:id="11"/>
                  </w:r>
                </w:p>
              </w:tc>
              <w:tc>
                <w:tcPr>
                  <w:tcW w:w="1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1EF3ACC1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="007D07A2" w:rsidRDefault="007D07A2" w14:paraId="2E835D85" w14:textId="77777777">
            <w:pPr>
              <w:widowControl w:val="0"/>
              <w:spacing w:line="360" w:lineRule="auto"/>
              <w:rPr>
                <w:rFonts w:ascii="Sarabun" w:hAnsi="Sarabun" w:eastAsia="Sarabun" w:cs="Sarabun"/>
              </w:rPr>
            </w:pPr>
          </w:p>
          <w:p w:rsidR="007D07A2" w:rsidP="005E58B9" w:rsidRDefault="2C0201B8" w14:paraId="00A7840C" w14:textId="77777777">
            <w:pPr>
              <w:widowControl w:val="0"/>
              <w:numPr>
                <w:ilvl w:val="1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กรณีกดปุ่มย้อนกลับ :</w:t>
            </w:r>
            <w:commentRangeStart w:id="12"/>
            <w:r w:rsidRPr="6B6E20D0">
              <w:rPr>
                <w:rFonts w:ascii="Sarabun" w:hAnsi="Sarabun" w:eastAsia="Sarabun" w:cs="Sarabun"/>
              </w:rPr>
              <w:t xml:space="preserve"> ย้อนกลับไปยังหน้าจอทางเข้า</w:t>
            </w:r>
            <w:commentRangeEnd w:id="12"/>
            <w:r w:rsidR="006311A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12"/>
            </w:r>
          </w:p>
          <w:p w:rsidR="007D07A2" w:rsidP="005E58B9" w:rsidRDefault="2C0201B8" w14:paraId="358173D6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รายการใบคำขอ</w:t>
            </w:r>
          </w:p>
          <w:p w:rsidRPr="006325B4" w:rsidR="007D07A2" w:rsidP="005E58B9" w:rsidRDefault="2C0201B8" w14:paraId="05A7895D" w14:textId="35F85BBC">
            <w:pPr>
              <w:widowControl w:val="0"/>
              <w:numPr>
                <w:ilvl w:val="2"/>
                <w:numId w:val="25"/>
              </w:numPr>
              <w:spacing w:after="20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Lead Profile (Tab ใบคำขอ)</w:t>
            </w:r>
          </w:p>
          <w:p w:rsidR="007D07A2" w:rsidP="005E58B9" w:rsidRDefault="2C0201B8" w14:paraId="074D7AFF" w14:textId="77777777">
            <w:pPr>
              <w:widowControl w:val="0"/>
              <w:numPr>
                <w:ilvl w:val="0"/>
                <w:numId w:val="25"/>
              </w:numPr>
              <w:spacing w:after="20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กรณีได้รับสถานะ รับเงินคืน (Refund) แสดงรายละเอียด ดังนี้</w:t>
            </w:r>
            <w:r w:rsidRPr="6B6E20D0">
              <w:rPr>
                <w:rFonts w:ascii="Sarabun" w:hAnsi="Sarabun" w:eastAsia="Sarabun" w:cs="Sarabun"/>
                <w:b/>
                <w:bCs/>
                <w:color w:val="FF0000"/>
              </w:rPr>
              <w:t xml:space="preserve"> (R2.1 Sprint 6)</w:t>
            </w:r>
          </w:p>
          <w:tbl>
            <w:tblPr>
              <w:tblW w:w="8220" w:type="dxa"/>
              <w:tblInd w:w="720" w:type="dxa"/>
              <w:tblBorders>
                <w:top w:val="single" w:color="000000" w:themeColor="text1" w:sz="8" w:space="0"/>
                <w:left w:val="single" w:color="000000" w:themeColor="text1" w:sz="8" w:space="0"/>
                <w:bottom w:val="single" w:color="000000" w:themeColor="text1" w:sz="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80"/>
              <w:gridCol w:w="2170"/>
              <w:gridCol w:w="1825"/>
              <w:gridCol w:w="1945"/>
            </w:tblGrid>
            <w:tr w:rsidR="007D07A2" w:rsidTr="4513D033" w14:paraId="0CFE111C" w14:textId="77777777">
              <w:tc>
                <w:tcPr>
                  <w:tcW w:w="2280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427443AE" w14:textId="77777777">
                  <w:pPr>
                    <w:widowControl w:val="0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Fields</w:t>
                  </w:r>
                </w:p>
              </w:tc>
              <w:tc>
                <w:tcPr>
                  <w:tcW w:w="2170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01554926" w14:textId="77777777">
                  <w:pPr>
                    <w:widowControl w:val="0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Description</w:t>
                  </w:r>
                </w:p>
              </w:tc>
              <w:tc>
                <w:tcPr>
                  <w:tcW w:w="1825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3FE3EF9A" w14:textId="77777777">
                  <w:pPr>
                    <w:widowControl w:val="0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Example</w:t>
                  </w:r>
                </w:p>
              </w:tc>
              <w:tc>
                <w:tcPr>
                  <w:tcW w:w="1945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266BB4A6" w14:textId="77777777">
                  <w:pPr>
                    <w:widowControl w:val="0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Remark</w:t>
                  </w:r>
                </w:p>
              </w:tc>
            </w:tr>
            <w:tr w:rsidR="007D07A2" w:rsidTr="4513D033" w14:paraId="2F658F9D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9E3199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ผู้เอาประกัน 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85A8FF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แสดงคำนำหน้า ชื่อสกุลผู้เอาประกัน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551370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นางสาวทดสอบ จิตใจดี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47B96BB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63F28AEC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6434ED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แบบประกัน 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F34F2B6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แสดงชื่อแบบประกัน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D50111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ทีแอล ยูนิเวอร์แซลไลฟ์ 90/90 [UWB]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33ABE16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4D9171FF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AC8788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เลขที่ใบคำขอ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7C458A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แสดงหมายเลขใบคำขอ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328A3D36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00127131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7C5B171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38B8515F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FCF16B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สถานะใบคำขอ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6A7EEA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แสดงสถานะใบคำขอ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37A898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อนุมัติกรมธรรม์แบบมีเบี้ยเกิน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EF9ECB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- ยกเลิกรับประกัน</w:t>
                  </w:r>
                </w:p>
                <w:p w:rsidR="007D07A2" w:rsidP="241F165A" w:rsidRDefault="2C0201B8" w14:paraId="34FBBE17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- อนุมัติกรมธรรม์แบบมีเบี้ยเกิน</w:t>
                  </w:r>
                </w:p>
              </w:tc>
            </w:tr>
            <w:tr w:rsidR="007D07A2" w:rsidTr="4513D033" w14:paraId="2FF3E553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2167B4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เลขที่กรมธรรม์ชั่วคราว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3837357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แสดงเลขที่กรมธรรม์ชั่วคราว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64EC745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A123456789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5E38467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43BFEB5A" w14:textId="77777777">
              <w:tc>
                <w:tcPr>
                  <w:tcW w:w="8220" w:type="dxa"/>
                  <w:gridSpan w:val="4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AB16D6E" w14:textId="77777777">
                  <w:pPr>
                    <w:widowControl w:val="0"/>
                    <w:rPr>
                      <w:rFonts w:ascii="Sarabun" w:hAnsi="Sarabun" w:eastAsia="Sarabun" w:cs="Sarabun"/>
                      <w:b/>
                      <w:bCs/>
                    </w:rPr>
                  </w:pPr>
                  <w:r w:rsidRPr="6B6E20D0">
                    <w:rPr>
                      <w:rFonts w:ascii="Sarabun" w:hAnsi="Sarabun" w:eastAsia="Sarabun" w:cs="Sarabun"/>
                      <w:b/>
                      <w:bCs/>
                    </w:rPr>
                    <w:t>ข้อมูลการชำระเบี้ย</w:t>
                  </w:r>
                </w:p>
              </w:tc>
            </w:tr>
            <w:tr w:rsidR="007D07A2" w:rsidTr="4513D033" w14:paraId="63608F2B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4B4C61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ช่องทางชำระเบี้ย 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6205DD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แสดงช่องทางชำระเบี้ย 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2BDA446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บัตรเครดิต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70540C16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6E8DEFE9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A61431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สถานะชำระเบี้ย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0583E8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สถานะการชำระเบี้ย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4635ABE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ชำระเบี้ยสำเร็จ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529D107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79832982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639A47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เลขที่ใบรับเงินชั่วคราว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C668B5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แสดงเลขที่ใบรับเงินชั่วคราว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04FC985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768000000161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696C444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6A81EAFA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7DC4D66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เบี้ยประกันภัยรวม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9920E8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แสดงจำนวนเบี้ยประกันภัยรวม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34548E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43,000 บาท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6409E42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17C8BEF2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52077F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เวลาชำระเบี้ย</w:t>
                  </w:r>
                </w:p>
                <w:p w:rsidR="007D07A2" w:rsidP="241F165A" w:rsidRDefault="2C0201B8" w14:paraId="19A76EA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สำเร็จ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474D361E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แสดงวันเวลาที่ชำระเบี้ยสำเร็จ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821E5E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22 เมษายน 2568, 14:45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477CBF6E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675DE9DD" w14:textId="77777777">
              <w:tc>
                <w:tcPr>
                  <w:tcW w:w="8220" w:type="dxa"/>
                  <w:gridSpan w:val="4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B52178B" w14:textId="77777777">
                  <w:pPr>
                    <w:widowControl w:val="0"/>
                    <w:rPr>
                      <w:rFonts w:ascii="Sarabun" w:hAnsi="Sarabun" w:eastAsia="Sarabun" w:cs="Sarabun"/>
                      <w:b/>
                      <w:bCs/>
                    </w:rPr>
                  </w:pPr>
                  <w:r w:rsidRPr="6B6E20D0">
                    <w:rPr>
                      <w:rFonts w:ascii="Sarabun" w:hAnsi="Sarabun" w:eastAsia="Sarabun" w:cs="Sarabun"/>
                      <w:b/>
                      <w:bCs/>
                    </w:rPr>
                    <w:t>ข้อมูลการรับเงินคืน</w:t>
                  </w:r>
                </w:p>
              </w:tc>
            </w:tr>
            <w:tr w:rsidR="007D07A2" w:rsidTr="4513D033" w14:paraId="04F3FCEC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8E1B03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ช่องทางชำระเบี้ย 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532A55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แสดงช่องทางชำระเบี้ย 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2FD051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บัตรเครดิต / บัญชีธนาคาร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5FBA30EE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39E3BAAE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F3A90C6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จำนวนเงินคืน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4D0C7C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แสดงจำนวนเงินที่ต้องคืน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88C306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43,000 บาท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352A7BF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297380D5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07D854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สถานะ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A6E7CA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สถานะการรับเงินคืน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BB13C1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รอดำเนินการ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795ABF8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351AC5B9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4F22218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วันที่สถานะ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B6E049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แสดงวันเวลาที่รับสถานะล่าสุด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6B259E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22 เมษายน 2568, 14:45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332F3541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1D2BF19B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F200C2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ช่องทางการรับเงินคืน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B7EBB4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แสดงช่องทางการรับเงินคืน (ตามเงื่อนไขของการรับเงินคืน)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7E3C32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ผ่านบัตรเครดิต / บัญชีธนาคาร</w:t>
                  </w: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77C35F4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0E0ABD6A" w14:textId="77777777">
              <w:tc>
                <w:tcPr>
                  <w:tcW w:w="22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9E078B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ปุ่ม รับเงินคืน</w:t>
                  </w:r>
                </w:p>
              </w:tc>
              <w:tc>
                <w:tcPr>
                  <w:tcW w:w="2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382C64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 xml:space="preserve">เพื่อดำเนินการเข้าสู่ Process refund </w:t>
                  </w:r>
                </w:p>
              </w:tc>
              <w:tc>
                <w:tcPr>
                  <w:tcW w:w="18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7AFEC4C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  <w:tc>
                <w:tcPr>
                  <w:tcW w:w="19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1ACEE3E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="007D07A2" w:rsidP="241F165A" w:rsidRDefault="007D07A2" w14:paraId="4D113578" w14:textId="77777777">
            <w:pPr>
              <w:widowControl w:val="0"/>
              <w:spacing w:after="200"/>
              <w:rPr>
                <w:rFonts w:ascii="Sarabun" w:hAnsi="Sarabun" w:eastAsia="Sarabun" w:cs="Sarabun"/>
                <w:b/>
                <w:bCs/>
                <w:color w:val="FF0000"/>
              </w:rPr>
            </w:pPr>
          </w:p>
          <w:p w:rsidR="007D07A2" w:rsidP="005E58B9" w:rsidRDefault="2C0201B8" w14:paraId="283D0BA5" w14:textId="77777777">
            <w:pPr>
              <w:widowControl w:val="0"/>
              <w:numPr>
                <w:ilvl w:val="0"/>
                <w:numId w:val="25"/>
              </w:numPr>
              <w:rPr>
                <w:rFonts w:ascii="Sarabun" w:hAnsi="Sarabun" w:eastAsia="Sarabun" w:cs="Sarabun"/>
                <w:highlight w:val="yellow"/>
              </w:rPr>
            </w:pPr>
            <w:commentRangeStart w:id="13"/>
            <w:r w:rsidRPr="6B6E20D0">
              <w:rPr>
                <w:rFonts w:ascii="Sarabun" w:hAnsi="Sarabun" w:eastAsia="Sarabun" w:cs="Sarabun"/>
                <w:highlight w:val="yellow"/>
              </w:rPr>
              <w:t xml:space="preserve">ส่งอีเมล </w:t>
            </w:r>
            <w:r w:rsidRPr="6B6E20D0">
              <w:rPr>
                <w:rFonts w:ascii="Sarabun" w:hAnsi="Sarabun" w:eastAsia="Sarabun" w:cs="Sarabun"/>
                <w:b/>
                <w:bCs/>
                <w:color w:val="FF0000"/>
                <w:highlight w:val="yellow"/>
              </w:rPr>
              <w:t xml:space="preserve"> (R2.1 Sprint 7)</w:t>
            </w:r>
            <w:commentRangeEnd w:id="13"/>
            <w:r w:rsidR="006311AD">
              <w:rPr>
                <w:rStyle w:val="CommentReference"/>
                <w:rFonts w:ascii="Sarabun" w:hAnsi="Sarabun" w:eastAsia="Sarabun" w:cs="Sarabun"/>
                <w:sz w:val="22"/>
                <w:szCs w:val="22"/>
                <w:highlight w:val="yellow"/>
              </w:rPr>
              <w:commentReference w:id="13"/>
            </w:r>
          </w:p>
          <w:p w:rsidR="007D07A2" w:rsidP="005E58B9" w:rsidRDefault="2C0201B8" w14:paraId="48F4849E" w14:textId="77777777">
            <w:pPr>
              <w:widowControl w:val="0"/>
              <w:numPr>
                <w:ilvl w:val="1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ใบเสนอขาย (e-Quotation)</w:t>
            </w:r>
          </w:p>
          <w:p w:rsidR="007D07A2" w:rsidP="005E58B9" w:rsidRDefault="2C0201B8" w14:paraId="67908CC5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ผู้ใช้งานสามารถส่งใบเสนอขาย (e-Quotation) ทางอีเมลได้</w:t>
            </w:r>
          </w:p>
          <w:p w:rsidR="007D07A2" w:rsidP="005E58B9" w:rsidRDefault="2C0201B8" w14:paraId="2F754692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หลังจากการส่งแล้ว ระบบทำการ Disable ปุ่มและนับถอยหลัง 2 นาที</w:t>
            </w:r>
          </w:p>
          <w:p w:rsidR="007D07A2" w:rsidP="005E58B9" w:rsidRDefault="2C0201B8" w14:paraId="4121232F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หลังจากครบ 2 นาที ผู้ใช้งานสามารถกดส่งใหม่ได้อีกครั้ง</w:t>
            </w:r>
          </w:p>
          <w:p w:rsidR="007D07A2" w:rsidP="005E58B9" w:rsidRDefault="78696B01" w14:paraId="2F4F9B3D" w14:textId="27589B78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อ้างอิงการส่งอีเมลตาม Requirement: No.1 การแชร์ใบเสนอขาย อ้างอิงตามเอกสาร</w:t>
            </w:r>
            <w:hyperlink r:id="rId23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BRD - Document Sharing</w:t>
              </w:r>
            </w:hyperlink>
          </w:p>
          <w:p w:rsidR="007D07A2" w:rsidP="005E58B9" w:rsidRDefault="78696B01" w14:paraId="1C0352D9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อ้างอิงรูปแบบการส่งอีเมลตาม Sheet: TLS </w:t>
            </w:r>
            <w:hyperlink r:id="rId24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Email/SMS Template (None OTP)</w:t>
              </w:r>
            </w:hyperlink>
          </w:p>
          <w:p w:rsidR="007D07A2" w:rsidP="005E58B9" w:rsidRDefault="2C0201B8" w14:paraId="468E0096" w14:textId="7A016998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การส่งเมลให้ระบบใช้อีเมล: noreply</w:t>
            </w:r>
            <w:r w:rsidRPr="7FDB0877" w:rsidR="3F518C75">
              <w:rPr>
                <w:rFonts w:ascii="Sarabun" w:hAnsi="Sarabun" w:eastAsia="Sarabun" w:cs="Sarabun"/>
              </w:rPr>
              <w:t>-tlsmart</w:t>
            </w:r>
            <w:r w:rsidRPr="7FDB0877">
              <w:rPr>
                <w:rFonts w:ascii="Sarabun" w:hAnsi="Sarabun" w:eastAsia="Sarabun" w:cs="Sarabun"/>
              </w:rPr>
              <w:t>@thailife.com</w:t>
            </w:r>
          </w:p>
          <w:p w:rsidR="007D07A2" w:rsidP="005E58B9" w:rsidRDefault="4E656ACE" w14:paraId="50B94558" w14:textId="3BC4B70D">
            <w:pPr>
              <w:widowControl w:val="0"/>
              <w:numPr>
                <w:ilvl w:val="1"/>
                <w:numId w:val="25"/>
              </w:numPr>
              <w:rPr>
                <w:rFonts w:ascii="Sarabun" w:hAnsi="Sarabun" w:eastAsia="Sarabun" w:cs="Sarabun"/>
                <w:b/>
                <w:bCs/>
                <w:color w:val="FF0000"/>
              </w:rPr>
            </w:pPr>
            <w:r w:rsidRPr="5AB76AB7">
              <w:rPr>
                <w:rFonts w:ascii="Sarabun" w:hAnsi="Sarabun" w:eastAsia="Sarabun" w:cs="Sarabun"/>
              </w:rPr>
              <w:t>ใบคำขอ</w:t>
            </w:r>
            <w:r w:rsidRPr="5AB76AB7" w:rsidR="21BA4131">
              <w:rPr>
                <w:rFonts w:ascii="Sarabun" w:hAnsi="Sarabun" w:eastAsia="Sarabun" w:cs="Sarabun"/>
                <w:highlight w:val="yellow"/>
              </w:rPr>
              <w:t>และเอกสารอื่นๆ</w:t>
            </w:r>
            <w:r w:rsidRPr="5AB76AB7">
              <w:rPr>
                <w:rFonts w:ascii="Sarabun" w:hAnsi="Sarabun" w:eastAsia="Sarabun" w:cs="Sarabun"/>
              </w:rPr>
              <w:t xml:space="preserve"> (e-Application)</w:t>
            </w:r>
            <w:r w:rsidRPr="5AB76AB7" w:rsidR="694E4CCF">
              <w:rPr>
                <w:rFonts w:ascii="Sarabun" w:hAnsi="Sarabun" w:eastAsia="Sarabun" w:cs="Sarabun"/>
              </w:rPr>
              <w:t xml:space="preserve"> </w:t>
            </w:r>
            <w:r w:rsidRPr="5AB76AB7" w:rsidR="694E4CCF">
              <w:rPr>
                <w:rFonts w:ascii="Sarabun" w:hAnsi="Sarabun" w:eastAsia="Sarabun" w:cs="Sarabun"/>
                <w:b/>
                <w:bCs/>
                <w:color w:val="E36C0A" w:themeColor="accent6" w:themeShade="BF"/>
                <w:highlight w:val="yellow"/>
              </w:rPr>
              <w:t>[Sprint 12]</w:t>
            </w:r>
          </w:p>
          <w:p w:rsidR="007D07A2" w:rsidP="005E58B9" w:rsidRDefault="4E656ACE" w14:paraId="6EA62C6A" w14:textId="11DAE218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ผู้ใช้งานสามารถส่งใบคำขอ</w:t>
            </w:r>
            <w:r w:rsidRPr="5AB76AB7" w:rsidR="2DAAD186">
              <w:rPr>
                <w:rFonts w:ascii="Sarabun" w:hAnsi="Sarabun" w:eastAsia="Sarabun" w:cs="Sarabun"/>
                <w:highlight w:val="yellow"/>
              </w:rPr>
              <w:t>และเอกสารอื่นๆ</w:t>
            </w:r>
            <w:r w:rsidRPr="5AB76AB7">
              <w:rPr>
                <w:rFonts w:ascii="Sarabun" w:hAnsi="Sarabun" w:eastAsia="Sarabun" w:cs="Sarabun"/>
              </w:rPr>
              <w:t xml:space="preserve"> (e-Application) ทางอีเมลได้</w:t>
            </w:r>
          </w:p>
          <w:p w:rsidR="007D07A2" w:rsidP="005E58B9" w:rsidRDefault="2C0201B8" w14:paraId="7802CA7A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หลังจากกดส่งแล้ว ระบบทำการ Disable ปุ่มและนับถอยหลัง 2 นาที</w:t>
            </w:r>
          </w:p>
          <w:p w:rsidR="007D07A2" w:rsidP="005E58B9" w:rsidRDefault="2C0201B8" w14:paraId="1E1EA0C9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หลังจากครบ 2 นาที ผู้ใช้งานสามารถกดส่ง ใหม่ได้อีกครั้ง DIM doctype 100289 </w:t>
            </w:r>
          </w:p>
          <w:p w:rsidR="007D07A2" w:rsidP="005E58B9" w:rsidRDefault="78696B01" w14:paraId="180AF93E" w14:textId="04D7A59D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อ้างอิงการส่งทางอีเมลตาม Requirement: No.2 การแชร์ใบคำขอ อ้างอิงตามเอกสาร</w:t>
            </w:r>
            <w:hyperlink r:id="rId25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BRD - Document Sharing</w:t>
              </w:r>
            </w:hyperlink>
          </w:p>
          <w:p w:rsidR="007D07A2" w:rsidP="005E58B9" w:rsidRDefault="78696B01" w14:paraId="7808782B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อ้างอิงรูปแบบการส่งอีเมลตาม Sheet: TLS108E  </w:t>
            </w:r>
            <w:hyperlink r:id="rId26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Email/SMS Template (None OTP)</w:t>
              </w:r>
            </w:hyperlink>
          </w:p>
          <w:p w:rsidR="007D07A2" w:rsidP="005E58B9" w:rsidRDefault="2C0201B8" w14:paraId="77F6EFBF" w14:textId="70ED32BA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การส่งเมลให้ระบบใช้อีเมล: noreply</w:t>
            </w:r>
            <w:r w:rsidRPr="7FDB0877" w:rsidR="788BCDD1">
              <w:rPr>
                <w:rFonts w:ascii="Sarabun" w:hAnsi="Sarabun" w:eastAsia="Sarabun" w:cs="Sarabun"/>
              </w:rPr>
              <w:t>-tlsmart</w:t>
            </w:r>
            <w:r w:rsidRPr="7FDB0877">
              <w:rPr>
                <w:rFonts w:ascii="Sarabun" w:hAnsi="Sarabun" w:eastAsia="Sarabun" w:cs="Sarabun"/>
              </w:rPr>
              <w:t>@thailife.com</w:t>
            </w:r>
          </w:p>
          <w:p w:rsidR="007D07A2" w:rsidP="005E58B9" w:rsidRDefault="2C0201B8" w14:paraId="57586267" w14:textId="77777777">
            <w:pPr>
              <w:widowControl w:val="0"/>
              <w:numPr>
                <w:ilvl w:val="1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ใบรับเงินชั่วคราว (E-TR)</w:t>
            </w:r>
          </w:p>
          <w:p w:rsidR="007D07A2" w:rsidP="005E58B9" w:rsidRDefault="2C0201B8" w14:paraId="74C3F889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ผู้ใช้งานสามารถส่งใบรับเงินชั่วคราว (E-TR) ทางอีเมลได้</w:t>
            </w:r>
          </w:p>
          <w:p w:rsidR="007D07A2" w:rsidP="005E58B9" w:rsidRDefault="2C0201B8" w14:paraId="1D2287EC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ระบบแสดงตัวเลือกให้ส่งอีเมลไปยัง ฝ่ายขาย หรือ ผู้ขอเอาประกันภัย</w:t>
            </w:r>
          </w:p>
          <w:p w:rsidR="007D07A2" w:rsidP="005E58B9" w:rsidRDefault="2C0201B8" w14:paraId="50C52ECB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หลังจากกดส่งแล้ว ระบบทำการ Disable ปุ่มและนับถอยหลัง 2 นาที</w:t>
            </w:r>
          </w:p>
          <w:p w:rsidR="007D07A2" w:rsidP="005E58B9" w:rsidRDefault="2C0201B8" w14:paraId="37A0F538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ผู้ใช้งานสามารถกดส่งใหม่ได้อีกครั้ง หลังจากครบ 2 นาที</w:t>
            </w:r>
          </w:p>
          <w:p w:rsidRPr="00E738AC" w:rsidR="007D07A2" w:rsidP="005E58B9" w:rsidRDefault="78696B01" w14:paraId="34EC2628" w14:textId="20FB5B8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อ้างอิงการส่งอีเมลตาม Requirement No.4 การแชร์ใบรับเงินชั่วคราว อ้างอิงตามเอกสาร </w:t>
            </w:r>
            <w:hyperlink r:id="rId27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BRD - Document Sharing</w:t>
              </w:r>
            </w:hyperlink>
            <w:r w:rsidRPr="3070D2CA">
              <w:rPr>
                <w:rFonts w:ascii="Sarabun" w:hAnsi="Sarabun" w:eastAsia="Sarabun" w:cs="Sarabun"/>
              </w:rPr>
              <w:t xml:space="preserve"> และการออกใบรับเงินชั่วคราว (E-TR) : </w:t>
            </w:r>
            <w:hyperlink r:id="rId28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BRD - Payment _V1.0</w:t>
              </w:r>
            </w:hyperlink>
          </w:p>
          <w:p w:rsidR="00E738AC" w:rsidP="00E738AC" w:rsidRDefault="00E738AC" w14:paraId="3B7A5997" w14:textId="77777777">
            <w:pPr>
              <w:widowControl w:val="0"/>
              <w:rPr>
                <w:lang w:val="en-US"/>
              </w:rPr>
            </w:pPr>
          </w:p>
          <w:p w:rsidR="00E738AC" w:rsidP="00E738AC" w:rsidRDefault="00E738AC" w14:paraId="3C8F2700" w14:textId="77777777">
            <w:pPr>
              <w:widowControl w:val="0"/>
              <w:rPr>
                <w:rFonts w:ascii="Sarabun" w:hAnsi="Sarabun" w:eastAsia="Sarabun" w:cs="Sarabun"/>
              </w:rPr>
            </w:pPr>
          </w:p>
          <w:p w:rsidR="007D07A2" w:rsidP="005E58B9" w:rsidRDefault="78696B01" w14:paraId="6280AAF0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อ้างอิงการส่งอีเมลให้ฝ่ายขายตาม Sheet: TLS101E</w:t>
            </w:r>
            <w:hyperlink r:id="rId29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Email/SMS Template (None OTP)</w:t>
              </w:r>
            </w:hyperlink>
          </w:p>
          <w:p w:rsidR="007D07A2" w:rsidP="005E58B9" w:rsidRDefault="78696B01" w14:paraId="7D2AB44B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อ้างอิงการส่งอีเมลให้ผู้ขอเอาประกันภัยตาม Sheet: TLS102E</w:t>
            </w:r>
            <w:hyperlink r:id="rId30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Email/SMS Template (None OTP)</w:t>
              </w:r>
            </w:hyperlink>
          </w:p>
          <w:p w:rsidR="007D07A2" w:rsidP="005E58B9" w:rsidRDefault="2C0201B8" w14:paraId="6A538BCB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ระบบไม่มีจำกัดจำนวนครั้งในการส่งอีเมลทั้ง 3 ฉบับ</w:t>
            </w:r>
          </w:p>
          <w:p w:rsidR="007D07A2" w:rsidP="005E58B9" w:rsidRDefault="2C0201B8" w14:paraId="2226CFFA" w14:textId="73E86D80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ผู้ใช้งานดำเนินการส่งได้</w:t>
            </w:r>
            <w:r w:rsidRPr="6B6E20D0" w:rsidR="7BD1ADFB">
              <w:rPr>
                <w:rFonts w:ascii="Sarabun" w:hAnsi="Sarabun" w:eastAsia="Sarabun" w:cs="Sarabun"/>
              </w:rPr>
              <w:t>ตั้งแต่สถานะ</w:t>
            </w:r>
            <w:r w:rsidRPr="6B6E20D0">
              <w:rPr>
                <w:rFonts w:ascii="Sarabun" w:hAnsi="Sarabun" w:eastAsia="Sarabun" w:cs="Sarabun"/>
              </w:rPr>
              <w:t xml:space="preserve"> รับนำส่งสำเร็จ</w:t>
            </w:r>
          </w:p>
          <w:p w:rsidR="007D07A2" w:rsidP="005E58B9" w:rsidRDefault="2C0201B8" w14:paraId="46056C82" w14:textId="5D000214">
            <w:pPr>
              <w:widowControl w:val="0"/>
              <w:numPr>
                <w:ilvl w:val="2"/>
                <w:numId w:val="25"/>
              </w:numPr>
              <w:spacing w:after="20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การส่งเมลให้ระบบใช้อีเมล: noreply</w:t>
            </w:r>
            <w:r w:rsidRPr="7FDB0877" w:rsidR="18310C1F">
              <w:rPr>
                <w:rFonts w:ascii="Sarabun" w:hAnsi="Sarabun" w:eastAsia="Sarabun" w:cs="Sarabun"/>
              </w:rPr>
              <w:t>-tlsmart</w:t>
            </w:r>
            <w:r w:rsidRPr="7FDB0877">
              <w:rPr>
                <w:rFonts w:ascii="Sarabun" w:hAnsi="Sarabun" w:eastAsia="Sarabun" w:cs="Sarabun"/>
              </w:rPr>
              <w:t>@thailife.com</w:t>
            </w:r>
          </w:p>
          <w:p w:rsidR="007D07A2" w:rsidRDefault="007D07A2" w14:paraId="59208407" w14:textId="77777777">
            <w:pPr>
              <w:widowControl w:val="0"/>
              <w:spacing w:after="200"/>
              <w:ind w:left="2160"/>
              <w:rPr>
                <w:rFonts w:ascii="Sarabun" w:hAnsi="Sarabun" w:eastAsia="Sarabun" w:cs="Sarabun"/>
              </w:rPr>
            </w:pPr>
          </w:p>
          <w:p w:rsidR="007D07A2" w:rsidP="005E58B9" w:rsidRDefault="2C0201B8" w14:paraId="4F75E15A" w14:textId="77777777">
            <w:pPr>
              <w:widowControl w:val="0"/>
              <w:numPr>
                <w:ilvl w:val="0"/>
                <w:numId w:val="25"/>
              </w:numPr>
              <w:spacing w:after="200"/>
              <w:rPr>
                <w:rFonts w:ascii="Sarabun" w:hAnsi="Sarabun" w:eastAsia="Sarabun" w:cs="Sarabun"/>
                <w:highlight w:val="yellow"/>
              </w:rPr>
            </w:pPr>
            <w:commentRangeStart w:id="14"/>
            <w:commentRangeStart w:id="15"/>
            <w:r w:rsidRPr="6B6E20D0">
              <w:rPr>
                <w:rFonts w:ascii="Sarabun" w:hAnsi="Sarabun" w:eastAsia="Sarabun" w:cs="Sarabun"/>
                <w:highlight w:val="yellow"/>
              </w:rPr>
              <w:t xml:space="preserve">ดูข้อมูล </w:t>
            </w:r>
            <w:r w:rsidRPr="6B6E20D0">
              <w:rPr>
                <w:rFonts w:ascii="Sarabun" w:hAnsi="Sarabun" w:eastAsia="Sarabun" w:cs="Sarabun"/>
                <w:b/>
                <w:bCs/>
                <w:color w:val="FF0000"/>
                <w:highlight w:val="yellow"/>
              </w:rPr>
              <w:t>(R2.1 Sprint 7)</w:t>
            </w:r>
            <w:commentRangeEnd w:id="15"/>
            <w:r w:rsidRPr="6B6E20D0" w:rsidR="006311AD">
              <w:rPr>
                <w:rStyle w:val="CommentReference"/>
                <w:rFonts w:ascii="Sarabun" w:hAnsi="Sarabun" w:eastAsia="Sarabun" w:cs="Sarabun"/>
                <w:b/>
                <w:bCs/>
                <w:color w:val="FF0000"/>
                <w:sz w:val="22"/>
                <w:szCs w:val="22"/>
              </w:rPr>
              <w:commentReference w:id="15"/>
            </w:r>
            <w:commentRangeEnd w:id="14"/>
            <w:r w:rsidRPr="6B6E20D0" w:rsidR="006311AD">
              <w:rPr>
                <w:rStyle w:val="CommentReference"/>
                <w:rFonts w:ascii="Sarabun" w:hAnsi="Sarabun" w:eastAsia="Sarabun" w:cs="Sarabun"/>
                <w:b/>
                <w:bCs/>
                <w:color w:val="FF0000"/>
                <w:sz w:val="22"/>
                <w:szCs w:val="22"/>
              </w:rPr>
              <w:commentReference w:id="14"/>
            </w:r>
            <w:r w:rsidRPr="6B6E20D0">
              <w:rPr>
                <w:rFonts w:ascii="Sarabun" w:hAnsi="Sarabun" w:eastAsia="Sarabun" w:cs="Sarabun"/>
                <w:b/>
                <w:bCs/>
                <w:color w:val="FF0000"/>
              </w:rPr>
              <w:t xml:space="preserve"> </w:t>
            </w:r>
          </w:p>
          <w:p w:rsidR="007D07A2" w:rsidP="241F165A" w:rsidRDefault="2C0201B8" w14:paraId="7853073E" w14:textId="0DCDF6A7">
            <w:pPr>
              <w:widowControl w:val="0"/>
              <w:spacing w:after="200"/>
              <w:ind w:left="720"/>
              <w:rPr>
                <w:rFonts w:ascii="Sarabun" w:hAnsi="Sarabun" w:eastAsia="Sarabun" w:cs="Sarabun"/>
                <w:color w:val="FF0000"/>
              </w:rPr>
            </w:pPr>
            <w:r w:rsidRPr="6B6E20D0">
              <w:rPr>
                <w:rFonts w:ascii="Sarabun" w:hAnsi="Sarabun" w:eastAsia="Sarabun" w:cs="Sarabun"/>
                <w:color w:val="FF0000"/>
              </w:rPr>
              <w:t>ใน Sprint 7 นี้ ยังไม่กำหนดเรื่องระยะเวลาการเริ่มนับอายุของใบคำขอ, ใบเสนอขาย และใบรับเงินชั่วคราว และจะแสดง PDF &amp; ส่งอีเมลตลอด ไม่ระบุวัน โดยการกำหนดระยะเวลาให้ดำเนินการใน Sprint-</w:t>
            </w:r>
            <w:r w:rsidRPr="6B6E20D0" w:rsidR="65EB4E41">
              <w:rPr>
                <w:rFonts w:ascii="Sarabun" w:hAnsi="Sarabun" w:eastAsia="Sarabun" w:cs="Sarabun"/>
                <w:color w:val="FF0000"/>
              </w:rPr>
              <w:t>13</w:t>
            </w:r>
            <w:r w:rsidRPr="6B6E20D0">
              <w:rPr>
                <w:rFonts w:ascii="Sarabun" w:hAnsi="Sarabun" w:eastAsia="Sarabun" w:cs="Sarabun"/>
                <w:color w:val="FF0000"/>
              </w:rPr>
              <w:t xml:space="preserve"> เรื่อง Data Retention</w:t>
            </w:r>
          </w:p>
          <w:p w:rsidR="007D07A2" w:rsidP="005E58B9" w:rsidRDefault="2C0201B8" w14:paraId="2449D5A7" w14:textId="77777777">
            <w:pPr>
              <w:widowControl w:val="0"/>
              <w:numPr>
                <w:ilvl w:val="1"/>
                <w:numId w:val="25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ใบเสนอขาย (e-Quotation)</w:t>
            </w:r>
          </w:p>
          <w:p w:rsidR="007D07A2" w:rsidP="005E58B9" w:rsidRDefault="2C0201B8" w14:paraId="3F963286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ผู้ใช้งานสามารถดูใบเสนอขายรูปแบบ PDF ได้ เป็นระยะเวลา 1 ปี นับจากวันที่จ่ายเงินสำเร็จ</w:t>
            </w:r>
          </w:p>
          <w:p w:rsidR="007D07A2" w:rsidP="005E58B9" w:rsidRDefault="4E656ACE" w14:paraId="001D03C5" w14:textId="4A8351BE">
            <w:pPr>
              <w:widowControl w:val="0"/>
              <w:numPr>
                <w:ilvl w:val="1"/>
                <w:numId w:val="25"/>
              </w:numPr>
              <w:rPr>
                <w:rFonts w:ascii="Sarabun" w:hAnsi="Sarabun" w:eastAsia="Sarabun" w:cs="Sarabun"/>
                <w:b/>
                <w:bCs/>
              </w:rPr>
            </w:pPr>
            <w:r w:rsidRPr="5AB76AB7">
              <w:rPr>
                <w:rFonts w:ascii="Sarabun" w:hAnsi="Sarabun" w:eastAsia="Sarabun" w:cs="Sarabun"/>
                <w:b/>
                <w:bCs/>
              </w:rPr>
              <w:t>ใบคำขอ</w:t>
            </w:r>
            <w:r w:rsidRPr="5AB76AB7" w:rsidR="658E0673">
              <w:rPr>
                <w:rFonts w:ascii="Sarabun" w:hAnsi="Sarabun" w:eastAsia="Sarabun" w:cs="Sarabun"/>
                <w:b/>
                <w:bCs/>
                <w:highlight w:val="yellow"/>
              </w:rPr>
              <w:t>และเอกสารอื่นๆ</w:t>
            </w:r>
            <w:r w:rsidRPr="5AB76AB7">
              <w:rPr>
                <w:rFonts w:ascii="Sarabun" w:hAnsi="Sarabun" w:eastAsia="Sarabun" w:cs="Sarabun"/>
                <w:b/>
                <w:bCs/>
              </w:rPr>
              <w:t xml:space="preserve"> (e-Application)</w:t>
            </w:r>
            <w:r w:rsidRPr="5AB76AB7" w:rsidR="300E6F0E">
              <w:rPr>
                <w:rFonts w:ascii="Sarabun" w:hAnsi="Sarabun" w:eastAsia="Sarabun" w:cs="Sarabun"/>
                <w:b/>
                <w:bCs/>
              </w:rPr>
              <w:t xml:space="preserve"> </w:t>
            </w:r>
            <w:r w:rsidRPr="5AB76AB7" w:rsidR="300E6F0E">
              <w:rPr>
                <w:rFonts w:ascii="Sarabun" w:hAnsi="Sarabun" w:eastAsia="Sarabun" w:cs="Sarabun"/>
                <w:b/>
                <w:bCs/>
                <w:color w:val="E36C0A" w:themeColor="accent6" w:themeShade="BF"/>
                <w:highlight w:val="yellow"/>
              </w:rPr>
              <w:t>[Sprint 12]</w:t>
            </w:r>
          </w:p>
          <w:p w:rsidR="007D07A2" w:rsidP="005E58B9" w:rsidRDefault="4E656ACE" w14:paraId="74263BCF" w14:textId="40C8322A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ผู้ใช้งานสามารถดูใบคำขอ</w:t>
            </w:r>
            <w:r w:rsidRPr="5AB76AB7" w:rsidR="56CBB3E6">
              <w:rPr>
                <w:rFonts w:ascii="Sarabun" w:hAnsi="Sarabun" w:eastAsia="Sarabun" w:cs="Sarabun"/>
                <w:highlight w:val="yellow"/>
              </w:rPr>
              <w:t>และเอกสารอื่นๆ</w:t>
            </w:r>
            <w:r w:rsidRPr="5AB76AB7">
              <w:rPr>
                <w:rFonts w:ascii="Sarabun" w:hAnsi="Sarabun" w:eastAsia="Sarabun" w:cs="Sarabun"/>
              </w:rPr>
              <w:t xml:space="preserve"> PDF ได้ เป็นระยะเวลา 1 ปี นับจากวันที่จ่ายเงินสำเร็จ</w:t>
            </w:r>
          </w:p>
          <w:p w:rsidR="007D07A2" w:rsidP="005E58B9" w:rsidRDefault="2C0201B8" w14:paraId="79D16A96" w14:textId="77777777">
            <w:pPr>
              <w:widowControl w:val="0"/>
              <w:numPr>
                <w:ilvl w:val="1"/>
                <w:numId w:val="25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ใบรับเงินชั่วคราว (E-TR)</w:t>
            </w:r>
          </w:p>
          <w:p w:rsidR="007D07A2" w:rsidP="005E58B9" w:rsidRDefault="2C0201B8" w14:paraId="71F2E46A" w14:textId="77777777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ผู้ใช้งานสามารถดูใบรับเงินชั่วคราว PDF ได้ เป็นระยะเวลา 1 ปี นับจากวันที่จ่ายเงินสำเร็จ โดยแบ่งเป็น</w:t>
            </w:r>
          </w:p>
          <w:p w:rsidR="007D07A2" w:rsidP="005E58B9" w:rsidRDefault="2C0201B8" w14:paraId="0E31B451" w14:textId="77777777">
            <w:pPr>
              <w:widowControl w:val="0"/>
              <w:numPr>
                <w:ilvl w:val="3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ฝ่ายขาย</w:t>
            </w:r>
          </w:p>
          <w:p w:rsidR="007D07A2" w:rsidP="005E58B9" w:rsidRDefault="2C0201B8" w14:paraId="23DF3A01" w14:textId="77777777">
            <w:pPr>
              <w:widowControl w:val="0"/>
              <w:numPr>
                <w:ilvl w:val="3"/>
                <w:numId w:val="2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ผู้ขอเอาประกันภัย</w:t>
            </w:r>
          </w:p>
          <w:p w:rsidR="007D07A2" w:rsidP="005E58B9" w:rsidRDefault="78696B01" w14:paraId="45C10324" w14:textId="77777777">
            <w:pPr>
              <w:widowControl w:val="0"/>
              <w:numPr>
                <w:ilvl w:val="3"/>
                <w:numId w:val="2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อ้างอิงรูปแบบของ PDF ใบรับเงินชั่วคราว ตาม Requirement No.5 ตามเอกสาร</w:t>
            </w:r>
            <w:hyperlink r:id="rId31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BRD - Payment _V3.1</w:t>
              </w:r>
            </w:hyperlink>
          </w:p>
          <w:p w:rsidR="007D07A2" w:rsidP="005E58B9" w:rsidRDefault="2C0201B8" w14:paraId="18A2608F" w14:textId="77777777">
            <w:pPr>
              <w:widowControl w:val="0"/>
              <w:numPr>
                <w:ilvl w:val="1"/>
                <w:numId w:val="25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เงื่อนไขเพิ่มเติม</w:t>
            </w:r>
          </w:p>
          <w:p w:rsidR="007D07A2" w:rsidP="005E58B9" w:rsidRDefault="4E656ACE" w14:paraId="285F17AE" w14:textId="72D343E0">
            <w:pPr>
              <w:widowControl w:val="0"/>
              <w:numPr>
                <w:ilvl w:val="2"/>
                <w:numId w:val="25"/>
              </w:numP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กรณีที่ใบเสนอขาย, ใบคำขอ</w:t>
            </w:r>
            <w:r w:rsidRPr="5AB76AB7" w:rsidR="7CFE1592">
              <w:rPr>
                <w:rFonts w:ascii="Sarabun" w:hAnsi="Sarabun" w:eastAsia="Sarabun" w:cs="Sarabun"/>
                <w:highlight w:val="yellow"/>
              </w:rPr>
              <w:t>และเอกสารอื่นๆ</w:t>
            </w:r>
            <w:r w:rsidRPr="5AB76AB7">
              <w:rPr>
                <w:rFonts w:ascii="Sarabun" w:hAnsi="Sarabun" w:eastAsia="Sarabun" w:cs="Sarabun"/>
              </w:rPr>
              <w:t xml:space="preserve"> และใบรับเงินชั่วคราว อายุมากกว่า 1 ปี ไม่ต้องแสดงปุ่ม ดูข้อมูลรูปแบบ PDF ของทั้ง 3 เอกสาร</w:t>
            </w:r>
          </w:p>
          <w:p w:rsidR="007D07A2" w:rsidP="005E58B9" w:rsidRDefault="4E656ACE" w14:paraId="631C3DDC" w14:textId="785EF9C6">
            <w:pPr>
              <w:widowControl w:val="0"/>
              <w:numPr>
                <w:ilvl w:val="2"/>
                <w:numId w:val="25"/>
              </w:numPr>
              <w:spacing w:after="20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กรณีที่ใบเสนอขาย, ใบคำขอ</w:t>
            </w:r>
            <w:r w:rsidRPr="5AB76AB7" w:rsidR="2C67D173">
              <w:rPr>
                <w:rFonts w:ascii="Sarabun" w:hAnsi="Sarabun" w:eastAsia="Sarabun" w:cs="Sarabun"/>
                <w:highlight w:val="yellow"/>
              </w:rPr>
              <w:t>และเอกสารอื่นๆ</w:t>
            </w:r>
            <w:r w:rsidRPr="5AB76AB7">
              <w:rPr>
                <w:rFonts w:ascii="Sarabun" w:hAnsi="Sarabun" w:eastAsia="Sarabun" w:cs="Sarabun"/>
              </w:rPr>
              <w:t xml:space="preserve"> และใบรับเงินชั่วคราว อายุมากกว่า 1 ปี ไม่ต้องแสดงปุ่ม ส่งอีเมล ของทั้ง 3 เอกสาร</w:t>
            </w:r>
          </w:p>
        </w:tc>
      </w:tr>
      <w:tr w:rsidR="007D07A2" w:rsidTr="4513D033" w14:paraId="2615F221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58576F3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1C313048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007D07A2" w:rsidTr="4513D033" w14:paraId="70AA3BED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2F6A9C4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3BDB8C82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007D07A2" w:rsidP="241F165A" w:rsidRDefault="007D07A2" w14:paraId="4DC9F818" w14:textId="77777777">
      <w:pPr>
        <w:shd w:val="clear" w:color="auto" w:fill="FFFFFF" w:themeFill="background1"/>
        <w:rPr>
          <w:rFonts w:ascii="Sarabun" w:hAnsi="Sarabun" w:eastAsia="Sarabun" w:cs="Sarabun"/>
        </w:rPr>
      </w:pPr>
    </w:p>
    <w:p w:rsidR="007D07A2" w:rsidP="241F165A" w:rsidRDefault="007D07A2" w14:paraId="583F9A71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Pr="00E738AC" w:rsidR="00E738AC" w:rsidP="241F165A" w:rsidRDefault="00E738AC" w14:paraId="3F749983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="007D07A2" w:rsidP="241F165A" w:rsidRDefault="007D07A2" w14:paraId="1B14C635" w14:textId="77777777">
      <w:pPr>
        <w:shd w:val="clear" w:color="auto" w:fill="FFFFFF" w:themeFill="background1"/>
        <w:rPr>
          <w:rFonts w:ascii="Sarabun" w:hAnsi="Sarabun" w:eastAsia="Sarabun" w:cs="Sarabun"/>
        </w:rPr>
      </w:pPr>
    </w:p>
    <w:tbl>
      <w:tblPr>
        <w:tblW w:w="979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705"/>
        <w:gridCol w:w="8085"/>
      </w:tblGrid>
      <w:tr w:rsidR="007D07A2" w:rsidTr="3070D2CA" w14:paraId="0A63DFD6" w14:textId="77777777">
        <w:trPr>
          <w:trHeight w:val="300"/>
        </w:trPr>
        <w:tc>
          <w:tcPr>
            <w:tcW w:w="17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07049AFA" w14:textId="77777777">
            <w:pPr>
              <w:widowControl w:val="0"/>
              <w:rPr>
                <w:rFonts w:ascii="Sarabun" w:hAnsi="Sarabun" w:eastAsia="Sarabun" w:cs="Sarabun"/>
                <w:color w:val="FF9900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Requirement No.2</w:t>
            </w:r>
          </w:p>
        </w:tc>
        <w:tc>
          <w:tcPr>
            <w:tcW w:w="80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56BA1361" w14:textId="15CEAA43">
            <w:pPr>
              <w:pStyle w:val="Heading4"/>
              <w:widowControl w:val="0"/>
              <w:rPr>
                <w:b/>
                <w:bCs/>
              </w:rPr>
            </w:pPr>
            <w:bookmarkStart w:name="_14xtnm5ory0x" w:id="16"/>
            <w:bookmarkEnd w:id="16"/>
            <w:r w:rsidRPr="6B6E20D0">
              <w:rPr>
                <w:b/>
                <w:bCs/>
              </w:rPr>
              <w:t>[Sprint</w:t>
            </w:r>
            <w:r w:rsidRPr="6B6E20D0" w:rsidR="2F253450">
              <w:rPr>
                <w:b/>
                <w:bCs/>
              </w:rPr>
              <w:t xml:space="preserve"> </w:t>
            </w:r>
            <w:r w:rsidRPr="6B6E20D0">
              <w:rPr>
                <w:b/>
                <w:bCs/>
              </w:rPr>
              <w:t>7]</w:t>
            </w:r>
            <w:commentRangeStart w:id="17"/>
            <w:r w:rsidRPr="6B6E20D0">
              <w:rPr>
                <w:b/>
                <w:bCs/>
              </w:rPr>
              <w:t xml:space="preserve"> Application List</w:t>
            </w:r>
            <w:commentRangeEnd w:id="17"/>
            <w:r w:rsidR="006311AD">
              <w:rPr>
                <w:rStyle w:val="CommentReference"/>
                <w:b/>
                <w:bCs/>
                <w:sz w:val="22"/>
                <w:szCs w:val="22"/>
              </w:rPr>
              <w:commentReference w:id="17"/>
            </w:r>
          </w:p>
          <w:p w:rsidR="007D07A2" w:rsidP="005E58B9" w:rsidRDefault="2C0201B8" w14:paraId="3B8650AC" w14:textId="77777777">
            <w:pPr>
              <w:widowControl w:val="0"/>
              <w:numPr>
                <w:ilvl w:val="0"/>
                <w:numId w:val="21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เพื่อให้ผู้ใช้งานสามารถดูรายการ Application List</w:t>
            </w:r>
          </w:p>
          <w:p w:rsidR="007D07A2" w:rsidP="005E58B9" w:rsidRDefault="2C0201B8" w14:paraId="2AD1A78F" w14:textId="77777777">
            <w:pPr>
              <w:widowControl w:val="0"/>
              <w:numPr>
                <w:ilvl w:val="0"/>
                <w:numId w:val="21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เพื่อให้ผู้ใช้งานสามารถแก้ไขข้อมูลของใบคำขอ</w:t>
            </w:r>
          </w:p>
          <w:p w:rsidR="007D07A2" w:rsidP="005E58B9" w:rsidRDefault="2C0201B8" w14:paraId="4815E0F5" w14:textId="77777777">
            <w:pPr>
              <w:widowControl w:val="0"/>
              <w:numPr>
                <w:ilvl w:val="0"/>
                <w:numId w:val="21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เพื่อให้ผู้ใช้งานสามารถลบใบคำขอ </w:t>
            </w:r>
          </w:p>
        </w:tc>
      </w:tr>
      <w:tr w:rsidR="007D07A2" w:rsidTr="3070D2CA" w14:paraId="53A691CA" w14:textId="77777777">
        <w:trPr>
          <w:trHeight w:val="300"/>
        </w:trPr>
        <w:tc>
          <w:tcPr>
            <w:tcW w:w="17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48EDD80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0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67D43949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สร้างใบเสนอขาย/สร้างใบคำขอ</w:t>
            </w:r>
          </w:p>
        </w:tc>
      </w:tr>
      <w:tr w:rsidR="007D07A2" w:rsidTr="3070D2CA" w14:paraId="0016AA48" w14:textId="77777777">
        <w:trPr>
          <w:trHeight w:val="300"/>
        </w:trPr>
        <w:tc>
          <w:tcPr>
            <w:tcW w:w="17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833DE48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0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8E33936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007D07A2" w:rsidTr="3070D2CA" w14:paraId="5F4CEBE1" w14:textId="77777777">
        <w:trPr>
          <w:trHeight w:val="300"/>
        </w:trPr>
        <w:tc>
          <w:tcPr>
            <w:tcW w:w="17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008F4196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0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12D3B82A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007D07A2" w:rsidTr="3070D2CA" w14:paraId="5A3B9416" w14:textId="77777777">
        <w:trPr>
          <w:trHeight w:val="420"/>
        </w:trPr>
        <w:tc>
          <w:tcPr>
            <w:tcW w:w="9790" w:type="dxa"/>
            <w:gridSpan w:val="2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250209B8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007D07A2" w:rsidTr="3070D2CA" w14:paraId="0D743538" w14:textId="77777777">
        <w:trPr>
          <w:trHeight w:val="420"/>
        </w:trPr>
        <w:tc>
          <w:tcPr>
            <w:tcW w:w="979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07A2" w:rsidP="005E58B9" w:rsidRDefault="2C0201B8" w14:paraId="16CCDF78" w14:textId="77777777">
            <w:pPr>
              <w:widowControl w:val="0"/>
              <w:numPr>
                <w:ilvl w:val="0"/>
                <w:numId w:val="18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Application List (ตัวเอง)</w:t>
            </w:r>
          </w:p>
          <w:p w:rsidR="007D07A2" w:rsidP="241F165A" w:rsidRDefault="2C0201B8" w14:paraId="4CA5ABED" w14:textId="77777777">
            <w:pPr>
              <w:widowControl w:val="0"/>
              <w:ind w:left="7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ระบบแสดงรายการใบคำขอทั้งหมดในระบบ ประกอบด้วย</w:t>
            </w:r>
          </w:p>
          <w:p w:rsidR="007D07A2" w:rsidP="005E58B9" w:rsidRDefault="2C0201B8" w14:paraId="0AC178D2" w14:textId="77777777">
            <w:pPr>
              <w:widowControl w:val="0"/>
              <w:numPr>
                <w:ilvl w:val="0"/>
                <w:numId w:val="14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ชื่อ - นามสกุล และเบอร์โทรศัพท์มือถือ</w:t>
            </w:r>
          </w:p>
          <w:p w:rsidR="007D07A2" w:rsidP="005E58B9" w:rsidRDefault="2C0201B8" w14:paraId="3B44BBF9" w14:textId="77777777">
            <w:pPr>
              <w:widowControl w:val="0"/>
              <w:numPr>
                <w:ilvl w:val="0"/>
                <w:numId w:val="14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แบบประกัน</w:t>
            </w:r>
          </w:p>
          <w:p w:rsidR="007D07A2" w:rsidP="005E58B9" w:rsidRDefault="2C0201B8" w14:paraId="56EC1553" w14:textId="77777777">
            <w:pPr>
              <w:widowControl w:val="0"/>
              <w:numPr>
                <w:ilvl w:val="0"/>
                <w:numId w:val="14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ทุนประกัน</w:t>
            </w:r>
          </w:p>
          <w:p w:rsidR="007D07A2" w:rsidP="005E58B9" w:rsidRDefault="2C0201B8" w14:paraId="39FAF123" w14:textId="77777777">
            <w:pPr>
              <w:widowControl w:val="0"/>
              <w:numPr>
                <w:ilvl w:val="0"/>
                <w:numId w:val="14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เลขที่ใบคำขอ</w:t>
            </w:r>
          </w:p>
          <w:p w:rsidR="007D07A2" w:rsidP="005E58B9" w:rsidRDefault="2C0201B8" w14:paraId="6B019957" w14:textId="77777777">
            <w:pPr>
              <w:widowControl w:val="0"/>
              <w:numPr>
                <w:ilvl w:val="0"/>
                <w:numId w:val="14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สถานะ</w:t>
            </w:r>
          </w:p>
          <w:p w:rsidR="007D07A2" w:rsidP="005E58B9" w:rsidRDefault="2C0201B8" w14:paraId="37647F57" w14:textId="77777777">
            <w:pPr>
              <w:widowControl w:val="0"/>
              <w:numPr>
                <w:ilvl w:val="0"/>
                <w:numId w:val="14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วันหมดอายุ</w:t>
            </w:r>
          </w:p>
          <w:p w:rsidR="007D07A2" w:rsidP="005E58B9" w:rsidRDefault="2C0201B8" w14:paraId="2575F344" w14:textId="77777777">
            <w:pPr>
              <w:widowControl w:val="0"/>
              <w:numPr>
                <w:ilvl w:val="0"/>
                <w:numId w:val="14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การจัดการ</w:t>
            </w:r>
          </w:p>
          <w:p w:rsidR="007D07A2" w:rsidRDefault="007D07A2" w14:paraId="39023632" w14:textId="77777777">
            <w:pPr>
              <w:widowControl w:val="0"/>
              <w:rPr>
                <w:rFonts w:ascii="Sarabun" w:hAnsi="Sarabun" w:eastAsia="Sarabun" w:cs="Sarabun"/>
              </w:rPr>
            </w:pPr>
          </w:p>
          <w:p w:rsidR="007D07A2" w:rsidP="241F165A" w:rsidRDefault="2C0201B8" w14:paraId="24E5E260" w14:textId="77777777">
            <w:pPr>
              <w:widowControl w:val="0"/>
              <w:ind w:left="720"/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โดยมีเงื่อนไขเพิ่มเติม ดังนี้</w:t>
            </w:r>
          </w:p>
          <w:p w:rsidR="007D07A2" w:rsidP="005E58B9" w:rsidRDefault="2C0201B8" w14:paraId="222A37EC" w14:textId="77777777">
            <w:pPr>
              <w:widowControl w:val="0"/>
              <w:numPr>
                <w:ilvl w:val="0"/>
                <w:numId w:val="17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ชื่อ - นามสกุล และเบอร์โทรศัพท์มือถือ, แบบประกัน, ทุนประกัน</w:t>
            </w:r>
          </w:p>
          <w:p w:rsidR="007D07A2" w:rsidP="005E58B9" w:rsidRDefault="2C0201B8" w14:paraId="48B0114E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ชื่อ - นามสกุล และเบอร์โทรศัพท์มือถือ ระบบดึงข้อมูลจากใบเสนอขายมาแสดงในรูปแบบเดียวกับ ผู้มุ่งหวัง ดังตัวอย่าง</w:t>
            </w:r>
          </w:p>
          <w:p w:rsidR="007D07A2" w:rsidRDefault="2C0201B8" w14:paraId="2594BC7F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>
              <w:drawing>
                <wp:inline distT="0" distB="0" distL="0" distR="0" wp14:anchorId="3C74EF22" wp14:editId="3EB7D3AE">
                  <wp:extent cx="5710238" cy="2653423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238" cy="26534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D07A2" w:rsidP="005E58B9" w:rsidRDefault="2C0201B8" w14:paraId="561021D6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แบบประกัน, ทุนประกัน ระบบแสดงข้อมูลตามใบเสนอขาย</w:t>
            </w:r>
          </w:p>
          <w:p w:rsidR="007D07A2" w:rsidRDefault="007D07A2" w14:paraId="43EEF671" w14:textId="77777777">
            <w:pPr>
              <w:widowControl w:val="0"/>
              <w:ind w:left="2160"/>
              <w:rPr>
                <w:rFonts w:ascii="Sarabun" w:hAnsi="Sarabun" w:eastAsia="Sarabun" w:cs="Sarabun"/>
                <w:lang w:val="en-US"/>
              </w:rPr>
            </w:pPr>
          </w:p>
          <w:p w:rsidRPr="00E738AC" w:rsidR="00E738AC" w:rsidRDefault="00E738AC" w14:paraId="1A77671E" w14:textId="77777777">
            <w:pPr>
              <w:widowControl w:val="0"/>
              <w:ind w:left="2160"/>
              <w:rPr>
                <w:rFonts w:ascii="Sarabun" w:hAnsi="Sarabun" w:eastAsia="Sarabun" w:cs="Sarabun"/>
                <w:lang w:val="en-US"/>
              </w:rPr>
            </w:pPr>
          </w:p>
          <w:p w:rsidR="007D07A2" w:rsidP="005E58B9" w:rsidRDefault="2C0201B8" w14:paraId="417135E0" w14:textId="77777777">
            <w:pPr>
              <w:widowControl w:val="0"/>
              <w:numPr>
                <w:ilvl w:val="0"/>
                <w:numId w:val="17"/>
              </w:numPr>
              <w:rPr>
                <w:rFonts w:ascii="Sarabun" w:hAnsi="Sarabun" w:eastAsia="Sarabun" w:cs="Sarabun"/>
                <w:b/>
                <w:bCs/>
              </w:rPr>
            </w:pPr>
            <w:commentRangeStart w:id="18"/>
            <w:r w:rsidRPr="6B6E20D0">
              <w:rPr>
                <w:rFonts w:ascii="Sarabun" w:hAnsi="Sarabun" w:eastAsia="Sarabun" w:cs="Sarabun"/>
                <w:b/>
                <w:bCs/>
              </w:rPr>
              <w:t>สถานะ</w:t>
            </w:r>
            <w:commentRangeEnd w:id="18"/>
            <w:r w:rsidR="006311AD">
              <w:rPr>
                <w:rStyle w:val="CommentReference"/>
                <w:rFonts w:ascii="Sarabun" w:hAnsi="Sarabun" w:eastAsia="Sarabun" w:cs="Sarabun"/>
                <w:b/>
                <w:bCs/>
                <w:sz w:val="22"/>
                <w:szCs w:val="22"/>
              </w:rPr>
              <w:commentReference w:id="18"/>
            </w:r>
          </w:p>
          <w:p w:rsidR="007D07A2" w:rsidP="005E58B9" w:rsidRDefault="2C0201B8" w14:paraId="2F2CB0A3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ระบบแสดงทุกสถานะปัจจุบันของใบคำขอ โดยดึงข้อมูลมาจากถังเก็บข้อมูลใบคำขอ</w:t>
            </w:r>
          </w:p>
          <w:p w:rsidR="007D07A2" w:rsidP="005E58B9" w:rsidRDefault="78696B01" w14:paraId="60812405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ระบบแสดงทุกสถานะของใบคำขอ โดยมีรายละเอียดตาม </w:t>
            </w:r>
            <w:hyperlink r:id="rId33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Status Master</w:t>
              </w:r>
            </w:hyperlink>
            <w:r w:rsidRPr="3070D2CA">
              <w:rPr>
                <w:rFonts w:ascii="Sarabun" w:hAnsi="Sarabun" w:eastAsia="Sarabun" w:cs="Sarabun"/>
              </w:rPr>
              <w:t xml:space="preserve"> </w:t>
            </w:r>
          </w:p>
          <w:p w:rsidR="007D07A2" w:rsidP="005E58B9" w:rsidRDefault="2C0201B8" w14:paraId="554FC69B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commentRangeStart w:id="19"/>
            <w:r w:rsidRPr="6B6E20D0">
              <w:rPr>
                <w:rFonts w:ascii="Sarabun" w:hAnsi="Sarabun" w:eastAsia="Sarabun" w:cs="Sarabun"/>
              </w:rPr>
              <w:t>วันที่หมดอายุของใบคำขอ</w:t>
            </w:r>
            <w:commentRangeEnd w:id="19"/>
            <w:r w:rsidRPr="6B6E20D0" w:rsidR="006311A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19"/>
            </w:r>
            <w:r w:rsidRPr="6B6E20D0">
              <w:rPr>
                <w:rFonts w:ascii="Sarabun" w:hAnsi="Sarabun" w:eastAsia="Sarabun" w:cs="Sarabun"/>
              </w:rPr>
              <w:t xml:space="preserve"> แสดงไว้ใต้ชื่อ</w:t>
            </w:r>
            <w:commentRangeStart w:id="20"/>
            <w:r w:rsidRPr="6B6E20D0">
              <w:rPr>
                <w:rFonts w:ascii="Sarabun" w:hAnsi="Sarabun" w:eastAsia="Sarabun" w:cs="Sarabun"/>
              </w:rPr>
              <w:t>สถานะใบคำขอ</w:t>
            </w:r>
            <w:commentRangeEnd w:id="20"/>
            <w:r w:rsidR="006311A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20"/>
            </w:r>
          </w:p>
          <w:p w:rsidR="007D07A2" w:rsidRDefault="007D07A2" w14:paraId="70830CA3" w14:textId="77777777">
            <w:pPr>
              <w:widowControl w:val="0"/>
              <w:ind w:left="2160"/>
              <w:rPr>
                <w:rFonts w:ascii="Sarabun" w:hAnsi="Sarabun" w:eastAsia="Sarabun" w:cs="Sarabun"/>
              </w:rPr>
            </w:pPr>
          </w:p>
          <w:p w:rsidR="007D07A2" w:rsidP="005E58B9" w:rsidRDefault="2C0201B8" w14:paraId="6E88AB5E" w14:textId="77777777">
            <w:pPr>
              <w:widowControl w:val="0"/>
              <w:numPr>
                <w:ilvl w:val="0"/>
                <w:numId w:val="17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เลขที่ใบคำขอ</w:t>
            </w:r>
          </w:p>
          <w:p w:rsidR="007D07A2" w:rsidP="005E58B9" w:rsidRDefault="2C0201B8" w14:paraId="0C23338E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ระบบแสดงเลขที่ใบคำขอ</w:t>
            </w:r>
          </w:p>
          <w:p w:rsidR="007D07A2" w:rsidRDefault="007D07A2" w14:paraId="3D7D928C" w14:textId="77777777">
            <w:pPr>
              <w:widowControl w:val="0"/>
              <w:ind w:left="2160"/>
              <w:rPr>
                <w:rFonts w:ascii="Sarabun" w:hAnsi="Sarabun" w:eastAsia="Sarabun" w:cs="Sarabun"/>
              </w:rPr>
            </w:pPr>
          </w:p>
          <w:p w:rsidR="007D07A2" w:rsidP="005E58B9" w:rsidRDefault="2C0201B8" w14:paraId="156BD509" w14:textId="77777777">
            <w:pPr>
              <w:widowControl w:val="0"/>
              <w:numPr>
                <w:ilvl w:val="0"/>
                <w:numId w:val="17"/>
              </w:numPr>
              <w:rPr>
                <w:rFonts w:ascii="Sarabun" w:hAnsi="Sarabun" w:eastAsia="Sarabun" w:cs="Sarabun"/>
                <w:b/>
                <w:bCs/>
              </w:rPr>
            </w:pPr>
            <w:commentRangeStart w:id="21"/>
            <w:r w:rsidRPr="6B6E20D0">
              <w:rPr>
                <w:rFonts w:ascii="Sarabun" w:hAnsi="Sarabun" w:eastAsia="Sarabun" w:cs="Sarabun"/>
                <w:b/>
                <w:bCs/>
              </w:rPr>
              <w:t>วันหมดอายุ</w:t>
            </w:r>
            <w:commentRangeEnd w:id="21"/>
            <w:r w:rsidR="006311AD">
              <w:rPr>
                <w:rStyle w:val="CommentReference"/>
                <w:rFonts w:ascii="Sarabun" w:hAnsi="Sarabun" w:eastAsia="Sarabun" w:cs="Sarabun"/>
                <w:b/>
                <w:bCs/>
                <w:sz w:val="22"/>
                <w:szCs w:val="22"/>
              </w:rPr>
              <w:commentReference w:id="21"/>
            </w:r>
          </w:p>
          <w:p w:rsidR="007D07A2" w:rsidP="005E58B9" w:rsidRDefault="2C0201B8" w14:paraId="64D87B61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วันหมดอายุใบคำขอ ขึ้นอยู่กับวันหมดอายุขอใบเสนอขาย (กรณีที่ใบเสนอขายที่ออกเลข Ref. มาแล้ว 10 วัน, ใบคำขอจะคงเหลือ 20 วัน) *ไม่รวมกรณีที่ผู้ขอเอาประกันภัยอายุเปลี่ยน</w:t>
            </w:r>
          </w:p>
          <w:p w:rsidR="007D07A2" w:rsidP="005E58B9" w:rsidRDefault="2C0201B8" w14:paraId="60023285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commentRangeStart w:id="22"/>
            <w:commentRangeStart w:id="23"/>
            <w:r w:rsidRPr="6B6E20D0">
              <w:rPr>
                <w:rFonts w:ascii="Sarabun" w:hAnsi="Sarabun" w:eastAsia="Sarabun" w:cs="Sarabun"/>
              </w:rPr>
              <w:t>เงื่อนไขของใบคำขอหมดอายุ</w:t>
            </w:r>
            <w:commentRangeEnd w:id="23"/>
            <w:r w:rsidRPr="6B6E20D0" w:rsidR="006311A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23"/>
            </w:r>
            <w:commentRangeEnd w:id="22"/>
            <w:r w:rsidRPr="6B6E20D0" w:rsidR="006311A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22"/>
            </w:r>
            <w:r w:rsidRPr="6B6E20D0">
              <w:rPr>
                <w:rFonts w:ascii="Sarabun" w:hAnsi="Sarabun" w:eastAsia="Sarabun" w:cs="Sarabun"/>
              </w:rPr>
              <w:t xml:space="preserve"> ดังนี้</w:t>
            </w:r>
          </w:p>
          <w:p w:rsidR="007D07A2" w:rsidP="005E58B9" w:rsidRDefault="2C0201B8" w14:paraId="4F5902F0" w14:textId="77777777">
            <w:pPr>
              <w:widowControl w:val="0"/>
              <w:numPr>
                <w:ilvl w:val="2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ใบคำขอที่มีสถานะ กำลังดำเนินการ จะมีอายุ 30 วัน นับจากวันสร้างใบคำขอ</w:t>
            </w:r>
          </w:p>
          <w:p w:rsidR="007D07A2" w:rsidP="005E58B9" w:rsidRDefault="2C0201B8" w14:paraId="24D29D3C" w14:textId="77777777">
            <w:pPr>
              <w:widowControl w:val="0"/>
              <w:numPr>
                <w:ilvl w:val="2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ใบคำขอที่ตรวจสอบพบข้อมูลผู้ขอเอาประกันภัย และข้อมูล DOPA ไม่สัมพันธ์กันจะหมดอายุทันที</w:t>
            </w:r>
          </w:p>
          <w:p w:rsidR="007D07A2" w:rsidP="005E58B9" w:rsidRDefault="2C0201B8" w14:paraId="3EE6DDCA" w14:textId="77777777">
            <w:pPr>
              <w:widowControl w:val="0"/>
              <w:numPr>
                <w:ilvl w:val="2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การยกเลิกการขาย แบบประกัน หรือ สัญญาเพิ่มเติมที่เลือกและอยู่ในสถานะกำลังดำเนินการ ในส่วนการทำใบคำขอและใบคำขอสถานะ </w:t>
            </w:r>
            <w:commentRangeStart w:id="24"/>
            <w:r w:rsidRPr="6B6E20D0">
              <w:rPr>
                <w:rFonts w:ascii="Sarabun" w:hAnsi="Sarabun" w:eastAsia="Sarabun" w:cs="Sarabun"/>
              </w:rPr>
              <w:t>รอชำระเบี้ย</w:t>
            </w:r>
            <w:commentRangeEnd w:id="24"/>
            <w:r w:rsidR="006311A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24"/>
            </w:r>
          </w:p>
          <w:p w:rsidR="007D07A2" w:rsidP="005E58B9" w:rsidRDefault="2C0201B8" w14:paraId="39D763CD" w14:textId="77777777">
            <w:pPr>
              <w:widowControl w:val="0"/>
              <w:numPr>
                <w:ilvl w:val="2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ใบคำขอหมดอายุเนื่องจากอายุของผู้ขอเอาประกันภัยเปลี่ยนแปลง</w:t>
            </w:r>
          </w:p>
          <w:p w:rsidR="007D07A2" w:rsidRDefault="007D07A2" w14:paraId="171C8C03" w14:textId="77777777">
            <w:pPr>
              <w:widowControl w:val="0"/>
              <w:rPr>
                <w:rFonts w:ascii="Sarabun" w:hAnsi="Sarabun" w:eastAsia="Sarabun" w:cs="Sarabun"/>
              </w:rPr>
            </w:pPr>
          </w:p>
          <w:p w:rsidR="007D07A2" w:rsidP="005E58B9" w:rsidRDefault="2C0201B8" w14:paraId="3D340F14" w14:textId="1828EE3C">
            <w:pPr>
              <w:widowControl w:val="0"/>
              <w:numPr>
                <w:ilvl w:val="0"/>
                <w:numId w:val="17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การจัดการ</w:t>
            </w:r>
            <w:r w:rsidRPr="6B6E20D0" w:rsidR="0C38944D">
              <w:rPr>
                <w:rFonts w:ascii="Sarabun" w:hAnsi="Sarabun" w:eastAsia="Sarabun" w:cs="Sarabun"/>
                <w:b/>
                <w:bCs/>
              </w:rPr>
              <w:t xml:space="preserve"> (จุดสามจุด)</w:t>
            </w:r>
          </w:p>
          <w:p w:rsidR="007D07A2" w:rsidP="005E58B9" w:rsidRDefault="2C0201B8" w14:paraId="113350C1" w14:textId="2C0082CA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 xml:space="preserve">ดูใบเสนอขาย PDF </w:t>
            </w:r>
            <w:r w:rsidRPr="6B6E20D0">
              <w:rPr>
                <w:rFonts w:ascii="Sarabun" w:hAnsi="Sarabun" w:eastAsia="Sarabun" w:cs="Sarabun"/>
              </w:rPr>
              <w:t>ให้ระบบแสดงหน้า ใบเสนอขาย PDF</w:t>
            </w:r>
            <w:r w:rsidRPr="6B6E20D0" w:rsidR="6D14B24F">
              <w:rPr>
                <w:rFonts w:ascii="Sarabun" w:hAnsi="Sarabun" w:eastAsia="Sarabun" w:cs="Sarabun"/>
              </w:rPr>
              <w:t xml:space="preserve"> </w:t>
            </w:r>
            <w:r w:rsidRPr="6B6E20D0" w:rsidR="2EFD7B25">
              <w:rPr>
                <w:rFonts w:ascii="Sarabun" w:hAnsi="Sarabun" w:eastAsia="Sarabun" w:cs="Sarabun"/>
              </w:rPr>
              <w:t>โดย</w:t>
            </w:r>
            <w:r w:rsidRPr="6B6E20D0" w:rsidR="35E07B03">
              <w:rPr>
                <w:rFonts w:ascii="Sarabun" w:hAnsi="Sarabun" w:eastAsia="Sarabun" w:cs="Sarabun"/>
              </w:rPr>
              <w:t>สามารถ</w:t>
            </w:r>
            <w:r w:rsidRPr="6B6E20D0" w:rsidR="6DBEFF60">
              <w:rPr>
                <w:rFonts w:ascii="Sarabun" w:hAnsi="Sarabun" w:eastAsia="Sarabun" w:cs="Sarabun"/>
              </w:rPr>
              <w:t>แชร์และส่งอ</w:t>
            </w:r>
            <w:r w:rsidRPr="6B6E20D0" w:rsidR="641523DF">
              <w:rPr>
                <w:rFonts w:ascii="Sarabun" w:hAnsi="Sarabun" w:eastAsia="Sarabun" w:cs="Sarabun"/>
              </w:rPr>
              <w:t>ี</w:t>
            </w:r>
            <w:r w:rsidRPr="6B6E20D0" w:rsidR="6DBEFF60">
              <w:rPr>
                <w:rFonts w:ascii="Sarabun" w:hAnsi="Sarabun" w:eastAsia="Sarabun" w:cs="Sarabun"/>
              </w:rPr>
              <w:t>เมล</w:t>
            </w:r>
          </w:p>
          <w:p w:rsidR="007D07A2" w:rsidP="005E58B9" w:rsidRDefault="2C0201B8" w14:paraId="78ADB176" w14:textId="34CF37FB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ดูใบคำขอ PDF</w:t>
            </w:r>
            <w:r w:rsidRPr="6B6E20D0">
              <w:rPr>
                <w:rFonts w:ascii="Sarabun" w:hAnsi="Sarabun" w:eastAsia="Sarabun" w:cs="Sarabun"/>
              </w:rPr>
              <w:t xml:space="preserve"> ให้ระบบแสดงหน้า ใบคำขอ PDF </w:t>
            </w:r>
            <w:r w:rsidRPr="6B6E20D0" w:rsidR="0CE1796B">
              <w:rPr>
                <w:rFonts w:ascii="Sarabun" w:hAnsi="Sarabun" w:eastAsia="Sarabun" w:cs="Sarabun"/>
              </w:rPr>
              <w:t>โดย</w:t>
            </w:r>
            <w:r w:rsidRPr="6B6E20D0" w:rsidR="6FB10E93">
              <w:rPr>
                <w:rFonts w:ascii="Sarabun" w:hAnsi="Sarabun" w:eastAsia="Sarabun" w:cs="Sarabun"/>
              </w:rPr>
              <w:t>สามารถแชร์และส่งอ</w:t>
            </w:r>
            <w:r w:rsidRPr="6B6E20D0" w:rsidR="4D1867B1">
              <w:rPr>
                <w:rFonts w:ascii="Sarabun" w:hAnsi="Sarabun" w:eastAsia="Sarabun" w:cs="Sarabun"/>
              </w:rPr>
              <w:t>ี</w:t>
            </w:r>
            <w:r w:rsidRPr="6B6E20D0" w:rsidR="6FB10E93">
              <w:rPr>
                <w:rFonts w:ascii="Sarabun" w:hAnsi="Sarabun" w:eastAsia="Sarabun" w:cs="Sarabun"/>
              </w:rPr>
              <w:t>เมล</w:t>
            </w:r>
          </w:p>
          <w:p w:rsidR="7C925F34" w:rsidP="005E58B9" w:rsidRDefault="543C3740" w14:paraId="07DBB862" w14:textId="3641C442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commentRangeStart w:id="25"/>
            <w:r w:rsidRPr="6B6E20D0">
              <w:rPr>
                <w:rFonts w:ascii="Sarabun" w:hAnsi="Sarabun" w:eastAsia="Sarabun" w:cs="Sarabun"/>
                <w:b/>
                <w:bCs/>
              </w:rPr>
              <w:t>[Sprint 10]</w:t>
            </w:r>
            <w:r w:rsidRPr="6B6E20D0">
              <w:rPr>
                <w:rFonts w:ascii="Sarabun" w:hAnsi="Sarabun" w:eastAsia="Sarabun" w:cs="Sarabun"/>
              </w:rPr>
              <w:t xml:space="preserve"> </w:t>
            </w:r>
            <w:r w:rsidRPr="6B6E20D0" w:rsidR="4D8A4C90">
              <w:rPr>
                <w:rFonts w:ascii="Sarabun" w:hAnsi="Sarabun" w:eastAsia="Sarabun" w:cs="Sarabun"/>
              </w:rPr>
              <w:t>ไฟล์</w:t>
            </w:r>
            <w:r w:rsidRPr="6B6E20D0" w:rsidR="358FACC9">
              <w:rPr>
                <w:rFonts w:ascii="Sarabun" w:hAnsi="Sarabun" w:eastAsia="Sarabun" w:cs="Sarabun"/>
              </w:rPr>
              <w:t xml:space="preserve"> </w:t>
            </w:r>
            <w:r w:rsidRPr="6B6E20D0" w:rsidR="1643167E">
              <w:rPr>
                <w:rFonts w:ascii="Sarabun" w:hAnsi="Sarabun" w:eastAsia="Sarabun" w:cs="Sarabun"/>
              </w:rPr>
              <w:t>Q</w:t>
            </w:r>
            <w:r w:rsidRPr="6B6E20D0" w:rsidR="358FACC9">
              <w:rPr>
                <w:rFonts w:ascii="Sarabun" w:hAnsi="Sarabun" w:eastAsia="Sarabun" w:cs="Sarabun"/>
              </w:rPr>
              <w:t xml:space="preserve">uotation และ </w:t>
            </w:r>
            <w:r w:rsidRPr="6B6E20D0" w:rsidR="3B589FCB">
              <w:rPr>
                <w:rFonts w:ascii="Sarabun" w:hAnsi="Sarabun" w:eastAsia="Sarabun" w:cs="Sarabun"/>
              </w:rPr>
              <w:t>A</w:t>
            </w:r>
            <w:r w:rsidRPr="6B6E20D0" w:rsidR="30A987D8">
              <w:rPr>
                <w:rFonts w:ascii="Sarabun" w:hAnsi="Sarabun" w:eastAsia="Sarabun" w:cs="Sarabun"/>
              </w:rPr>
              <w:t>pplication</w:t>
            </w:r>
            <w:r w:rsidRPr="6B6E20D0" w:rsidR="43C6FF98">
              <w:rPr>
                <w:rFonts w:ascii="Sarabun" w:hAnsi="Sarabun" w:eastAsia="Sarabun" w:cs="Sarabun"/>
              </w:rPr>
              <w:t xml:space="preserve"> ระบบนำไฟล์มาแสดงแบบไม่มีลายน้ำ โดย Quotation</w:t>
            </w:r>
            <w:r w:rsidRPr="6B6E20D0" w:rsidR="7EF1C6FA">
              <w:rPr>
                <w:rFonts w:ascii="Sarabun" w:hAnsi="Sarabun" w:eastAsia="Sarabun" w:cs="Sarabun"/>
              </w:rPr>
              <w:t xml:space="preserve"> ระบบแสดงเป็นเอกสารแบบที่มีเลข ref. แล้ว ส่วน application </w:t>
            </w:r>
          </w:p>
          <w:p w:rsidR="1157EACF" w:rsidP="0F82A6E9" w:rsidRDefault="1B62A2A6" w14:paraId="73B55E21" w14:textId="4DE12382">
            <w:pPr>
              <w:widowControl w:val="0"/>
              <w:ind w:left="216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1) กรณีที่ยังไม่มีการลงลา</w:t>
            </w:r>
            <w:r w:rsidRPr="6B6E20D0" w:rsidR="7CB40E34">
              <w:rPr>
                <w:rFonts w:ascii="Sarabun" w:hAnsi="Sarabun" w:eastAsia="Sarabun" w:cs="Sarabun"/>
              </w:rPr>
              <w:t>ย</w:t>
            </w:r>
            <w:r w:rsidRPr="6B6E20D0">
              <w:rPr>
                <w:rFonts w:ascii="Sarabun" w:hAnsi="Sarabun" w:eastAsia="Sarabun" w:cs="Sarabun"/>
              </w:rPr>
              <w:t>มือชื่อ ให้ระบบแสดงเอกสาร</w:t>
            </w:r>
            <w:r w:rsidRPr="6B6E20D0" w:rsidR="212839DC">
              <w:rPr>
                <w:rFonts w:ascii="Sarabun" w:hAnsi="Sarabun" w:eastAsia="Sarabun" w:cs="Sarabun"/>
              </w:rPr>
              <w:t xml:space="preserve"> PDF </w:t>
            </w:r>
            <w:r w:rsidRPr="6B6E20D0">
              <w:rPr>
                <w:rFonts w:ascii="Sarabun" w:hAnsi="Sarabun" w:eastAsia="Sarabun" w:cs="Sarabun"/>
              </w:rPr>
              <w:t>แบบ</w:t>
            </w:r>
            <w:r w:rsidRPr="6B6E20D0" w:rsidR="79737FBB">
              <w:rPr>
                <w:rFonts w:ascii="Sarabun" w:hAnsi="Sarabun" w:eastAsia="Sarabun" w:cs="Sarabun"/>
              </w:rPr>
              <w:t>ไม่มีลายมือชื่อ</w:t>
            </w:r>
            <w:r w:rsidRPr="6B6E20D0" w:rsidR="17D08136">
              <w:rPr>
                <w:rFonts w:ascii="Sarabun" w:hAnsi="Sarabun" w:eastAsia="Sarabun" w:cs="Sarabun"/>
              </w:rPr>
              <w:t xml:space="preserve"> </w:t>
            </w:r>
          </w:p>
          <w:p w:rsidR="3B3C4284" w:rsidP="0F82A6E9" w:rsidRDefault="17D08136" w14:paraId="7202E482" w14:textId="48443BEF">
            <w:pPr>
              <w:widowControl w:val="0"/>
              <w:ind w:left="216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2) กรณีที่มีลายมือชื่อ ให้ระบบแสดงเอกสาร PDF แบบมีลายมือชื่อ</w:t>
            </w:r>
          </w:p>
          <w:p w:rsidR="5DE73B0D" w:rsidP="005E58B9" w:rsidRDefault="347F40DC" w14:paraId="11C04BC0" w14:textId="6C3BAB2B">
            <w:pPr>
              <w:widowControl w:val="0"/>
              <w:numPr>
                <w:ilvl w:val="2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อีเมล template</w:t>
            </w:r>
          </w:p>
          <w:p w:rsidR="5DE73B0D" w:rsidP="005E58B9" w:rsidRDefault="347F40DC" w14:paraId="193FB628" w14:textId="3F58E54A">
            <w:pPr>
              <w:widowControl w:val="0"/>
              <w:numPr>
                <w:ilvl w:val="3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ใบคำขอ ใช้ template </w:t>
            </w:r>
            <w:r w:rsidRPr="6B6E20D0" w:rsidR="4A79AEA8">
              <w:rPr>
                <w:rFonts w:ascii="Sarabun" w:hAnsi="Sarabun" w:eastAsia="Sarabun" w:cs="Sarabun"/>
              </w:rPr>
              <w:t>(TLS108)</w:t>
            </w:r>
          </w:p>
          <w:p w:rsidR="721DD155" w:rsidP="005E58B9" w:rsidRDefault="4A79AEA8" w14:paraId="3C5B6C6A" w14:textId="1FA1AA7B">
            <w:pPr>
              <w:widowControl w:val="0"/>
              <w:numPr>
                <w:ilvl w:val="3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ใบเสนอขาย ใช้ template (TLS104)</w:t>
            </w:r>
          </w:p>
          <w:p w:rsidR="095293B3" w:rsidP="005E58B9" w:rsidRDefault="1237CF79" w14:paraId="45334B6E" w14:textId="5B2883CD">
            <w:pPr>
              <w:widowControl w:val="0"/>
              <w:numPr>
                <w:ilvl w:val="2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แชร์ ระบบแสดง iOS Asset</w:t>
            </w:r>
          </w:p>
          <w:p w:rsidR="095293B3" w:rsidP="005E58B9" w:rsidRDefault="1237CF79" w14:paraId="56DD0F8C" w14:textId="7C0B85E0">
            <w:pPr>
              <w:widowControl w:val="0"/>
              <w:numPr>
                <w:ilvl w:val="2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การ แชร์ และ ส่งอีเมล แสดงอยู่มุมด้านขวาบนหน้าจอ</w:t>
            </w:r>
            <w:commentRangeEnd w:id="25"/>
            <w:r w:rsidR="095293B3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25"/>
            </w:r>
          </w:p>
          <w:p w:rsidR="007D07A2" w:rsidP="005E58B9" w:rsidRDefault="2C0201B8" w14:paraId="3A7DE24B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ลบใบคำขอ</w:t>
            </w:r>
            <w:r w:rsidRPr="6B6E20D0">
              <w:rPr>
                <w:rFonts w:ascii="Sarabun" w:hAnsi="Sarabun" w:eastAsia="Sarabun" w:cs="Sarabun"/>
              </w:rPr>
              <w:t xml:space="preserve"> โดยสามารถลบได้ตามเงื่อนไขในข้อ 2. ลบใบคำขอ (Delete Application)</w:t>
            </w:r>
          </w:p>
          <w:p w:rsidR="007D07A2" w:rsidP="005E58B9" w:rsidRDefault="2C0201B8" w14:paraId="0A5F3CC7" w14:textId="77777777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แก้ไขใบคำขอ</w:t>
            </w:r>
            <w:r w:rsidRPr="6B6E20D0">
              <w:rPr>
                <w:rFonts w:ascii="Sarabun" w:hAnsi="Sarabun" w:eastAsia="Sarabun" w:cs="Sarabun"/>
              </w:rPr>
              <w:t xml:space="preserve"> โดยสามารถดำเนินการได้ตามเงื่อนไขในข้อ 3. แก้ไขใบคำขอ (Edit Application)</w:t>
            </w:r>
          </w:p>
          <w:p w:rsidR="007D07A2" w:rsidP="005E58B9" w:rsidRDefault="78696B01" w14:paraId="02AB567E" w14:textId="77777777">
            <w:pPr>
              <w:widowControl w:val="0"/>
              <w:numPr>
                <w:ilvl w:val="2"/>
                <w:numId w:val="17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ผู้ใช้งานสามารถกดที่ Bar List เพื่อดำเนินการแก้ไข และ Redirect ไป Landing ตามเงื่อนไขในเอกสาร </w:t>
            </w:r>
            <w:hyperlink r:id="rId34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Status Master</w:t>
              </w:r>
            </w:hyperlink>
            <w:r w:rsidRPr="3070D2CA">
              <w:rPr>
                <w:rFonts w:ascii="Sarabun" w:hAnsi="Sarabun" w:eastAsia="Sarabun" w:cs="Sarabun"/>
              </w:rPr>
              <w:t xml:space="preserve"> Sheet: Redirect Landing</w:t>
            </w:r>
          </w:p>
          <w:p w:rsidR="35A1B4E5" w:rsidP="005E58B9" w:rsidRDefault="78696B01" w14:paraId="1628EA78" w14:textId="00A0A594">
            <w:pPr>
              <w:widowControl w:val="0"/>
              <w:numPr>
                <w:ilvl w:val="1"/>
                <w:numId w:val="17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  <w:b/>
                <w:bCs/>
              </w:rPr>
              <w:t>สถานะใบคำขอทั้งหมด</w:t>
            </w:r>
            <w:r w:rsidRPr="3070D2CA" w:rsidR="55FDB41E">
              <w:rPr>
                <w:rFonts w:ascii="Sarabun" w:hAnsi="Sarabun" w:eastAsia="Sarabun" w:cs="Sarabun"/>
                <w:b/>
                <w:bCs/>
              </w:rPr>
              <w:t xml:space="preserve"> </w:t>
            </w:r>
            <w:r w:rsidR="2C0201B8">
              <w:br/>
            </w:r>
            <w:r w:rsidRPr="3070D2CA" w:rsidR="58414BA7">
              <w:rPr>
                <w:rFonts w:ascii="Sarabun" w:hAnsi="Sarabun" w:eastAsia="Sarabun" w:cs="Sarabun"/>
              </w:rPr>
              <w:t>อ้างอิงสถานะทั้งหมดตาม Sheet:</w:t>
            </w:r>
            <w:r w:rsidRPr="3070D2CA" w:rsidR="13164CE1">
              <w:rPr>
                <w:rFonts w:ascii="Sarabun" w:hAnsi="Sarabun" w:eastAsia="Sarabun" w:cs="Sarabun"/>
              </w:rPr>
              <w:t xml:space="preserve"> All Status ตามเอกสาร </w:t>
            </w:r>
            <w:hyperlink r:id="rId35">
              <w:r w:rsidRPr="3070D2CA" w:rsidR="13164CE1">
                <w:rPr>
                  <w:rStyle w:val="Hyperlink"/>
                  <w:rFonts w:ascii="Sarabun" w:hAnsi="Sarabun" w:eastAsia="Sarabun" w:cs="Sarabun"/>
                </w:rPr>
                <w:t>[NASA] Status Master</w:t>
              </w:r>
            </w:hyperlink>
          </w:p>
          <w:p w:rsidRPr="00FF7045" w:rsidR="007D07A2" w:rsidP="241F165A" w:rsidRDefault="007D07A2" w14:paraId="2C8E9039" w14:textId="77777777">
            <w:pPr>
              <w:widowControl w:val="0"/>
              <w:rPr>
                <w:rFonts w:ascii="Sarabun" w:hAnsi="Sarabun" w:eastAsia="Sarabun" w:cs="Sarabun"/>
                <w:b/>
                <w:bCs/>
                <w:lang w:val="en-US"/>
              </w:rPr>
            </w:pPr>
          </w:p>
          <w:p w:rsidR="007D07A2" w:rsidP="005E58B9" w:rsidRDefault="2C0201B8" w14:paraId="743F9E11" w14:textId="77777777">
            <w:pPr>
              <w:widowControl w:val="0"/>
              <w:numPr>
                <w:ilvl w:val="0"/>
                <w:numId w:val="18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ลบใบคำขอ (Delete Application)</w:t>
            </w:r>
          </w:p>
          <w:p w:rsidR="007D07A2" w:rsidP="241F165A" w:rsidRDefault="2C0201B8" w14:paraId="479FD754" w14:textId="77777777">
            <w:pPr>
              <w:widowControl w:val="0"/>
              <w:ind w:left="720"/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โดยมีเงื่อนไขเพิ่มเติม ดังนี้</w:t>
            </w:r>
          </w:p>
          <w:p w:rsidR="007D07A2" w:rsidP="005E58B9" w:rsidRDefault="2C0201B8" w14:paraId="5A1493BF" w14:textId="77777777">
            <w:pPr>
              <w:widowControl w:val="0"/>
              <w:numPr>
                <w:ilvl w:val="0"/>
                <w:numId w:val="1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กดลบใบคำขอ ระบบให้ขึ้นข้อความแจ้งเตือน MSG_0053 </w:t>
            </w:r>
            <w:hyperlink r:id="rId36">
              <w:r w:rsidRPr="6B6E20D0">
                <w:rPr>
                  <w:rFonts w:ascii="Sarabun" w:hAnsi="Sarabun" w:eastAsia="Sarabun" w:cs="Sarabun"/>
                  <w:color w:val="0000EE"/>
                  <w:u w:val="single"/>
                </w:rPr>
                <w:t>[NASA] Message Master</w:t>
              </w:r>
            </w:hyperlink>
            <w:r w:rsidRPr="6B6E20D0">
              <w:rPr>
                <w:rFonts w:ascii="Sarabun" w:hAnsi="Sarabun" w:eastAsia="Sarabun" w:cs="Sarabun"/>
              </w:rPr>
              <w:t>และกดปุ่ม ตกลง เพื่อดำเนินการต่อ</w:t>
            </w:r>
          </w:p>
          <w:p w:rsidR="007D07A2" w:rsidP="005E58B9" w:rsidRDefault="78696B01" w14:paraId="6274E53F" w14:textId="77777777">
            <w:pPr>
              <w:widowControl w:val="0"/>
              <w:numPr>
                <w:ilvl w:val="1"/>
                <w:numId w:val="1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เมื่อกด ตกลง ให้ระบบขึ้นข้อความแจ้งเตือน MSG_0054 </w:t>
            </w:r>
            <w:hyperlink r:id="rId37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Message Master</w:t>
              </w:r>
            </w:hyperlink>
            <w:r w:rsidRPr="3070D2CA">
              <w:rPr>
                <w:rFonts w:ascii="Sarabun" w:hAnsi="Sarabun" w:eastAsia="Sarabun" w:cs="Sarabun"/>
              </w:rPr>
              <w:t>และกดปุ่ม ตกลง เพื่อดำเนินการต่อ</w:t>
            </w:r>
          </w:p>
          <w:p w:rsidR="007D07A2" w:rsidP="005E58B9" w:rsidRDefault="2C0201B8" w14:paraId="398B7A14" w14:textId="77777777">
            <w:pPr>
              <w:widowControl w:val="0"/>
              <w:numPr>
                <w:ilvl w:val="1"/>
                <w:numId w:val="1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เมื่อกด ยกเลิก ให้ระบบกลับไปที่หน้า Application List (ตนเอง)</w:t>
            </w:r>
          </w:p>
          <w:p w:rsidR="007D07A2" w:rsidP="005E58B9" w:rsidRDefault="2C0201B8" w14:paraId="36D72317" w14:textId="77777777">
            <w:pPr>
              <w:widowControl w:val="0"/>
              <w:numPr>
                <w:ilvl w:val="0"/>
                <w:numId w:val="1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ลบใบคำขอออกจากหน้า Application List (ตัวเอง) แต่ยังคงเก็บไว้ในฐานข้อมูลของใบคำขออยู่เป็นระยะเวลา 30 วัน (นับจากวันที่ทำการลบ)</w:t>
            </w:r>
          </w:p>
          <w:p w:rsidR="007D07A2" w:rsidP="005E58B9" w:rsidRDefault="2C0201B8" w14:paraId="7669EA51" w14:textId="77777777">
            <w:pPr>
              <w:widowControl w:val="0"/>
              <w:numPr>
                <w:ilvl w:val="0"/>
                <w:numId w:val="1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ปุ่ม "ลบรายการ" ระบบจะแสดงปุ่มตามสิทธิ์ UAM (มีสิทธิ์ UAM = ลบได้) ตามเอกสาร UAM R2.1:</w:t>
            </w:r>
            <w:hyperlink w:anchor="gid=1412541733" r:id="rId38">
              <w:r w:rsidRPr="6B6E20D0">
                <w:rPr>
                  <w:rFonts w:ascii="Sarabun" w:hAnsi="Sarabun" w:eastAsia="Sarabun" w:cs="Sarabun"/>
                  <w:color w:val="0000EE"/>
                  <w:u w:val="single"/>
                </w:rPr>
                <w:t>[ASA] User Authorization Matrix (Updated)</w:t>
              </w:r>
            </w:hyperlink>
          </w:p>
          <w:p w:rsidR="007D07A2" w:rsidP="005E58B9" w:rsidRDefault="2C0201B8" w14:paraId="584F11C5" w14:textId="77777777">
            <w:pPr>
              <w:widowControl w:val="0"/>
              <w:numPr>
                <w:ilvl w:val="0"/>
                <w:numId w:val="15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สถานะใบคำขอที่ไม่สามารถลบได้ ดังนี้</w:t>
            </w:r>
          </w:p>
          <w:p w:rsidR="007D07A2" w:rsidP="005E58B9" w:rsidRDefault="78696B01" w14:paraId="6C69A594" w14:textId="77777777">
            <w:pPr>
              <w:widowControl w:val="0"/>
              <w:numPr>
                <w:ilvl w:val="1"/>
                <w:numId w:val="15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อ้างอิงสถานะทั้งหมดตาม Sheet: All Status ตามเอกสาร </w:t>
            </w:r>
            <w:hyperlink r:id="rId39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Status Master</w:t>
              </w:r>
            </w:hyperlink>
          </w:p>
          <w:p w:rsidRPr="00FF7045" w:rsidR="007D07A2" w:rsidRDefault="007D07A2" w14:paraId="2C021800" w14:textId="3988F5C4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</w:p>
          <w:p w:rsidR="007D07A2" w:rsidP="241F165A" w:rsidRDefault="007D07A2" w14:paraId="675F8DF1" w14:textId="77777777">
            <w:pPr>
              <w:widowControl w:val="0"/>
              <w:ind w:left="1440"/>
              <w:rPr>
                <w:rFonts w:ascii="Sarabun" w:hAnsi="Sarabun" w:eastAsia="Sarabun" w:cs="Sarabun"/>
                <w:b/>
                <w:bCs/>
              </w:rPr>
            </w:pPr>
          </w:p>
          <w:p w:rsidR="007D07A2" w:rsidP="005E58B9" w:rsidRDefault="2C0201B8" w14:paraId="57D53D80" w14:textId="77777777">
            <w:pPr>
              <w:widowControl w:val="0"/>
              <w:numPr>
                <w:ilvl w:val="0"/>
                <w:numId w:val="18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แก้ไขใบคำขอ (Edit Application)</w:t>
            </w:r>
          </w:p>
          <w:p w:rsidR="007D07A2" w:rsidP="241F165A" w:rsidRDefault="2C0201B8" w14:paraId="2AA5475F" w14:textId="77777777">
            <w:pPr>
              <w:widowControl w:val="0"/>
              <w:ind w:left="7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ใบคำขอที่ยังไม่ชำระเบี้ย สามารถแก้ไขได้</w:t>
            </w:r>
          </w:p>
          <w:p w:rsidR="007D07A2" w:rsidP="241F165A" w:rsidRDefault="2C0201B8" w14:paraId="21AFC242" w14:textId="77777777">
            <w:pPr>
              <w:widowControl w:val="0"/>
              <w:ind w:left="720"/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โดยมีเงื่อนไขเพิ่มเติม ดังนี้</w:t>
            </w:r>
          </w:p>
          <w:p w:rsidR="007D07A2" w:rsidP="005E58B9" w:rsidRDefault="78696B01" w14:paraId="6EBC2109" w14:textId="77777777">
            <w:pPr>
              <w:widowControl w:val="0"/>
              <w:numPr>
                <w:ilvl w:val="0"/>
                <w:numId w:val="32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ผู้ใช้งานสามารถกดที่ Bar List เพื่อดำเนินการแก้ไข และ Redirect ไป Landing ตามเงื่อนไขในเอกสาร </w:t>
            </w:r>
            <w:hyperlink r:id="rId40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Status Master</w:t>
              </w:r>
            </w:hyperlink>
            <w:r w:rsidRPr="3070D2CA">
              <w:rPr>
                <w:rFonts w:ascii="Sarabun" w:hAnsi="Sarabun" w:eastAsia="Sarabun" w:cs="Sarabun"/>
              </w:rPr>
              <w:t xml:space="preserve"> Sheet: Re-Direct Landing</w:t>
            </w:r>
          </w:p>
          <w:p w:rsidR="007D07A2" w:rsidP="005E58B9" w:rsidRDefault="2C0201B8" w14:paraId="424C45EA" w14:textId="77777777">
            <w:pPr>
              <w:widowControl w:val="0"/>
              <w:numPr>
                <w:ilvl w:val="0"/>
                <w:numId w:val="3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แก้ไขใบคำขอดำเนินการถึงขั้นตอน สรุปข้อมูลใบคำขอ</w:t>
            </w:r>
          </w:p>
          <w:p w:rsidR="007D07A2" w:rsidP="005E58B9" w:rsidRDefault="2C0201B8" w14:paraId="0322EE5D" w14:textId="77777777">
            <w:pPr>
              <w:widowControl w:val="0"/>
              <w:numPr>
                <w:ilvl w:val="1"/>
                <w:numId w:val="3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สามารถกลับไปแก้ไขข้อมูลได้ และทำการตรวจสอบและยืนยันข้อมูลอีกครั้ง</w:t>
            </w:r>
          </w:p>
          <w:p w:rsidR="007D07A2" w:rsidP="005E58B9" w:rsidRDefault="2C0201B8" w14:paraId="6E1F1CC8" w14:textId="77777777">
            <w:pPr>
              <w:widowControl w:val="0"/>
              <w:numPr>
                <w:ilvl w:val="0"/>
                <w:numId w:val="3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แก้ไขใบคำขอดำเนินการถึงขั้นตอน ยืนยันอีเมล</w:t>
            </w:r>
          </w:p>
          <w:p w:rsidR="007D07A2" w:rsidP="005E58B9" w:rsidRDefault="2C0201B8" w14:paraId="3AA00AF0" w14:textId="77777777">
            <w:pPr>
              <w:widowControl w:val="0"/>
              <w:numPr>
                <w:ilvl w:val="1"/>
                <w:numId w:val="3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สามารถแก้ไขข้อมูลอื่นได้ และจะต้องทำการตรวจสอบตามเงื่อนไข</w:t>
            </w:r>
          </w:p>
          <w:p w:rsidR="007D07A2" w:rsidP="005E58B9" w:rsidRDefault="2C0201B8" w14:paraId="28D06158" w14:textId="77777777">
            <w:pPr>
              <w:widowControl w:val="0"/>
              <w:numPr>
                <w:ilvl w:val="0"/>
                <w:numId w:val="3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แก้ไขใบคำขอที่ดำเนินการถึงขั้นตอน PDPA Consent</w:t>
            </w:r>
          </w:p>
          <w:p w:rsidR="007D07A2" w:rsidP="005E58B9" w:rsidRDefault="2C0201B8" w14:paraId="5D3343BC" w14:textId="77777777">
            <w:pPr>
              <w:widowControl w:val="0"/>
              <w:numPr>
                <w:ilvl w:val="1"/>
                <w:numId w:val="3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กรณีแก้ไขข้อมูลแล้วกระทบกับชื่อ-นามสกุล, หมายเลขโทรศัพท์ จะต้องดำเนินการ PDPA Consent ใหม่</w:t>
            </w:r>
          </w:p>
          <w:p w:rsidR="007D07A2" w:rsidP="005E58B9" w:rsidRDefault="78696B01" w14:paraId="12BA6A2D" w14:textId="77777777">
            <w:pPr>
              <w:widowControl w:val="0"/>
              <w:numPr>
                <w:ilvl w:val="0"/>
                <w:numId w:val="32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ใบคำขอที่ไม่สามารถแก้ไขได้ อ้างอิงสถานะตาม Sheet: All Status ตามเอกสาร </w:t>
            </w:r>
            <w:hyperlink r:id="rId41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Status Master</w:t>
              </w:r>
            </w:hyperlink>
          </w:p>
          <w:p w:rsidR="007D07A2" w:rsidP="005E58B9" w:rsidRDefault="2C0201B8" w14:paraId="148802E3" w14:textId="77777777">
            <w:pPr>
              <w:widowControl w:val="0"/>
              <w:numPr>
                <w:ilvl w:val="0"/>
                <w:numId w:val="32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กรณีผู้ขอเอาประกันภัยต้องการเปลี่ยนแปลงข้อมูล เช่น ชื่อ-นามสกุล, เลขประจำตัวประชาชน, วันเดือนปีเกิด จะต้องทำใบเสนอขายใหม่เท่านั้น</w:t>
            </w:r>
          </w:p>
          <w:p w:rsidR="007D07A2" w:rsidP="241F165A" w:rsidRDefault="007D07A2" w14:paraId="40E37D54" w14:textId="77777777">
            <w:pPr>
              <w:widowControl w:val="0"/>
              <w:rPr>
                <w:rFonts w:ascii="Sarabun" w:hAnsi="Sarabun" w:eastAsia="Sarabun" w:cs="Sarabun"/>
                <w:b/>
                <w:bCs/>
              </w:rPr>
            </w:pPr>
          </w:p>
          <w:p w:rsidR="007D07A2" w:rsidP="005E58B9" w:rsidRDefault="2C0201B8" w14:paraId="724BE890" w14:textId="77777777">
            <w:pPr>
              <w:widowControl w:val="0"/>
              <w:numPr>
                <w:ilvl w:val="0"/>
                <w:numId w:val="18"/>
              </w:numPr>
              <w:rPr>
                <w:rFonts w:ascii="Sarabun" w:hAnsi="Sarabun" w:eastAsia="Sarabun" w:cs="Sarabun"/>
                <w:b/>
                <w:bCs/>
              </w:rPr>
            </w:pPr>
            <w:commentRangeStart w:id="26"/>
            <w:r w:rsidRPr="6B6E20D0">
              <w:rPr>
                <w:rFonts w:ascii="Sarabun" w:hAnsi="Sarabun" w:eastAsia="Sarabun" w:cs="Sarabun"/>
                <w:b/>
                <w:bCs/>
              </w:rPr>
              <w:t>ใบคำขอที่มีอายุมากกว่า 1 ปี</w:t>
            </w:r>
            <w:commentRangeEnd w:id="26"/>
            <w:r w:rsidRPr="6B6E20D0" w:rsidR="006311AD">
              <w:rPr>
                <w:rStyle w:val="CommentReference"/>
                <w:rFonts w:ascii="Sarabun" w:hAnsi="Sarabun" w:eastAsia="Sarabun" w:cs="Sarabun"/>
                <w:b/>
                <w:bCs/>
                <w:sz w:val="22"/>
                <w:szCs w:val="22"/>
              </w:rPr>
              <w:commentReference w:id="26"/>
            </w:r>
            <w:r w:rsidRPr="6B6E20D0">
              <w:rPr>
                <w:rFonts w:ascii="Sarabun" w:hAnsi="Sarabun" w:eastAsia="Sarabun" w:cs="Sarabun"/>
                <w:b/>
                <w:bCs/>
              </w:rPr>
              <w:t xml:space="preserve"> </w:t>
            </w:r>
            <w:r w:rsidRPr="6B6E20D0">
              <w:rPr>
                <w:rFonts w:ascii="Sarabun" w:hAnsi="Sarabun" w:eastAsia="Sarabun" w:cs="Sarabun"/>
                <w:b/>
                <w:bCs/>
                <w:color w:val="FF0000"/>
              </w:rPr>
              <w:t>(Out of Sprint-7)</w:t>
            </w:r>
          </w:p>
          <w:p w:rsidR="007D07A2" w:rsidP="241F165A" w:rsidRDefault="2C0201B8" w14:paraId="6525CF7A" w14:textId="77777777">
            <w:pPr>
              <w:widowControl w:val="0"/>
              <w:ind w:left="7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ใบคำขอที่อยู่ในสถานะชำระเบี้ยสำเร็จ ที่มีอายุมากกว่า 1 ปี นับจากวันที่จ่ายเงินสำเร็จให้ระบบแสดงรายการใบคำขอทั้งหมด โดยแสดงข้อมูลดังนี้</w:t>
            </w:r>
          </w:p>
          <w:p w:rsidR="007D07A2" w:rsidP="005E58B9" w:rsidRDefault="2C0201B8" w14:paraId="76955C33" w14:textId="77777777">
            <w:pPr>
              <w:widowControl w:val="0"/>
              <w:numPr>
                <w:ilvl w:val="0"/>
                <w:numId w:val="20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ชื่อ - นามสกุล</w:t>
            </w:r>
          </w:p>
          <w:p w:rsidR="007D07A2" w:rsidP="005E58B9" w:rsidRDefault="2C0201B8" w14:paraId="5AFF0B69" w14:textId="77777777">
            <w:pPr>
              <w:widowControl w:val="0"/>
              <w:numPr>
                <w:ilvl w:val="0"/>
                <w:numId w:val="20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แบบประกัน</w:t>
            </w:r>
          </w:p>
          <w:p w:rsidR="007D07A2" w:rsidP="005E58B9" w:rsidRDefault="2C0201B8" w14:paraId="056590CB" w14:textId="77777777">
            <w:pPr>
              <w:widowControl w:val="0"/>
              <w:numPr>
                <w:ilvl w:val="0"/>
                <w:numId w:val="20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ทุนประกัน</w:t>
            </w:r>
          </w:p>
          <w:p w:rsidR="007D07A2" w:rsidP="005E58B9" w:rsidRDefault="2C0201B8" w14:paraId="24706077" w14:textId="77777777">
            <w:pPr>
              <w:widowControl w:val="0"/>
              <w:numPr>
                <w:ilvl w:val="0"/>
                <w:numId w:val="20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สถานะ</w:t>
            </w:r>
          </w:p>
          <w:p w:rsidR="007D07A2" w:rsidP="005E58B9" w:rsidRDefault="2C0201B8" w14:paraId="063168DC" w14:textId="77777777">
            <w:pPr>
              <w:widowControl w:val="0"/>
              <w:numPr>
                <w:ilvl w:val="0"/>
                <w:numId w:val="20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เลขที่ใบคำขอ</w:t>
            </w:r>
          </w:p>
          <w:p w:rsidRPr="00BA4506" w:rsidR="007D07A2" w:rsidP="005E58B9" w:rsidRDefault="2C0201B8" w14:paraId="3090792B" w14:textId="77777777">
            <w:pPr>
              <w:widowControl w:val="0"/>
              <w:numPr>
                <w:ilvl w:val="0"/>
                <w:numId w:val="20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การจัดการ</w:t>
            </w:r>
          </w:p>
          <w:p w:rsidR="00BA4506" w:rsidP="00BA4506" w:rsidRDefault="00BA4506" w14:paraId="33B29B5F" w14:textId="77777777">
            <w:pPr>
              <w:widowControl w:val="0"/>
              <w:rPr>
                <w:rFonts w:ascii="Sarabun" w:hAnsi="Sarabun" w:eastAsia="Sarabun" w:cs="Sarabun"/>
              </w:rPr>
            </w:pPr>
          </w:p>
          <w:p w:rsidR="007D07A2" w:rsidP="241F165A" w:rsidRDefault="2C0201B8" w14:paraId="318537C5" w14:textId="77777777">
            <w:pPr>
              <w:widowControl w:val="0"/>
              <w:ind w:left="720"/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โดยมีเงื่อนไขเพิ่มเติม ดังนี้</w:t>
            </w:r>
          </w:p>
          <w:p w:rsidR="007D07A2" w:rsidP="005E58B9" w:rsidRDefault="2C0201B8" w14:paraId="5EB94F8A" w14:textId="77777777">
            <w:pPr>
              <w:widowControl w:val="0"/>
              <w:numPr>
                <w:ilvl w:val="0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ผู้ใช้งานสามารถดูข้อมูลได้ที่หน้า Application Detail โดยสามารถดูข้อมูลได้ ดังนี้</w:t>
            </w:r>
          </w:p>
          <w:p w:rsidR="007D07A2" w:rsidP="005E58B9" w:rsidRDefault="2C0201B8" w14:paraId="062D4C36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ชื่อ - นามสกุล</w:t>
            </w:r>
          </w:p>
          <w:p w:rsidR="007D07A2" w:rsidP="005E58B9" w:rsidRDefault="2C0201B8" w14:paraId="12D15663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วันเดือนปีเกิด</w:t>
            </w:r>
          </w:p>
          <w:p w:rsidR="007D07A2" w:rsidP="005E58B9" w:rsidRDefault="2C0201B8" w14:paraId="03EBD23C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อายุ</w:t>
            </w:r>
          </w:p>
          <w:p w:rsidR="007D07A2" w:rsidP="005E58B9" w:rsidRDefault="2C0201B8" w14:paraId="08ECF91A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เบอร์โทร</w:t>
            </w:r>
          </w:p>
          <w:p w:rsidR="007D07A2" w:rsidP="005E58B9" w:rsidRDefault="2C0201B8" w14:paraId="061D21DB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แบบประกัน</w:t>
            </w:r>
          </w:p>
          <w:p w:rsidR="007D07A2" w:rsidP="005E58B9" w:rsidRDefault="2C0201B8" w14:paraId="26A88602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ทุนประกัน</w:t>
            </w:r>
          </w:p>
          <w:p w:rsidR="007D07A2" w:rsidP="005E58B9" w:rsidRDefault="2C0201B8" w14:paraId="2A29BE17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เบี้ยประกันภัยหลัก</w:t>
            </w:r>
          </w:p>
          <w:p w:rsidR="007D07A2" w:rsidP="005E58B9" w:rsidRDefault="2C0201B8" w14:paraId="1E6E3726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แบบสัญญาเพิ่มเติม</w:t>
            </w:r>
          </w:p>
          <w:p w:rsidR="007D07A2" w:rsidP="005E58B9" w:rsidRDefault="2C0201B8" w14:paraId="05466887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เบี้ยสัญญาเพิ่มเติม</w:t>
            </w:r>
          </w:p>
          <w:p w:rsidR="007D07A2" w:rsidP="005E58B9" w:rsidRDefault="2C0201B8" w14:paraId="7924AD99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เบี้ยประกันภัยรวม</w:t>
            </w:r>
          </w:p>
          <w:p w:rsidR="007D07A2" w:rsidP="005E58B9" w:rsidRDefault="78696B01" w14:paraId="0F24CD62" w14:textId="77777777">
            <w:pPr>
              <w:widowControl w:val="0"/>
              <w:numPr>
                <w:ilvl w:val="0"/>
                <w:numId w:val="19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ผู้ใช้งานสามารถเลือกลบใบคำขอได้ทีละหลายรายการ โดยสามารถเลือกจากใบคำขอที่มีเงื่อนไขสถานะ อ้างอิงตามเอกสาร </w:t>
            </w:r>
            <w:hyperlink r:id="rId42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Status Master</w:t>
              </w:r>
            </w:hyperlink>
          </w:p>
          <w:p w:rsidR="007D07A2" w:rsidP="005E58B9" w:rsidRDefault="2C0201B8" w14:paraId="11E7D364" w14:textId="77777777">
            <w:pPr>
              <w:widowControl w:val="0"/>
              <w:numPr>
                <w:ilvl w:val="1"/>
                <w:numId w:val="19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ผู้ใช้งานลบออกจากหน้า Application List (ตัวเอง) แต่ยังคงเก็บไว้ในฐานข้อมูลของใบคำขออยู่เป็นระยะเวลา 30 วัน (นับจากวันที่ทำการลบ)</w:t>
            </w:r>
          </w:p>
          <w:p w:rsidRPr="00BA4506" w:rsidR="007D07A2" w:rsidRDefault="007D07A2" w14:paraId="05A54BF1" w14:textId="77777777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</w:p>
          <w:p w:rsidR="007D07A2" w:rsidP="005E58B9" w:rsidRDefault="2C0201B8" w14:paraId="315F2143" w14:textId="77777777">
            <w:pPr>
              <w:widowControl w:val="0"/>
              <w:numPr>
                <w:ilvl w:val="0"/>
                <w:numId w:val="18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การแสดงผลการจัดเรียง, การค้นหา, ตัวกรองขั้นสูง</w:t>
            </w:r>
          </w:p>
          <w:p w:rsidR="007D07A2" w:rsidP="005E58B9" w:rsidRDefault="2C0201B8" w14:paraId="298BD079" w14:textId="77777777">
            <w:pPr>
              <w:widowControl w:val="0"/>
              <w:numPr>
                <w:ilvl w:val="1"/>
                <w:numId w:val="18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การจัดเรียง (Sort List)</w:t>
            </w:r>
          </w:p>
          <w:p w:rsidR="007D07A2" w:rsidP="005E58B9" w:rsidRDefault="2C0201B8" w14:paraId="73C97038" w14:textId="77777777">
            <w:pPr>
              <w:widowControl w:val="0"/>
              <w:numPr>
                <w:ilvl w:val="2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ระบบสามารถแสดงผลให้โดยแสดงจากวันล่าสุดแก้ไขล่าสุดเป็นค่าเริ่มต้น</w:t>
            </w:r>
          </w:p>
          <w:p w:rsidR="007D07A2" w:rsidRDefault="007D07A2" w14:paraId="11E31260" w14:textId="77777777">
            <w:pPr>
              <w:widowControl w:val="0"/>
              <w:ind w:left="2160"/>
              <w:rPr>
                <w:rFonts w:ascii="Sarabun" w:hAnsi="Sarabun" w:eastAsia="Sarabun" w:cs="Sarabun"/>
              </w:rPr>
            </w:pPr>
          </w:p>
          <w:p w:rsidR="007D07A2" w:rsidP="005E58B9" w:rsidRDefault="2C0201B8" w14:paraId="4F44B46E" w14:textId="77777777">
            <w:pPr>
              <w:widowControl w:val="0"/>
              <w:numPr>
                <w:ilvl w:val="1"/>
                <w:numId w:val="18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การค้นหา (Search)</w:t>
            </w:r>
          </w:p>
          <w:p w:rsidR="007D07A2" w:rsidP="005E58B9" w:rsidRDefault="2C0201B8" w14:paraId="19CACBB6" w14:textId="77777777">
            <w:pPr>
              <w:widowControl w:val="0"/>
              <w:numPr>
                <w:ilvl w:val="2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กรณีพบข้อมูล ระบบแสดงข้อมูลโดยแสดงผลแบบเรียงลำดับตามวันล่าสุดแก้ไขล่าสุดของหัวข้อ “ชื่อและนามสกุล” และ “แบบประกัน”</w:t>
            </w:r>
          </w:p>
          <w:p w:rsidR="007D07A2" w:rsidP="005E58B9" w:rsidRDefault="78696B01" w14:paraId="13F5C03D" w14:textId="77777777">
            <w:pPr>
              <w:widowControl w:val="0"/>
              <w:numPr>
                <w:ilvl w:val="2"/>
                <w:numId w:val="18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กรณีไม่พบข้อมูล ระบบแสดงข้อความ MSG_0014 </w:t>
            </w:r>
            <w:hyperlink r:id="rId43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Message Master</w:t>
              </w:r>
            </w:hyperlink>
          </w:p>
          <w:p w:rsidR="007D07A2" w:rsidP="005E58B9" w:rsidRDefault="2C0201B8" w14:paraId="55DCA3B3" w14:textId="77777777">
            <w:pPr>
              <w:widowControl w:val="0"/>
              <w:numPr>
                <w:ilvl w:val="2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 ระบุ Text Input ได้ตามรายละเอียดดังนี้</w:t>
            </w:r>
          </w:p>
          <w:tbl>
            <w:tblPr>
              <w:tblStyle w:val="a8"/>
              <w:tblW w:w="9150" w:type="dxa"/>
              <w:tblInd w:w="264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50"/>
              <w:gridCol w:w="1845"/>
              <w:gridCol w:w="1845"/>
              <w:gridCol w:w="1710"/>
            </w:tblGrid>
            <w:tr w:rsidR="007D07A2" w:rsidTr="6B6E20D0" w14:paraId="560A1ED8" w14:textId="77777777">
              <w:tc>
                <w:tcPr>
                  <w:tcW w:w="3750" w:type="dxa"/>
                  <w:shd w:val="clear" w:color="auto" w:fill="3C78D8"/>
                </w:tcPr>
                <w:p w:rsidR="007D07A2" w:rsidRDefault="2C0201B8" w14:paraId="0C80E512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Field Name</w:t>
                  </w:r>
                </w:p>
              </w:tc>
              <w:tc>
                <w:tcPr>
                  <w:tcW w:w="1845" w:type="dxa"/>
                  <w:shd w:val="clear" w:color="auto" w:fill="3C78D8"/>
                </w:tcPr>
                <w:p w:rsidR="007D07A2" w:rsidRDefault="2C0201B8" w14:paraId="47E08B40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Required Field</w:t>
                  </w:r>
                </w:p>
              </w:tc>
              <w:tc>
                <w:tcPr>
                  <w:tcW w:w="1845" w:type="dxa"/>
                  <w:shd w:val="clear" w:color="auto" w:fill="3C78D8"/>
                </w:tcPr>
                <w:p w:rsidR="007D07A2" w:rsidP="0EC4B7A8" w:rsidRDefault="2C0201B8" w14:paraId="0C4AFA6F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  <w:lang w:val="en-US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Input ID.</w:t>
                  </w:r>
                </w:p>
              </w:tc>
              <w:tc>
                <w:tcPr>
                  <w:tcW w:w="1710" w:type="dxa"/>
                  <w:shd w:val="clear" w:color="auto" w:fill="3C78D8"/>
                </w:tcPr>
                <w:p w:rsidR="007D07A2" w:rsidRDefault="2C0201B8" w14:paraId="3376222E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Remark</w:t>
                  </w:r>
                </w:p>
              </w:tc>
            </w:tr>
            <w:tr w:rsidR="007D07A2" w:rsidTr="6B6E20D0" w14:paraId="2D202FAF" w14:textId="77777777">
              <w:tc>
                <w:tcPr>
                  <w:tcW w:w="3750" w:type="dxa"/>
                  <w:shd w:val="clear" w:color="auto" w:fill="EFEFEF"/>
                </w:tcPr>
                <w:p w:rsidR="007D07A2" w:rsidP="241F165A" w:rsidRDefault="2C0201B8" w14:paraId="5D4E200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ช่องค้นหา</w:t>
                  </w:r>
                </w:p>
              </w:tc>
              <w:tc>
                <w:tcPr>
                  <w:tcW w:w="1845" w:type="dxa"/>
                </w:tcPr>
                <w:p w:rsidR="007D07A2" w:rsidRDefault="2C0201B8" w14:paraId="192FAB66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N</w:t>
                  </w:r>
                </w:p>
              </w:tc>
              <w:tc>
                <w:tcPr>
                  <w:tcW w:w="1845" w:type="dxa"/>
                </w:tcPr>
                <w:p w:rsidR="007D07A2" w:rsidRDefault="2C0201B8" w14:paraId="54CF2F63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Input_00001</w:t>
                  </w:r>
                </w:p>
              </w:tc>
              <w:tc>
                <w:tcPr>
                  <w:tcW w:w="1710" w:type="dxa"/>
                </w:tcPr>
                <w:p w:rsidR="007D07A2" w:rsidRDefault="007D07A2" w14:paraId="2B59BFC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="007D07A2" w:rsidP="241F165A" w:rsidRDefault="78696B01" w14:paraId="46D20AFD" w14:textId="77777777">
            <w:pPr>
              <w:widowControl w:val="0"/>
              <w:spacing w:after="200" w:line="240" w:lineRule="auto"/>
              <w:ind w:left="72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  <w:sz w:val="20"/>
                <w:szCs w:val="20"/>
              </w:rPr>
              <w:t xml:space="preserve">*Input ID. สามารถดูได้จาก File </w:t>
            </w:r>
            <w:hyperlink r:id="rId44">
              <w:r w:rsidRPr="3070D2CA">
                <w:rPr>
                  <w:rFonts w:ascii="Sarabun" w:hAnsi="Sarabun" w:eastAsia="Sarabun" w:cs="Sarabun"/>
                  <w:color w:val="0000EE"/>
                  <w:sz w:val="20"/>
                  <w:szCs w:val="20"/>
                  <w:u w:val="single"/>
                </w:rPr>
                <w:t>[NASA] Master Input Validation</w:t>
              </w:r>
            </w:hyperlink>
          </w:p>
          <w:p w:rsidR="007D07A2" w:rsidP="005E58B9" w:rsidRDefault="2C0201B8" w14:paraId="02FC7184" w14:textId="77777777">
            <w:pPr>
              <w:widowControl w:val="0"/>
              <w:numPr>
                <w:ilvl w:val="1"/>
                <w:numId w:val="18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ตัวกรองขั้นสูง (Filter)</w:t>
            </w:r>
          </w:p>
          <w:p w:rsidR="007D07A2" w:rsidP="005E58B9" w:rsidRDefault="2C0201B8" w14:paraId="299B941F" w14:textId="77777777">
            <w:pPr>
              <w:widowControl w:val="0"/>
              <w:numPr>
                <w:ilvl w:val="2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“วันที่เริ่มต้นและสิ้นสุด”</w:t>
            </w:r>
          </w:p>
          <w:p w:rsidR="007D07A2" w:rsidP="005E58B9" w:rsidRDefault="2C0201B8" w14:paraId="508E2176" w14:textId="77777777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ผู้ใช้งานต้องกรอกวันที่เริ่มต้นและสิ้นสุด และสามารถเลือกวันที่ย้อนหลังได้ โดยสามารถกำหนดวันเริ่มต้นและสิ้นสุดได้ ในช่วงระยะเวลา 1 ปี </w:t>
            </w:r>
          </w:p>
          <w:p w:rsidRPr="0013002D" w:rsidR="007D07A2" w:rsidP="005E58B9" w:rsidRDefault="2C0201B8" w14:paraId="77A67F2F" w14:textId="77777777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ระบบแสดงไม่แสดงข้อมูลวันที่ เป็นค่าเริ่มต้นของวันเริ่มต้นและวันสิ้นสุด ตัวอย่างเช่น ระบบแสดงวันที่เริ่มต้นเป็น placeholder (dd/mm/yyyy) และแสดงวันที่สิ้นสุดเป็น placeholder (dd/mm/yyyy)</w:t>
            </w:r>
          </w:p>
          <w:p w:rsidR="0013002D" w:rsidP="0013002D" w:rsidRDefault="0013002D" w14:paraId="12EFF622" w14:textId="77777777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</w:p>
          <w:p w:rsidR="0013002D" w:rsidP="0013002D" w:rsidRDefault="0013002D" w14:paraId="273E4B02" w14:textId="77777777">
            <w:pPr>
              <w:widowControl w:val="0"/>
              <w:rPr>
                <w:rFonts w:ascii="Sarabun" w:hAnsi="Sarabun" w:eastAsia="Sarabun" w:cs="Sarabun"/>
              </w:rPr>
            </w:pPr>
          </w:p>
          <w:p w:rsidR="007D07A2" w:rsidP="005E58B9" w:rsidRDefault="2C0201B8" w14:paraId="496A2DAD" w14:textId="77777777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b/>
                <w:bCs/>
                <w:u w:val="single"/>
              </w:rPr>
              <w:t>ตัวอย่าง</w:t>
            </w:r>
          </w:p>
          <w:p w:rsidR="007D07A2" w:rsidP="005E58B9" w:rsidRDefault="2C0201B8" w14:paraId="09672C94" w14:textId="77777777">
            <w:pPr>
              <w:widowControl w:val="0"/>
              <w:numPr>
                <w:ilvl w:val="0"/>
                <w:numId w:val="1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ค่าเริ่มต้น วันเริ่มต้นแสดงเป็น dd/mm/yyyy วันสิ้นสุดแสดงเป็น dd/mm/yyyy</w:t>
            </w:r>
          </w:p>
          <w:p w:rsidR="007D07A2" w:rsidP="005E58B9" w:rsidRDefault="2C0201B8" w14:paraId="5625DE5D" w14:textId="77777777">
            <w:pPr>
              <w:widowControl w:val="0"/>
              <w:numPr>
                <w:ilvl w:val="0"/>
                <w:numId w:val="1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กรณีต้องการค้นหา ข้อมูลของปี 2567 (ตั้งแต่ 1-มค.-2567 จนถึง 30-มีค.-2567)</w:t>
            </w:r>
          </w:p>
          <w:p w:rsidR="007D07A2" w:rsidP="005E58B9" w:rsidRDefault="2C0201B8" w14:paraId="05D08342" w14:textId="77777777">
            <w:pPr>
              <w:widowControl w:val="0"/>
              <w:numPr>
                <w:ilvl w:val="0"/>
                <w:numId w:val="1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วันที่เริ่มต้น เลือกเป็น 1-มค.-2567 / วันสิ้นสุดเลือกเป็น 30-มีค.-2567 โดยระบบจะสามารถเลือกวันสิ้นสุดได้มากสุดคือ 31-ธค.-2567 ส่วนวันที่มากกว่า อย่างเช่น 1-มค.-2568 จะต้องเลือกไม่ได้ เพราะเกินระยะเวลา 1 ปี</w:t>
            </w:r>
          </w:p>
          <w:p w:rsidR="007D07A2" w:rsidP="005E58B9" w:rsidRDefault="2C0201B8" w14:paraId="2B483CEA" w14:textId="77777777">
            <w:pPr>
              <w:widowControl w:val="0"/>
              <w:numPr>
                <w:ilvl w:val="0"/>
                <w:numId w:val="1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กรณีต้องการค้นหา ข้อมูลของปี 2567 (ตั้งแต่ 20-ตค.-2567 จนถึง 31-มค.-2568)</w:t>
            </w:r>
          </w:p>
          <w:p w:rsidR="007D07A2" w:rsidP="005E58B9" w:rsidRDefault="2C0201B8" w14:paraId="0D55B0DB" w14:textId="77777777">
            <w:pPr>
              <w:widowControl w:val="0"/>
              <w:numPr>
                <w:ilvl w:val="0"/>
                <w:numId w:val="1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วันที่เริ่มต้น เลือกเป็น 20-ตค.-2567 / วันสิ้นสุดเลือกเป็น 31-มค.-2568 โดยระบบจะสามารถเลือกวันสิ้นสุดได้มากสุดคือ 9-กย.-2568 ส่วนวันที่มากกว่า อย่างเช่น 10-กย.-2568 จะต้องเลือกไม่ได้ เนื่องจากมีค่ามากกว่าวันที่ปัจจุบัน</w:t>
            </w:r>
          </w:p>
          <w:p w:rsidR="007D07A2" w:rsidP="005E58B9" w:rsidRDefault="2C0201B8" w14:paraId="2B6E7EDA" w14:textId="77777777">
            <w:pPr>
              <w:widowControl w:val="0"/>
              <w:numPr>
                <w:ilvl w:val="2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“สถานะใบคำขอ”</w:t>
            </w:r>
          </w:p>
          <w:p w:rsidR="007D07A2" w:rsidP="005E58B9" w:rsidRDefault="2C0201B8" w14:paraId="49053B00" w14:textId="77777777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ระบบแสดงตัวเลือกสถานะใบคำขอได้</w:t>
            </w:r>
          </w:p>
          <w:p w:rsidR="007D07A2" w:rsidP="005E58B9" w:rsidRDefault="78696B01" w14:paraId="68B5459D" w14:textId="0206AC41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รายการสถานะใบคำขอตามเอกสาร </w:t>
            </w:r>
            <w:hyperlink r:id="rId45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Status Master</w:t>
              </w:r>
            </w:hyperlink>
            <w:r w:rsidRPr="3070D2CA">
              <w:rPr>
                <w:rFonts w:ascii="Sarabun" w:hAnsi="Sarabun" w:eastAsia="Sarabun" w:cs="Sarabun"/>
              </w:rPr>
              <w:t xml:space="preserve"> และเพิ่มตัวเลือก “ทั้งหมด” ในการเลือกค้นหาได้</w:t>
            </w:r>
          </w:p>
          <w:p w:rsidR="007D07A2" w:rsidP="005E58B9" w:rsidRDefault="2C0201B8" w14:paraId="0D3C9757" w14:textId="77777777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ผู้ใช้งานสามารถเลือกสถานะใบคำขอได้มากกว่า 1 สถานะ</w:t>
            </w:r>
          </w:p>
          <w:p w:rsidR="007D07A2" w:rsidP="005E58B9" w:rsidRDefault="2C0201B8" w14:paraId="6886AF62" w14:textId="77777777">
            <w:pPr>
              <w:widowControl w:val="0"/>
              <w:numPr>
                <w:ilvl w:val="2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ระบบแสดงปุ่ม “กรองข้อมูล”</w:t>
            </w:r>
          </w:p>
          <w:p w:rsidR="007D07A2" w:rsidP="005E58B9" w:rsidRDefault="2C0201B8" w14:paraId="12032715" w14:textId="77777777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หลังจากระบุข้อมูลในส่วนของ “วันที่เริ่มต้นและสิ้นสุด” และ “สถานะใบคำขอ” ผู้ใช้งานสามารถกดปุ่ม “กรองข้อมูล” เพื่อให้ระบบค้นหาข้อมูลและแสดงผลเฉพาะสิ่งที่เลือก</w:t>
            </w:r>
          </w:p>
          <w:p w:rsidR="007D07A2" w:rsidP="005E58B9" w:rsidRDefault="2C0201B8" w14:paraId="1DFF1A5C" w14:textId="77777777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กรณีที่ผู้ใช้งานต้องการยกเลิกตัวกรองขั้นสูง โดยเลือกที่ฟังก์ชั่น “ตัวกรองขั้นสูง” และกดปุ่ม “ล้างการกรอง”</w:t>
            </w:r>
          </w:p>
          <w:p w:rsidR="007D07A2" w:rsidP="005E58B9" w:rsidRDefault="2C0201B8" w14:paraId="5EA30B12" w14:textId="77777777">
            <w:pPr>
              <w:widowControl w:val="0"/>
              <w:numPr>
                <w:ilvl w:val="2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ระบบแสดงปุ่ม “ล้างการกรอง”</w:t>
            </w:r>
          </w:p>
          <w:p w:rsidR="007D07A2" w:rsidP="005E58B9" w:rsidRDefault="2C0201B8" w14:paraId="2FEC8E9A" w14:textId="06EBDD11">
            <w:pPr>
              <w:widowControl w:val="0"/>
              <w:numPr>
                <w:ilvl w:val="3"/>
                <w:numId w:val="18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หลังจากผู้</w:t>
            </w:r>
            <w:r w:rsidRPr="6B6E20D0" w:rsidR="330D3DD9">
              <w:rPr>
                <w:rFonts w:ascii="Sarabun" w:hAnsi="Sarabun" w:eastAsia="Sarabun" w:cs="Sarabun"/>
              </w:rPr>
              <w:t>ใ</w:t>
            </w:r>
            <w:r w:rsidRPr="6B6E20D0">
              <w:rPr>
                <w:rFonts w:ascii="Sarabun" w:hAnsi="Sarabun" w:eastAsia="Sarabun" w:cs="Sarabun"/>
              </w:rPr>
              <w:t>ช้งานกดปุ่ม “ล้างการกรอง” ระบบคืนค่าเริ่มต้นให้อัตโนมัติ</w:t>
            </w:r>
          </w:p>
          <w:p w:rsidR="007D07A2" w:rsidRDefault="007D07A2" w14:paraId="2127745A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color w:val="FF0000"/>
                <w:shd w:val="clear" w:color="auto" w:fill="FCE5CD"/>
              </w:rPr>
            </w:pPr>
          </w:p>
          <w:p w:rsidR="007D07A2" w:rsidRDefault="007D07A2" w14:paraId="01A76256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</w:p>
        </w:tc>
      </w:tr>
      <w:tr w:rsidR="007D07A2" w:rsidTr="3070D2CA" w14:paraId="6EC5F78B" w14:textId="77777777">
        <w:trPr>
          <w:trHeight w:val="300"/>
        </w:trPr>
        <w:tc>
          <w:tcPr>
            <w:tcW w:w="17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E2A4CC2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77CF8248" w14:textId="77777777">
            <w:pPr>
              <w:pStyle w:val="Heading4"/>
              <w:widowControl w:val="0"/>
            </w:pPr>
            <w:bookmarkStart w:name="_aqsu7hg63f1" w:id="27"/>
            <w:bookmarkEnd w:id="27"/>
          </w:p>
        </w:tc>
      </w:tr>
      <w:tr w:rsidR="007D07A2" w:rsidTr="3070D2CA" w14:paraId="67507E98" w14:textId="77777777">
        <w:trPr>
          <w:trHeight w:val="300"/>
        </w:trPr>
        <w:tc>
          <w:tcPr>
            <w:tcW w:w="17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BB68536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642129E1" w14:textId="77777777">
            <w:pPr>
              <w:pStyle w:val="Heading4"/>
              <w:widowControl w:val="0"/>
            </w:pPr>
            <w:bookmarkStart w:name="_jr988v8blw46" w:id="28"/>
            <w:bookmarkEnd w:id="28"/>
          </w:p>
        </w:tc>
      </w:tr>
    </w:tbl>
    <w:p w:rsidR="007D07A2" w:rsidP="241F165A" w:rsidRDefault="007D07A2" w14:paraId="16156F9A" w14:textId="77777777">
      <w:pPr>
        <w:shd w:val="clear" w:color="auto" w:fill="FFFFFF" w:themeFill="background1"/>
        <w:rPr>
          <w:rFonts w:ascii="Sarabun" w:hAnsi="Sarabun" w:eastAsia="Sarabun" w:cs="Sarabun"/>
        </w:rPr>
      </w:pPr>
    </w:p>
    <w:p w:rsidR="0013002D" w:rsidP="5AB76AB7" w:rsidRDefault="0013002D" w14:paraId="4E10C375" w14:textId="48AB16DB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Pr="0013002D" w:rsidR="00286435" w:rsidP="5AB76AB7" w:rsidRDefault="00286435" w14:paraId="2608F30B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="007D07A2" w:rsidP="241F165A" w:rsidRDefault="007D07A2" w14:paraId="4444B230" w14:textId="77777777">
      <w:pPr>
        <w:shd w:val="clear" w:color="auto" w:fill="FFFFFF" w:themeFill="background1"/>
        <w:rPr>
          <w:rFonts w:ascii="Sarabun" w:hAnsi="Sarabun" w:eastAsia="Sarabun" w:cs="Sarabun"/>
        </w:rPr>
      </w:pPr>
    </w:p>
    <w:tbl>
      <w:tblPr>
        <w:tblW w:w="975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65"/>
        <w:gridCol w:w="8085"/>
      </w:tblGrid>
      <w:tr w:rsidR="007D07A2" w:rsidTr="4513D033" w14:paraId="1FFA43DF" w14:textId="77777777">
        <w:tc>
          <w:tcPr>
            <w:tcW w:w="166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1A74AE03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Requirement No.3</w:t>
            </w:r>
          </w:p>
        </w:tc>
        <w:tc>
          <w:tcPr>
            <w:tcW w:w="80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09446303" w14:textId="1D60F6C9">
            <w:pPr>
              <w:pStyle w:val="Heading4"/>
              <w:widowControl w:val="0"/>
              <w:rPr>
                <w:b/>
                <w:bCs/>
                <w:highlight w:val="white"/>
              </w:rPr>
            </w:pPr>
            <w:bookmarkStart w:name="_dgrdfsk6glj" w:id="29"/>
            <w:bookmarkEnd w:id="29"/>
            <w:r w:rsidRPr="6B6E20D0">
              <w:rPr>
                <w:b/>
                <w:bCs/>
                <w:highlight w:val="white"/>
              </w:rPr>
              <w:t>[Sprint</w:t>
            </w:r>
            <w:r w:rsidRPr="6B6E20D0" w:rsidR="2A589867">
              <w:rPr>
                <w:b/>
                <w:bCs/>
                <w:highlight w:val="white"/>
              </w:rPr>
              <w:t xml:space="preserve"> </w:t>
            </w:r>
            <w:r w:rsidRPr="6B6E20D0">
              <w:rPr>
                <w:b/>
                <w:bCs/>
                <w:highlight w:val="white"/>
              </w:rPr>
              <w:t>7] Application Notification Center</w:t>
            </w:r>
          </w:p>
          <w:p w:rsidR="007D07A2" w:rsidP="005E58B9" w:rsidRDefault="2C0201B8" w14:paraId="1F972D3A" w14:textId="77777777">
            <w:pPr>
              <w:widowControl w:val="0"/>
              <w:numPr>
                <w:ilvl w:val="0"/>
                <w:numId w:val="33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แสดงการแจ้งเตือนสถานะใบคำขอ</w:t>
            </w:r>
          </w:p>
          <w:p w:rsidR="007D07A2" w:rsidP="005E58B9" w:rsidRDefault="2C0201B8" w14:paraId="05AEDA53" w14:textId="77777777">
            <w:pPr>
              <w:widowControl w:val="0"/>
              <w:numPr>
                <w:ilvl w:val="0"/>
                <w:numId w:val="33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ดำเนินการจากสถานะใบคำขอ</w:t>
            </w:r>
          </w:p>
        </w:tc>
      </w:tr>
      <w:tr w:rsidR="007D07A2" w:rsidTr="4513D033" w14:paraId="1B036FB1" w14:textId="77777777">
        <w:tc>
          <w:tcPr>
            <w:tcW w:w="166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5F0A91CF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0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33889D33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นำส่งเอกสารใบคำขอ</w:t>
            </w:r>
          </w:p>
        </w:tc>
      </w:tr>
      <w:tr w:rsidR="007D07A2" w:rsidTr="4513D033" w14:paraId="07475071" w14:textId="77777777">
        <w:tc>
          <w:tcPr>
            <w:tcW w:w="166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6DE09BAF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0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5CC1863A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สามารถดำเนินการจากสถานะใบคำขอได้</w:t>
            </w:r>
          </w:p>
        </w:tc>
      </w:tr>
      <w:tr w:rsidR="007D07A2" w:rsidTr="4513D033" w14:paraId="7EACBFD1" w14:textId="77777777">
        <w:tc>
          <w:tcPr>
            <w:tcW w:w="1665" w:type="dxa"/>
            <w:tcBorders>
              <w:bottom w:val="single" w:color="666666" w:sz="8" w:space="0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55E5ABB5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085" w:type="dxa"/>
            <w:tcBorders>
              <w:bottom w:val="single" w:color="666666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66F9227B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007D07A2" w:rsidTr="4513D033" w14:paraId="0CE2D16A" w14:textId="77777777">
        <w:trPr>
          <w:trHeight w:val="420"/>
        </w:trPr>
        <w:tc>
          <w:tcPr>
            <w:tcW w:w="9750" w:type="dxa"/>
            <w:gridSpan w:val="2"/>
            <w:tcBorders>
              <w:top w:val="single" w:color="666666" w:sz="8" w:space="0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4447ADC9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007D07A2" w:rsidTr="4513D033" w14:paraId="2D86F053" w14:textId="77777777">
        <w:trPr>
          <w:trHeight w:val="420"/>
        </w:trPr>
        <w:tc>
          <w:tcPr>
            <w:tcW w:w="9750" w:type="dxa"/>
            <w:gridSpan w:val="2"/>
            <w:tcBorders>
              <w:top w:val="single" w:color="666666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7488775E" w14:textId="77777777">
            <w:pPr>
              <w:widowControl w:val="0"/>
              <w:rPr>
                <w:rFonts w:ascii="Sarabun" w:hAnsi="Sarabun" w:eastAsia="Sarabun" w:cs="Sarabun"/>
              </w:rPr>
            </w:pPr>
          </w:p>
          <w:p w:rsidR="007D07A2" w:rsidP="241F165A" w:rsidRDefault="2C0201B8" w14:paraId="32584344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ระบบสามารถแสดงการแจ้งเตือนได้ ดังนี้</w:t>
            </w:r>
          </w:p>
          <w:p w:rsidR="007D07A2" w:rsidP="005E58B9" w:rsidRDefault="2C0201B8" w14:paraId="7F1953C0" w14:textId="77777777">
            <w:pPr>
              <w:widowControl w:val="0"/>
              <w:numPr>
                <w:ilvl w:val="0"/>
                <w:numId w:val="26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In-App Notifications (กระดิ่ง)</w:t>
            </w:r>
          </w:p>
          <w:p w:rsidR="007D07A2" w:rsidP="005E58B9" w:rsidRDefault="2C0201B8" w14:paraId="09AEFAF8" w14:textId="77777777">
            <w:pPr>
              <w:widowControl w:val="0"/>
              <w:numPr>
                <w:ilvl w:val="1"/>
                <w:numId w:val="2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ระบบสามารถแสดงแจ้งเตือน พร้อมทั้งแสดงจำนวนแจ้งเตือนที่ค้างอยู่</w:t>
            </w:r>
          </w:p>
          <w:p w:rsidR="007D07A2" w:rsidRDefault="2C0201B8" w14:paraId="18DEA648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>
              <w:drawing>
                <wp:inline distT="0" distB="0" distL="0" distR="0" wp14:anchorId="374EFFE8" wp14:editId="71D39A2E">
                  <wp:extent cx="5286375" cy="1643253"/>
                  <wp:effectExtent l="12700" t="12700" r="12700" b="12700"/>
                  <wp:docPr id="8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46"/>
                          <a:srcRect t="177" b="55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164325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7A2" w:rsidP="005E58B9" w:rsidRDefault="2C0201B8" w14:paraId="309DD5C0" w14:textId="77777777">
            <w:pPr>
              <w:widowControl w:val="0"/>
              <w:numPr>
                <w:ilvl w:val="1"/>
                <w:numId w:val="2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ผู้ใช้งานสามารถเลือก อ่านทั้งหมดได้</w:t>
            </w:r>
          </w:p>
          <w:p w:rsidR="007D07A2" w:rsidP="005E58B9" w:rsidRDefault="2C0201B8" w14:paraId="321DE611" w14:textId="77777777">
            <w:pPr>
              <w:widowControl w:val="0"/>
              <w:numPr>
                <w:ilvl w:val="1"/>
                <w:numId w:val="2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ผู้ใช้งานสามารถเลือก ดูรายละเอียดของรายการแจ้งเตือนได้</w:t>
            </w:r>
          </w:p>
          <w:p w:rsidR="007D07A2" w:rsidRDefault="2C0201B8" w14:paraId="400FE04F" w14:textId="77777777">
            <w:pPr>
              <w:widowControl w:val="0"/>
              <w:spacing w:after="200"/>
              <w:jc w:val="center"/>
              <w:rPr>
                <w:rFonts w:ascii="Sarabun" w:hAnsi="Sarabun" w:eastAsia="Sarabun" w:cs="Sarabun"/>
              </w:rPr>
            </w:pPr>
            <w:r>
              <w:drawing>
                <wp:inline distT="0" distB="0" distL="0" distR="0" wp14:anchorId="0A3B350B" wp14:editId="48C07064">
                  <wp:extent cx="5129213" cy="3579763"/>
                  <wp:effectExtent l="12700" t="12700" r="12700" b="12700"/>
                  <wp:docPr id="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213" cy="357976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7A2" w:rsidP="005E58B9" w:rsidRDefault="2C0201B8" w14:paraId="3C1D1123" w14:textId="77777777">
            <w:pPr>
              <w:widowControl w:val="0"/>
              <w:numPr>
                <w:ilvl w:val="1"/>
                <w:numId w:val="2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ผู้ใช้งานสามารถเข้าไปดำเนินการตามการแจ้งเตือนได้ที่หน้า Application List</w:t>
            </w:r>
          </w:p>
          <w:p w:rsidR="007D07A2" w:rsidP="241F165A" w:rsidRDefault="2C0201B8" w14:paraId="42274EC5" w14:textId="77777777">
            <w:pPr>
              <w:widowControl w:val="0"/>
              <w:jc w:val="center"/>
              <w:rPr>
                <w:rFonts w:ascii="Sarabun" w:hAnsi="Sarabun" w:eastAsia="Sarabun" w:cs="Sarabun"/>
                <w:b/>
                <w:bCs/>
                <w:color w:val="FF0000"/>
              </w:rPr>
            </w:pPr>
            <w:r>
              <w:drawing>
                <wp:inline distT="0" distB="0" distL="0" distR="0" wp14:anchorId="5CFD450A" wp14:editId="523DF956">
                  <wp:extent cx="4667250" cy="2019491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0194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D07A2" w:rsidP="241F165A" w:rsidRDefault="007D07A2" w14:paraId="7905BA59" w14:textId="77777777">
            <w:pPr>
              <w:widowControl w:val="0"/>
              <w:rPr>
                <w:rFonts w:ascii="Sarabun" w:hAnsi="Sarabun" w:eastAsia="Sarabun" w:cs="Sarabun"/>
                <w:b/>
                <w:bCs/>
              </w:rPr>
            </w:pPr>
          </w:p>
          <w:p w:rsidR="007D07A2" w:rsidP="005E58B9" w:rsidRDefault="2C0201B8" w14:paraId="6BCADFEA" w14:textId="77777777">
            <w:pPr>
              <w:widowControl w:val="0"/>
              <w:numPr>
                <w:ilvl w:val="0"/>
                <w:numId w:val="26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Push-App Notifications</w:t>
            </w:r>
          </w:p>
          <w:p w:rsidR="007D07A2" w:rsidP="005E58B9" w:rsidRDefault="2C0201B8" w14:paraId="60FD1050" w14:textId="77777777">
            <w:pPr>
              <w:widowControl w:val="0"/>
              <w:numPr>
                <w:ilvl w:val="1"/>
                <w:numId w:val="26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ระบบสามารถแสดงแจ้งเตือน กรณีที่ไม่ได้เข้าใช้งานแอพพลิเคชั่น โดยขึ้นอยู่กับการตั้งค่ารับแจ้งเตือนในเครื่อง</w:t>
            </w:r>
          </w:p>
          <w:p w:rsidR="007D07A2" w:rsidP="241F165A" w:rsidRDefault="007D07A2" w14:paraId="6767B416" w14:textId="77777777">
            <w:pPr>
              <w:widowControl w:val="0"/>
              <w:ind w:left="1440"/>
              <w:rPr>
                <w:rFonts w:ascii="Sarabun" w:hAnsi="Sarabun" w:eastAsia="Sarabun" w:cs="Sarabun"/>
                <w:b/>
                <w:bCs/>
              </w:rPr>
            </w:pPr>
          </w:p>
          <w:p w:rsidR="007D07A2" w:rsidP="005E58B9" w:rsidRDefault="2C0201B8" w14:paraId="1074A6D5" w14:textId="77777777">
            <w:pPr>
              <w:widowControl w:val="0"/>
              <w:numPr>
                <w:ilvl w:val="0"/>
                <w:numId w:val="26"/>
              </w:numPr>
              <w:spacing w:before="240"/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รายละเอียดการแจ้งเตือน มีดังนี้</w:t>
            </w:r>
          </w:p>
          <w:p w:rsidR="007D07A2" w:rsidP="005E58B9" w:rsidRDefault="2C0201B8" w14:paraId="6630F000" w14:textId="77777777">
            <w:pPr>
              <w:widowControl w:val="0"/>
              <w:numPr>
                <w:ilvl w:val="1"/>
                <w:numId w:val="26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 xml:space="preserve">เอกสารอ้างอิง </w:t>
            </w:r>
          </w:p>
          <w:p w:rsidR="007D07A2" w:rsidP="005E58B9" w:rsidRDefault="2C0201B8" w14:paraId="7E7419CC" w14:textId="77777777">
            <w:pPr>
              <w:widowControl w:val="0"/>
              <w:numPr>
                <w:ilvl w:val="2"/>
                <w:numId w:val="26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</w:rPr>
              <w:t xml:space="preserve">R2: </w:t>
            </w:r>
            <w:hyperlink r:id="rId48">
              <w:r w:rsidRPr="6B6E20D0">
                <w:rPr>
                  <w:rFonts w:ascii="Sarabun" w:hAnsi="Sarabun" w:eastAsia="Sarabun" w:cs="Sarabun"/>
                  <w:color w:val="0000EE"/>
                  <w:u w:val="single"/>
                </w:rPr>
                <w:t>[NASA] Application_Notification Template</w:t>
              </w:r>
            </w:hyperlink>
          </w:p>
          <w:p w:rsidR="007D07A2" w:rsidP="005E58B9" w:rsidRDefault="2C0201B8" w14:paraId="470E933B" w14:textId="77777777">
            <w:pPr>
              <w:widowControl w:val="0"/>
              <w:numPr>
                <w:ilvl w:val="2"/>
                <w:numId w:val="26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</w:rPr>
              <w:t xml:space="preserve">ตัวอย่างของ R1: </w:t>
            </w:r>
            <w:hyperlink w:anchor="gid=0" r:id="rId49">
              <w:r w:rsidRPr="6B6E20D0">
                <w:rPr>
                  <w:rFonts w:ascii="Sarabun" w:hAnsi="Sarabun" w:eastAsia="Sarabun" w:cs="Sarabun"/>
                  <w:color w:val="0000EE"/>
                  <w:u w:val="single"/>
                </w:rPr>
                <w:t>Notification Template</w:t>
              </w:r>
            </w:hyperlink>
          </w:p>
          <w:p w:rsidR="007D07A2" w:rsidP="005E58B9" w:rsidRDefault="2C0201B8" w14:paraId="15331C79" w14:textId="77777777">
            <w:pPr>
              <w:widowControl w:val="0"/>
              <w:numPr>
                <w:ilvl w:val="0"/>
                <w:numId w:val="26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</w:rPr>
              <w:t>ระบบแจ้งเตือนสถานะใบคำขอและรายละเอียดรายการแจ้งเตือน โดยผู้ใช้งานสามารถกดดูแจ้งเตือนของสถานะใบคำขอได้</w:t>
            </w:r>
          </w:p>
          <w:p w:rsidR="007D07A2" w:rsidP="005E58B9" w:rsidRDefault="2C0201B8" w14:paraId="64D7FFDB" w14:textId="77777777">
            <w:pPr>
              <w:widowControl w:val="0"/>
              <w:numPr>
                <w:ilvl w:val="0"/>
                <w:numId w:val="26"/>
              </w:numPr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Notification Setting เมนูขาย เปิดให้ เปิด-ปิด</w:t>
            </w:r>
          </w:p>
          <w:p w:rsidR="007D07A2" w:rsidP="6B6E20D0" w:rsidRDefault="2C0201B8" w14:paraId="4D7F73B6" w14:textId="77777777">
            <w:pPr>
              <w:widowControl w:val="0"/>
              <w:jc w:val="center"/>
              <w:rPr>
                <w:rFonts w:ascii="Sarabun" w:hAnsi="Sarabun" w:eastAsia="Sarabun" w:cs="Sarabun"/>
                <w:i/>
                <w:iCs/>
                <w:color w:val="FF9900"/>
              </w:rPr>
            </w:pPr>
            <w:r>
              <w:drawing>
                <wp:inline distT="0" distB="0" distL="0" distR="0" wp14:anchorId="09DEBB10" wp14:editId="7446C7FC">
                  <wp:extent cx="5367338" cy="3780766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338" cy="37807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7A2" w:rsidTr="4513D033" w14:paraId="12714FBC" w14:textId="77777777">
        <w:tc>
          <w:tcPr>
            <w:tcW w:w="166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2CBE6683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1F6F7893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007D07A2" w:rsidTr="4513D033" w14:paraId="0C11797B" w14:textId="77777777">
        <w:tc>
          <w:tcPr>
            <w:tcW w:w="166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200C98D8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1E505D21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Pr="00286435" w:rsidR="007D07A2" w:rsidRDefault="007D07A2" w14:paraId="3E49F13C" w14:textId="77777777">
      <w:pPr>
        <w:widowControl w:val="0"/>
        <w:spacing w:after="200"/>
        <w:rPr>
          <w:rFonts w:ascii="Sarabun" w:hAnsi="Sarabun" w:eastAsia="Sarabun" w:cs="Sarabun"/>
          <w:lang w:val="en-US"/>
        </w:rPr>
      </w:pPr>
    </w:p>
    <w:p w:rsidR="007D07A2" w:rsidP="241F165A" w:rsidRDefault="007D07A2" w14:paraId="35B869BB" w14:textId="77777777">
      <w:pPr>
        <w:shd w:val="clear" w:color="auto" w:fill="FFFFFF" w:themeFill="background1"/>
        <w:rPr>
          <w:rFonts w:ascii="Sarabun" w:hAnsi="Sarabun" w:eastAsia="Sarabun" w:cs="Sarabun"/>
        </w:rPr>
      </w:pPr>
    </w:p>
    <w:tbl>
      <w:tblPr>
        <w:tblW w:w="975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35"/>
        <w:gridCol w:w="8115"/>
      </w:tblGrid>
      <w:tr w:rsidR="007D07A2" w:rsidTr="4513D033" w14:paraId="7633036F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EBD0A17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Requirement No.4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3539086C" w14:textId="452C1268">
            <w:pPr>
              <w:pStyle w:val="Heading4"/>
              <w:widowControl w:val="0"/>
              <w:rPr>
                <w:b/>
                <w:bCs/>
              </w:rPr>
            </w:pPr>
            <w:bookmarkStart w:name="_g9oyfsp7xe55" w:id="30"/>
            <w:bookmarkEnd w:id="30"/>
            <w:r w:rsidRPr="6B6E20D0">
              <w:rPr>
                <w:b/>
                <w:bCs/>
              </w:rPr>
              <w:t>[Sprint</w:t>
            </w:r>
            <w:r w:rsidRPr="6B6E20D0" w:rsidR="678DA3B8">
              <w:rPr>
                <w:b/>
                <w:bCs/>
              </w:rPr>
              <w:t xml:space="preserve"> </w:t>
            </w:r>
            <w:r w:rsidRPr="6B6E20D0">
              <w:rPr>
                <w:b/>
                <w:bCs/>
              </w:rPr>
              <w:t>7] Application Side Bar</w:t>
            </w:r>
          </w:p>
          <w:p w:rsidR="007D07A2" w:rsidP="005E58B9" w:rsidRDefault="2C0201B8" w14:paraId="6804D8A5" w14:textId="77777777">
            <w:pPr>
              <w:numPr>
                <w:ilvl w:val="0"/>
                <w:numId w:val="30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ข้อมูลใบคำขอ</w:t>
            </w:r>
          </w:p>
          <w:p w:rsidR="007D07A2" w:rsidP="005E58B9" w:rsidRDefault="2C0201B8" w14:paraId="1CF821BD" w14:textId="77777777">
            <w:pPr>
              <w:numPr>
                <w:ilvl w:val="0"/>
                <w:numId w:val="30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ข้อมูลตัวแทน</w:t>
            </w:r>
          </w:p>
        </w:tc>
      </w:tr>
      <w:tr w:rsidR="007D07A2" w:rsidTr="4513D033" w14:paraId="46AFA3D6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1E17A6DF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0C698212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007D07A2" w:rsidTr="4513D033" w14:paraId="281E7605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5B2D2487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6DDF3C70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007D07A2" w:rsidTr="4513D033" w14:paraId="0A799A68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3A275DC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7A903CCE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007D07A2" w:rsidTr="4513D033" w14:paraId="100B45DF" w14:textId="77777777">
        <w:trPr>
          <w:trHeight w:val="420"/>
        </w:trPr>
        <w:tc>
          <w:tcPr>
            <w:tcW w:w="975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76254D16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007D07A2" w:rsidTr="4513D033" w14:paraId="039C56D2" w14:textId="77777777">
        <w:trPr>
          <w:trHeight w:val="420"/>
        </w:trPr>
        <w:tc>
          <w:tcPr>
            <w:tcW w:w="975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1B843FAD" w14:textId="77777777">
            <w:pPr>
              <w:widowControl w:val="0"/>
              <w:spacing w:line="240" w:lineRule="auto"/>
              <w:ind w:left="720"/>
              <w:rPr>
                <w:rFonts w:ascii="Sarabun" w:hAnsi="Sarabun" w:eastAsia="Sarabun" w:cs="Sarabun"/>
              </w:rPr>
            </w:pPr>
          </w:p>
          <w:p w:rsidR="007D07A2" w:rsidP="005E58B9" w:rsidRDefault="2C0201B8" w14:paraId="3B8B8426" w14:textId="77777777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ข้อมูลใบคำขอ</w:t>
            </w:r>
          </w:p>
          <w:p w:rsidR="007D07A2" w:rsidP="241F165A" w:rsidRDefault="2C0201B8" w14:paraId="72597766" w14:textId="77777777">
            <w:pPr>
              <w:widowControl w:val="0"/>
              <w:spacing w:line="240" w:lineRule="auto"/>
              <w:ind w:left="7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ระบบสามารถแสดงข้อมูลดังรายละเอียด ดังนี้</w:t>
            </w:r>
          </w:p>
          <w:p w:rsidR="007D07A2" w:rsidP="005E58B9" w:rsidRDefault="2C0201B8" w14:paraId="6D467CD6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แสดงหัวข้อ “ข้อมูลใบคำขอ”</w:t>
            </w:r>
          </w:p>
          <w:p w:rsidR="007D07A2" w:rsidP="005E58B9" w:rsidRDefault="2C0201B8" w14:paraId="44301674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แสดงข้อมูลใบคำขอ โดยมีหัวข้อ “เลขที่ใบคำขอ”</w:t>
            </w:r>
          </w:p>
          <w:p w:rsidR="007D07A2" w:rsidP="005E58B9" w:rsidRDefault="2C0201B8" w14:paraId="03DA2B99" w14:textId="77777777">
            <w:pPr>
              <w:widowControl w:val="0"/>
              <w:numPr>
                <w:ilvl w:val="3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ระบบสามารถแสดงเลขที่ใบคำขอมาแสดงภายใต้หัวข้อ</w:t>
            </w:r>
          </w:p>
          <w:p w:rsidR="007D07A2" w:rsidP="005E58B9" w:rsidRDefault="2C0201B8" w14:paraId="63C73CAF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แสดงข้อมูลใบเสนอขาย โดยมีหัวข้อ “เลขที่อ้างอิงใบเสนอขาย”</w:t>
            </w:r>
          </w:p>
          <w:p w:rsidR="007D07A2" w:rsidP="005E58B9" w:rsidRDefault="2C0201B8" w14:paraId="6D6FF6F0" w14:textId="77777777">
            <w:pPr>
              <w:widowControl w:val="0"/>
              <w:numPr>
                <w:ilvl w:val="3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ระบบสามารถแสดงเลขที่อ้างอิงใบเสนอชายมาแสดงภายใต้หัวข้อ</w:t>
            </w:r>
          </w:p>
          <w:p w:rsidR="007D07A2" w:rsidP="005E58B9" w:rsidRDefault="2C0201B8" w14:paraId="7B614E91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แสดงข้อมูลการตรวจสุขภาพ โดยมีหัวข้อ “การตรวจสุขภาพ”</w:t>
            </w:r>
          </w:p>
          <w:p w:rsidR="007D07A2" w:rsidP="005E58B9" w:rsidRDefault="2C0201B8" w14:paraId="5F101AC4" w14:textId="77777777">
            <w:pPr>
              <w:widowControl w:val="0"/>
              <w:numPr>
                <w:ilvl w:val="3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ระบบสามารถแสดงข้อมูล ตรวจสุขภาพ หรือ ไม่ตรวจสุขภาพ ภายใต้หัวข้อ</w:t>
            </w:r>
          </w:p>
          <w:p w:rsidR="007D07A2" w:rsidP="005E58B9" w:rsidRDefault="2C0201B8" w14:paraId="07DFC86B" w14:textId="77777777">
            <w:pPr>
              <w:widowControl w:val="0"/>
              <w:numPr>
                <w:ilvl w:val="3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ระบบนำข้อมูลมาจาก Product configuration ตามรายละเอียด </w:t>
            </w:r>
          </w:p>
          <w:p w:rsidR="007D07A2" w:rsidP="005E58B9" w:rsidRDefault="2C0201B8" w14:paraId="2F1863F9" w14:textId="77777777">
            <w:pPr>
              <w:widowControl w:val="0"/>
              <w:numPr>
                <w:ilvl w:val="4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ข้อมูลของเงื่อนไขการรวมทุนตรวจสุขภาพ Rider อ้างอิงตาม Sheet: RiderTargetPlan เอกสาร   </w:t>
            </w:r>
            <w:hyperlink r:id="rId51">
              <w:r w:rsidRPr="6B6E20D0">
                <w:rPr>
                  <w:rFonts w:ascii="Sarabun" w:hAnsi="Sarabun" w:eastAsia="Sarabun" w:cs="Sarabun"/>
                  <w:color w:val="0000EE"/>
                  <w:u w:val="single"/>
                </w:rPr>
                <w:t>Master_Rider_config_v1</w:t>
              </w:r>
            </w:hyperlink>
          </w:p>
          <w:p w:rsidR="007D07A2" w:rsidP="005E58B9" w:rsidRDefault="2C0201B8" w14:paraId="55C01CA6" w14:textId="77777777">
            <w:pPr>
              <w:widowControl w:val="0"/>
              <w:numPr>
                <w:ilvl w:val="4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ข้อมูลของเงื่อนไขเกณฑ์การตรวจสุขภาพ ภาคผนวก 1-2</w:t>
            </w:r>
            <w:hyperlink r:id="rId52">
              <w:r w:rsidRPr="6B6E20D0">
                <w:rPr>
                  <w:rFonts w:ascii="Sarabun" w:hAnsi="Sarabun" w:eastAsia="Sarabun" w:cs="Sarabun"/>
                  <w:color w:val="0000EE"/>
                  <w:u w:val="single"/>
                </w:rPr>
                <w:t>ตรวจสุขภาพเพิ่มเติม.pdf</w:t>
              </w:r>
            </w:hyperlink>
          </w:p>
          <w:p w:rsidR="007D07A2" w:rsidP="005E58B9" w:rsidRDefault="2C0201B8" w14:paraId="4617FA4D" w14:textId="77777777">
            <w:pPr>
              <w:widowControl w:val="0"/>
              <w:numPr>
                <w:ilvl w:val="4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เอกสารอ้างอิง Final Checklist UL 90/90 (UWB)</w:t>
            </w:r>
            <w:hyperlink r:id="rId53">
              <w:r w:rsidRPr="6B6E20D0">
                <w:rPr>
                  <w:rFonts w:ascii="Sarabun" w:hAnsi="Sarabun" w:eastAsia="Sarabun" w:cs="Sarabun"/>
                  <w:color w:val="0000EE"/>
                  <w:u w:val="single"/>
                </w:rPr>
                <w:t>Final Checklist UL 90-90 (UWB) Update 15.02.66.pdf</w:t>
              </w:r>
            </w:hyperlink>
          </w:p>
          <w:p w:rsidR="007D07A2" w:rsidP="005E58B9" w:rsidRDefault="2C0201B8" w14:paraId="20EA2854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ตัวอย่างการแสดงผลของข้อมูล (มุมซ้ายมือบนของใบคำขอหน้า TL Smart)</w:t>
            </w:r>
          </w:p>
          <w:p w:rsidR="007D07A2" w:rsidRDefault="007D07A2" w14:paraId="5219D583" w14:textId="77777777">
            <w:pPr>
              <w:widowControl w:val="0"/>
              <w:spacing w:after="200" w:line="240" w:lineRule="auto"/>
              <w:ind w:right="240"/>
              <w:rPr>
                <w:rFonts w:ascii="Sarabun" w:hAnsi="Sarabun" w:eastAsia="Sarabun" w:cs="Sarabun"/>
              </w:rPr>
            </w:pPr>
          </w:p>
          <w:tbl>
            <w:tblPr>
              <w:tblW w:w="8715" w:type="dxa"/>
              <w:tblInd w:w="72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2790"/>
              <w:gridCol w:w="2790"/>
              <w:gridCol w:w="3135"/>
            </w:tblGrid>
            <w:tr w:rsidR="007D07A2" w:rsidTr="4513D033" w14:paraId="512D7B68" w14:textId="77777777">
              <w:trPr>
                <w:tblHeader/>
              </w:trPr>
              <w:tc>
                <w:tcPr>
                  <w:tcW w:w="2790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4420E8DE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Fields</w:t>
                  </w:r>
                </w:p>
              </w:tc>
              <w:tc>
                <w:tcPr>
                  <w:tcW w:w="2790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3D92642A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Example</w:t>
                  </w:r>
                </w:p>
              </w:tc>
              <w:tc>
                <w:tcPr>
                  <w:tcW w:w="3135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34197F18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Remark</w:t>
                  </w:r>
                </w:p>
              </w:tc>
            </w:tr>
            <w:tr w:rsidR="007D07A2" w:rsidTr="4513D033" w14:paraId="44BC314F" w14:textId="77777777">
              <w:trPr>
                <w:trHeight w:val="420"/>
              </w:trPr>
              <w:tc>
                <w:tcPr>
                  <w:tcW w:w="8715" w:type="dxa"/>
                  <w:gridSpan w:val="3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8E42DC1" w14:textId="77777777">
                  <w:pPr>
                    <w:widowControl w:val="0"/>
                    <w:rPr>
                      <w:rFonts w:ascii="Sarabun" w:hAnsi="Sarabun" w:eastAsia="Sarabun" w:cs="Sarabun"/>
                      <w:b/>
                      <w:bCs/>
                    </w:rPr>
                  </w:pPr>
                  <w:r w:rsidRPr="6B6E20D0">
                    <w:rPr>
                      <w:rFonts w:ascii="Sarabun" w:hAnsi="Sarabun" w:eastAsia="Sarabun" w:cs="Sarabun"/>
                      <w:b/>
                      <w:bCs/>
                    </w:rPr>
                    <w:t>ข้อมูลใบคำขอ</w:t>
                  </w:r>
                </w:p>
              </w:tc>
            </w:tr>
            <w:tr w:rsidR="007D07A2" w:rsidTr="4513D033" w14:paraId="7ECBF44E" w14:textId="77777777">
              <w:tc>
                <w:tcPr>
                  <w:tcW w:w="27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2BC88A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เลขที่ใบคำขอ</w:t>
                  </w:r>
                </w:p>
              </w:tc>
              <w:tc>
                <w:tcPr>
                  <w:tcW w:w="27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15D255A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00125592</w:t>
                  </w:r>
                </w:p>
              </w:tc>
              <w:tc>
                <w:tcPr>
                  <w:tcW w:w="31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412D380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51A60247" w14:textId="77777777">
              <w:tc>
                <w:tcPr>
                  <w:tcW w:w="27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1684D4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เลขที่อ้างอิงใบเสนอขาย</w:t>
                  </w:r>
                </w:p>
              </w:tc>
              <w:tc>
                <w:tcPr>
                  <w:tcW w:w="27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4969308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256891022464</w:t>
                  </w:r>
                </w:p>
              </w:tc>
              <w:tc>
                <w:tcPr>
                  <w:tcW w:w="31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63766FA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0634F068" w14:textId="77777777">
              <w:tc>
                <w:tcPr>
                  <w:tcW w:w="27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8B248D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การตรวจสุขภาพ</w:t>
                  </w:r>
                </w:p>
              </w:tc>
              <w:tc>
                <w:tcPr>
                  <w:tcW w:w="27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AA235C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ไม่ตรวจสุขภาพ</w:t>
                  </w:r>
                </w:p>
              </w:tc>
              <w:tc>
                <w:tcPr>
                  <w:tcW w:w="31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5BF5F7E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Pr="00286435" w:rsidR="007D07A2" w:rsidRDefault="007D07A2" w14:paraId="29308A77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</w:p>
          <w:p w:rsidR="007D07A2" w:rsidP="005E58B9" w:rsidRDefault="2C0201B8" w14:paraId="463CBA97" w14:textId="77777777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ข้อมูลตัวแทน</w:t>
            </w:r>
          </w:p>
          <w:p w:rsidR="007D07A2" w:rsidP="241F165A" w:rsidRDefault="2C0201B8" w14:paraId="22CF1803" w14:textId="77777777">
            <w:pPr>
              <w:widowControl w:val="0"/>
              <w:spacing w:line="240" w:lineRule="auto"/>
              <w:ind w:left="720"/>
              <w:rPr>
                <w:rFonts w:ascii="Sarabun" w:hAnsi="Sarabun" w:eastAsia="Sarabun" w:cs="Sarabun"/>
                <w:b/>
                <w:bCs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ระบบแสดงข้อมูลดังรายละเอียด ดังนี้</w:t>
            </w:r>
          </w:p>
          <w:p w:rsidR="007D07A2" w:rsidP="005E58B9" w:rsidRDefault="2C0201B8" w14:paraId="7DD8E6CE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“ชื่อตัวแทน”</w:t>
            </w:r>
          </w:p>
          <w:p w:rsidR="007D07A2" w:rsidP="005E58B9" w:rsidRDefault="2C0201B8" w14:paraId="051B6420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ให้ระบบแสดงชื่อและนามสกุลของตัวแทน ไม่มีคำนำหน้า</w:t>
            </w:r>
          </w:p>
          <w:p w:rsidR="007D07A2" w:rsidP="005E58B9" w:rsidRDefault="2C0201B8" w14:paraId="06DCD9B3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“รหัสตัวแทน”</w:t>
            </w:r>
          </w:p>
          <w:p w:rsidR="007D07A2" w:rsidP="005E58B9" w:rsidRDefault="2C0201B8" w14:paraId="619852BC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 “รหัสตัวแทน” ของตัวแทน</w:t>
            </w:r>
          </w:p>
          <w:p w:rsidR="007D07A2" w:rsidP="005E58B9" w:rsidRDefault="2C0201B8" w14:paraId="2BAAE4AB" w14:textId="77777777">
            <w:pPr>
              <w:widowControl w:val="0"/>
              <w:numPr>
                <w:ilvl w:val="2"/>
                <w:numId w:val="27"/>
              </w:numPr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กรณีไม่มีรหัสตัวแทน หรือเป็น 0 ทั้งหมดให้แสดงเป็น - (ขีดกลาง)</w:t>
            </w:r>
          </w:p>
          <w:p w:rsidR="007D07A2" w:rsidP="005E58B9" w:rsidRDefault="2C0201B8" w14:paraId="56133CF3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“ใบอนุญาตเลขที่”</w:t>
            </w:r>
          </w:p>
          <w:p w:rsidR="007D07A2" w:rsidP="005E58B9" w:rsidRDefault="2C0201B8" w14:paraId="3B162566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ให้ระบบแสดงข้อมูล “เลขที่ใบอนุญาต” ของตัวแทน</w:t>
            </w:r>
          </w:p>
          <w:p w:rsidR="007D07A2" w:rsidP="005E58B9" w:rsidRDefault="2C0201B8" w14:paraId="5BA57BD7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“สาขา(รหัสสาขา)”</w:t>
            </w:r>
          </w:p>
          <w:p w:rsidR="007D07A2" w:rsidP="005E58B9" w:rsidRDefault="2C0201B8" w14:paraId="768CD360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ให้ระบบแสดงชื่อสาขา วงเล็บตามด้วยรหัสสาขา</w:t>
            </w:r>
          </w:p>
          <w:p w:rsidR="007D07A2" w:rsidP="005E58B9" w:rsidRDefault="2C0201B8" w14:paraId="1395F5C6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“รหัสฝากค้ำ”</w:t>
            </w:r>
          </w:p>
          <w:p w:rsidR="007D07A2" w:rsidP="005E58B9" w:rsidRDefault="2C0201B8" w14:paraId="7B0275FB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ให้ระบบแสดงรหัสฝากค้ำ (ถ้ามี)</w:t>
            </w:r>
          </w:p>
          <w:p w:rsidR="007D07A2" w:rsidP="005E58B9" w:rsidRDefault="2C0201B8" w14:paraId="28752236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“หน่วย”</w:t>
            </w:r>
          </w:p>
          <w:p w:rsidR="007D07A2" w:rsidP="005E58B9" w:rsidRDefault="2C0201B8" w14:paraId="30AE2731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 “ชื่อและนามสกุล” ของตัวแทน ระดับหน่วย</w:t>
            </w:r>
          </w:p>
          <w:p w:rsidR="007D07A2" w:rsidP="005E58B9" w:rsidRDefault="2C0201B8" w14:paraId="242257C6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“รหัสหน่วย”</w:t>
            </w:r>
          </w:p>
          <w:p w:rsidR="007D07A2" w:rsidP="005E58B9" w:rsidRDefault="2C0201B8" w14:paraId="548DF9A8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 “รหัสหน่วย” ของตัวแทน ระดับหน่วย</w:t>
            </w:r>
          </w:p>
          <w:p w:rsidR="007D07A2" w:rsidP="005E58B9" w:rsidRDefault="2C0201B8" w14:paraId="65AF7ABF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“ศูนย์”</w:t>
            </w:r>
          </w:p>
          <w:p w:rsidR="007D07A2" w:rsidP="005E58B9" w:rsidRDefault="2C0201B8" w14:paraId="1804CDA0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 “ชื่อและนามสกุล” ของตัวแทน ระดับศูนย์</w:t>
            </w:r>
          </w:p>
          <w:p w:rsidR="007D07A2" w:rsidP="005E58B9" w:rsidRDefault="2C0201B8" w14:paraId="0B513D9B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หัวข้อ “รหัสศูนย์”</w:t>
            </w:r>
          </w:p>
          <w:p w:rsidR="007D07A2" w:rsidP="005E58B9" w:rsidRDefault="2C0201B8" w14:paraId="46B52BEA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ให้ระบบแสดง “รหัสศูนย์” ของตัวแทน ระดับศูนย์</w:t>
            </w:r>
          </w:p>
          <w:p w:rsidR="007D07A2" w:rsidP="005E58B9" w:rsidRDefault="2C0201B8" w14:paraId="2F628A39" w14:textId="77777777">
            <w:pPr>
              <w:widowControl w:val="0"/>
              <w:numPr>
                <w:ilvl w:val="1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ตัวอย่างการแสดงผลข้อมูล (ฝั่งซ้ายมือส่วนข้อมูลตัวแทนหน้า TL Smart)</w:t>
            </w:r>
          </w:p>
          <w:p w:rsidR="007D07A2" w:rsidP="005E58B9" w:rsidRDefault="2C0201B8" w14:paraId="725D7ADB" w14:textId="77777777">
            <w:pPr>
              <w:widowControl w:val="0"/>
              <w:numPr>
                <w:ilvl w:val="2"/>
                <w:numId w:val="27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ตัวแทนระดับ ผู้บริหารหน่วย</w:t>
            </w:r>
          </w:p>
          <w:tbl>
            <w:tblPr>
              <w:tblW w:w="8730" w:type="dxa"/>
              <w:tblInd w:w="72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2775"/>
              <w:gridCol w:w="3015"/>
              <w:gridCol w:w="2940"/>
            </w:tblGrid>
            <w:tr w:rsidR="007D07A2" w:rsidTr="4513D033" w14:paraId="29DB1137" w14:textId="77777777">
              <w:trPr>
                <w:tblHeader/>
              </w:trPr>
              <w:tc>
                <w:tcPr>
                  <w:tcW w:w="2775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073F0EB6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Fields</w:t>
                  </w:r>
                </w:p>
              </w:tc>
              <w:tc>
                <w:tcPr>
                  <w:tcW w:w="3015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19240601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Example</w:t>
                  </w:r>
                </w:p>
              </w:tc>
              <w:tc>
                <w:tcPr>
                  <w:tcW w:w="2940" w:type="dxa"/>
                  <w:shd w:val="clear" w:color="auto" w:fill="0070C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16071C72" w14:textId="77777777">
                  <w:pPr>
                    <w:widowControl w:val="0"/>
                    <w:jc w:val="center"/>
                    <w:rPr>
                      <w:rFonts w:ascii="Sarabun" w:hAnsi="Sarabun" w:eastAsia="Sarabun" w:cs="Sarabun"/>
                      <w:color w:val="FFFFFF"/>
                    </w:rPr>
                  </w:pPr>
                  <w:r w:rsidRPr="6B6E20D0">
                    <w:rPr>
                      <w:rFonts w:ascii="Sarabun" w:hAnsi="Sarabun" w:eastAsia="Sarabun" w:cs="Sarabun"/>
                      <w:color w:val="FFFFFF" w:themeColor="background1"/>
                    </w:rPr>
                    <w:t>Remark</w:t>
                  </w:r>
                </w:p>
              </w:tc>
            </w:tr>
            <w:tr w:rsidR="007D07A2" w:rsidTr="4513D033" w14:paraId="579F828F" w14:textId="77777777">
              <w:trPr>
                <w:trHeight w:val="420"/>
              </w:trPr>
              <w:tc>
                <w:tcPr>
                  <w:tcW w:w="8730" w:type="dxa"/>
                  <w:gridSpan w:val="3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4302F9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  <w:b/>
                      <w:bCs/>
                    </w:rPr>
                    <w:t>ข้อมูลตัวแทน</w:t>
                  </w:r>
                </w:p>
              </w:tc>
            </w:tr>
            <w:tr w:rsidR="007D07A2" w:rsidTr="4513D033" w14:paraId="5045ECE5" w14:textId="77777777">
              <w:trPr>
                <w:trHeight w:val="53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D6090B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ชื่อตัวแทน</w:t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1C9BFA52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สุวิญญา เกษเกษา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26DEE6B8" w14:textId="77777777">
                  <w:pPr>
                    <w:widowControl w:val="0"/>
                    <w:ind w:left="720" w:hanging="36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231794AD" w14:textId="77777777">
              <w:trPr>
                <w:trHeight w:val="53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59DF50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commentRangeStart w:id="31"/>
                  <w:r w:rsidRPr="6B6E20D0">
                    <w:rPr>
                      <w:rFonts w:ascii="Sarabun" w:hAnsi="Sarabun" w:eastAsia="Sarabun" w:cs="Sarabun"/>
                    </w:rPr>
                    <w:t>รหัสตัวแทน</w:t>
                  </w:r>
                  <w:commentRangeEnd w:id="31"/>
                  <w:r w:rsidR="006311AD">
                    <w:rPr>
                      <w:rStyle w:val="CommentReference"/>
                      <w:rFonts w:ascii="Sarabun" w:hAnsi="Sarabun" w:eastAsia="Sarabun" w:cs="Sarabun"/>
                      <w:sz w:val="22"/>
                      <w:szCs w:val="22"/>
                    </w:rPr>
                    <w:commentReference w:id="31"/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37CE7765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99826262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6C733B7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กรณีไม่มีรหัสตัวแทน หรือเป็น 0 ทั้งหมดให้แสดงเป็น - (ขีดกลาง)</w:t>
                  </w:r>
                </w:p>
              </w:tc>
            </w:tr>
            <w:tr w:rsidR="007D07A2" w:rsidTr="4513D033" w14:paraId="4AA2E9AF" w14:textId="77777777">
              <w:trPr>
                <w:trHeight w:val="53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AAF763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ใบอนุญาตเลขที่</w:t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185796E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6101001359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734574E8" w14:textId="77777777">
                  <w:pPr>
                    <w:widowControl w:val="0"/>
                    <w:ind w:left="720" w:hanging="36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75B7C61C" w14:textId="77777777">
              <w:trPr>
                <w:trHeight w:val="53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6EBACB9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สาขา (รหัสสาขา)</w:t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A4E205A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อโศก (571)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A036BA" w:rsidR="007D07A2" w:rsidRDefault="007D07A2" w14:paraId="223C1329" w14:textId="77777777">
                  <w:pPr>
                    <w:widowControl w:val="0"/>
                    <w:ind w:left="720" w:hanging="360"/>
                    <w:rPr>
                      <w:rFonts w:ascii="Sarabun" w:hAnsi="Sarabun" w:eastAsia="Sarabun" w:cs="Sarabun"/>
                      <w:lang w:val="en-US"/>
                    </w:rPr>
                  </w:pPr>
                </w:p>
              </w:tc>
            </w:tr>
            <w:tr w:rsidR="007D07A2" w:rsidTr="4513D033" w14:paraId="01427B78" w14:textId="77777777">
              <w:trPr>
                <w:trHeight w:val="53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2638258C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รหัสฝากค้ำ</w:t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53052B9F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15387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086762B5" w14:textId="77777777">
                  <w:pPr>
                    <w:widowControl w:val="0"/>
                    <w:ind w:left="720" w:hanging="36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1B7F9CEF" w14:textId="77777777">
              <w:trPr>
                <w:trHeight w:val="53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6E87698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หน่วย</w:t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5BE8766D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สุวิญญา เกษเกษา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001407E5" w14:textId="77777777">
                  <w:pPr>
                    <w:widowControl w:val="0"/>
                    <w:rPr>
                      <w:rFonts w:ascii="Sarabun" w:hAnsi="Sarabun" w:eastAsia="Sarabun" w:cs="Sarabun"/>
                      <w:color w:val="FF0000"/>
                    </w:rPr>
                  </w:pPr>
                </w:p>
              </w:tc>
            </w:tr>
            <w:tr w:rsidR="007D07A2" w:rsidTr="4513D033" w14:paraId="346A96B8" w14:textId="77777777">
              <w:trPr>
                <w:trHeight w:val="53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9B42DE8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รหัสหน่วย</w:t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6051DD6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99826262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3FA83E4B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  <w:tr w:rsidR="007D07A2" w:rsidTr="4513D033" w14:paraId="5AEAE54B" w14:textId="77777777">
              <w:trPr>
                <w:trHeight w:val="55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7824D1A7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ศูนย์</w:t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378BF871" w14:textId="77777777">
                  <w:pPr>
                    <w:widowControl w:val="0"/>
                    <w:shd w:val="clear" w:color="auto" w:fill="FFFFFF" w:themeFill="background1"/>
                    <w:ind w:right="-220"/>
                    <w:rPr>
                      <w:rFonts w:ascii="Sarabun" w:hAnsi="Sarabun" w:eastAsia="Sarabun" w:cs="Sarabun"/>
                      <w:color w:val="FF0000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ชุภัสกาญจน์ พงศ์วศิน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007D07A2" w14:paraId="0FC6DBCC" w14:textId="77777777">
                  <w:pPr>
                    <w:widowControl w:val="0"/>
                    <w:shd w:val="clear" w:color="auto" w:fill="FFFFFF" w:themeFill="background1"/>
                    <w:ind w:left="-220" w:right="-220"/>
                    <w:rPr>
                      <w:rFonts w:ascii="Sarabun" w:hAnsi="Sarabun" w:eastAsia="Sarabun" w:cs="Sarabun"/>
                      <w:color w:val="FF0000"/>
                    </w:rPr>
                  </w:pPr>
                </w:p>
              </w:tc>
            </w:tr>
            <w:tr w:rsidR="007D07A2" w:rsidTr="4513D033" w14:paraId="096FDDF3" w14:textId="77777777">
              <w:trPr>
                <w:trHeight w:val="535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P="241F165A" w:rsidRDefault="2C0201B8" w14:paraId="006B535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รหัสศูนย์</w:t>
                  </w:r>
                </w:p>
              </w:tc>
              <w:tc>
                <w:tcPr>
                  <w:tcW w:w="3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2C0201B8" w14:paraId="30687244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  <w:r w:rsidRPr="6B6E20D0">
                    <w:rPr>
                      <w:rFonts w:ascii="Sarabun" w:hAnsi="Sarabun" w:eastAsia="Sarabun" w:cs="Sarabun"/>
                    </w:rPr>
                    <w:t>00783886</w:t>
                  </w:r>
                </w:p>
              </w:tc>
              <w:tc>
                <w:tcPr>
                  <w:tcW w:w="29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D07A2" w:rsidRDefault="007D07A2" w14:paraId="31F46FC0" w14:textId="77777777">
                  <w:pPr>
                    <w:widowControl w:val="0"/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="007D07A2" w:rsidRDefault="007D07A2" w14:paraId="23A27029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</w:p>
          <w:p w:rsidR="007D07A2" w:rsidP="005E58B9" w:rsidRDefault="2C0201B8" w14:paraId="29B58B8E" w14:textId="77777777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rFonts w:ascii="Sarabun" w:hAnsi="Sarabun" w:eastAsia="Sarabun" w:cs="Sarabun"/>
                <w:b/>
                <w:bCs/>
                <w:color w:val="FFFFFF"/>
              </w:rPr>
            </w:pPr>
            <w:r w:rsidRPr="6B6E20D0">
              <w:rPr>
                <w:rFonts w:ascii="Sarabun" w:hAnsi="Sarabun" w:eastAsia="Sarabun" w:cs="Sarabun"/>
                <w:b/>
                <w:bCs/>
                <w:color w:val="FFFFFF" w:themeColor="background1"/>
              </w:rPr>
              <w:t>สำรอง</w:t>
            </w:r>
          </w:p>
          <w:p w:rsidR="007D07A2" w:rsidRDefault="007D07A2" w14:paraId="34B7A0B0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sz w:val="20"/>
                <w:szCs w:val="20"/>
              </w:rPr>
            </w:pPr>
          </w:p>
        </w:tc>
      </w:tr>
      <w:tr w:rsidR="007D07A2" w:rsidTr="4513D033" w14:paraId="1F1D147B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1FBB6E13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747A9E70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007D07A2" w:rsidTr="4513D033" w14:paraId="6F227569" w14:textId="77777777"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9A77033" w14:textId="77777777">
            <w:pPr>
              <w:widowControl w:val="0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007D07A2" w14:paraId="6788333C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56E5707E" w:rsidP="0F82A6E9" w:rsidRDefault="56E5707E" w14:paraId="48E1B824" w14:textId="1C69AE24">
      <w:pPr>
        <w:shd w:val="clear" w:color="auto" w:fill="FFFFFF" w:themeFill="background1"/>
        <w:rPr>
          <w:rFonts w:ascii="Sarabun" w:hAnsi="Sarabun" w:eastAsia="Sarabun" w:cs="Sarabun"/>
        </w:rPr>
      </w:pPr>
    </w:p>
    <w:p w:rsidR="56E5707E" w:rsidP="56E5707E" w:rsidRDefault="56E5707E" w14:paraId="597827E4" w14:textId="13E548A3">
      <w:pPr>
        <w:shd w:val="clear" w:color="auto" w:fill="FFFFFF" w:themeFill="background1"/>
        <w:rPr>
          <w:rFonts w:ascii="Sarabun" w:hAnsi="Sarabun" w:eastAsia="Sarabun" w:cs="Sarabun"/>
        </w:rPr>
      </w:pPr>
    </w:p>
    <w:p w:rsidR="0F82A6E9" w:rsidP="0F82A6E9" w:rsidRDefault="0F82A6E9" w14:paraId="794BE730" w14:textId="59EE74EA">
      <w:pPr>
        <w:shd w:val="clear" w:color="auto" w:fill="FFFFFF" w:themeFill="background1"/>
        <w:rPr>
          <w:rFonts w:ascii="Sarabun" w:hAnsi="Sarabun" w:eastAsia="Sarabun" w:cs="Sarabun"/>
        </w:rPr>
      </w:pPr>
    </w:p>
    <w:p w:rsidR="0F82A6E9" w:rsidP="0F82A6E9" w:rsidRDefault="0F82A6E9" w14:paraId="2D2BF0BF" w14:textId="2EC6BD36">
      <w:pPr>
        <w:shd w:val="clear" w:color="auto" w:fill="FFFFFF" w:themeFill="background1"/>
        <w:rPr>
          <w:rFonts w:ascii="Sarabun" w:hAnsi="Sarabun" w:eastAsia="Sarabun" w:cs="Sarabun"/>
        </w:rPr>
      </w:pPr>
    </w:p>
    <w:tbl>
      <w:tblPr>
        <w:tblW w:w="0" w:type="auto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00" w:firstRow="0" w:lastRow="0" w:firstColumn="0" w:lastColumn="0" w:noHBand="1" w:noVBand="1"/>
      </w:tblPr>
      <w:tblGrid>
        <w:gridCol w:w="2051"/>
        <w:gridCol w:w="7673"/>
      </w:tblGrid>
      <w:tr w:rsidR="56E5707E" w:rsidTr="21E94FA9" w14:paraId="4A8DE95F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053D0CA5" w14:paraId="3717267A" w14:textId="187666BC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Requirement No.</w:t>
            </w:r>
            <w:r w:rsidRPr="21E94FA9" w:rsidR="580EED6A">
              <w:rPr>
                <w:rFonts w:ascii="Sarabun" w:hAnsi="Sarabun" w:eastAsia="Sarabun" w:cs="Sarabun"/>
                <w:color w:val="FFFFFF" w:themeColor="background1"/>
              </w:rPr>
              <w:t>5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FF95ABE" w14:paraId="6F728EB6" w14:textId="3B5F9CF1">
            <w:pPr>
              <w:pStyle w:val="Heading4"/>
              <w:widowControl w:val="0"/>
              <w:rPr>
                <w:b/>
                <w:bCs/>
              </w:rPr>
            </w:pPr>
            <w:r w:rsidRPr="3070D2CA">
              <w:rPr>
                <w:b/>
                <w:bCs/>
              </w:rPr>
              <w:t>[Sprint 1</w:t>
            </w:r>
            <w:r w:rsidRPr="3070D2CA" w:rsidR="3E3B8556">
              <w:rPr>
                <w:b/>
                <w:bCs/>
              </w:rPr>
              <w:t>3</w:t>
            </w:r>
            <w:r w:rsidRPr="3070D2CA">
              <w:rPr>
                <w:b/>
                <w:bCs/>
              </w:rPr>
              <w:t>] เปลี่ยนใบเสนอขายในส่วนแบบประกัน</w:t>
            </w:r>
          </w:p>
        </w:tc>
      </w:tr>
      <w:tr w:rsidR="56E5707E" w:rsidTr="21E94FA9" w14:paraId="5AC0DA05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7B7D8352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6CB209DA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56E5707E" w:rsidTr="21E94FA9" w14:paraId="039BB0C5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50A856ED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5F5ECB7A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56E5707E" w:rsidTr="21E94FA9" w14:paraId="10526BD6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61E5293C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30986403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56E5707E" w:rsidTr="21E94FA9" w14:paraId="0840A5B4" w14:textId="77777777">
        <w:trPr>
          <w:trHeight w:val="420"/>
        </w:trPr>
        <w:tc>
          <w:tcPr>
            <w:tcW w:w="975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5BD58F62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56E5707E" w:rsidTr="21E94FA9" w14:paraId="4354C6C7" w14:textId="77777777">
        <w:trPr>
          <w:trHeight w:val="420"/>
        </w:trPr>
        <w:tc>
          <w:tcPr>
            <w:tcW w:w="97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726EF0A3" w14:textId="6C4B3A46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</w:p>
          <w:p w:rsidR="56E5707E" w:rsidP="5AB76AB7" w:rsidRDefault="2736C5B6" w14:paraId="0729FD6F" w14:textId="069D1E9B">
            <w:pPr>
              <w:widowControl w:val="0"/>
              <w:spacing w:line="240" w:lineRule="auto"/>
              <w:rPr>
                <w:rFonts w:ascii="Sarabun" w:hAnsi="Sarabun" w:eastAsia="Sarabun" w:cs="Sarabun"/>
                <w:color w:val="000000" w:themeColor="text1"/>
                <w:lang w:bidi="th-TH"/>
              </w:rPr>
            </w:pPr>
            <w:r w:rsidRPr="5AB76AB7">
              <w:rPr>
                <w:rFonts w:ascii="Sarabun" w:hAnsi="Sarabun" w:eastAsia="Sarabun" w:cs="Sarabun"/>
                <w:color w:val="000000" w:themeColor="text1"/>
              </w:rPr>
              <w:t xml:space="preserve">       </w:t>
            </w:r>
            <w:r w:rsidRPr="5AB76AB7" w:rsidR="753AD368">
              <w:rPr>
                <w:rFonts w:ascii="Sarabun" w:hAnsi="Sarabun" w:eastAsia="Sarabun" w:cs="Sarabun"/>
                <w:color w:val="000000" w:themeColor="text1"/>
              </w:rPr>
              <w:t>ผู้ใช้งานสามารถแก้ไขใบเสนอขายในส่วนแบบประกัน โดยผู้ใช้งานไม่ต้องสร้างใบคำขอใหม่ (ใช้เลขที่ใบคำขอเดิมได้) โดยข้อมูลที่แก้ไขเปลี่ยนแปลงจากใบเสนอขายในส่วนแบบประกันและจะนำมาปรับข้อมูลและดึงข้อมูลที่เคยกรอกมาแสดงในใบคำขอด้วย</w:t>
            </w:r>
            <w:r w:rsidRPr="5AB76AB7" w:rsidR="4A951503">
              <w:rPr>
                <w:rFonts w:ascii="Sarabun" w:hAnsi="Sarabun" w:eastAsia="Sarabun" w:cs="Sarabun"/>
                <w:color w:val="000000" w:themeColor="text1"/>
              </w:rPr>
              <w:t xml:space="preserve"> </w:t>
            </w:r>
            <w:r w:rsidRPr="5AB76AB7" w:rsidR="66E9AC40">
              <w:rPr>
                <w:rFonts w:ascii="Sarabun" w:hAnsi="Sarabun" w:eastAsia="Sarabun" w:cs="Sarabun"/>
                <w:color w:val="000000" w:themeColor="text1"/>
              </w:rPr>
              <w:t>(ดูข้อมูลเพิ่มเติมได้ในไฟล์ของเงื่อนไขข้อ 4)</w:t>
            </w:r>
          </w:p>
          <w:p w:rsidR="5AB76AB7" w:rsidP="5AB76AB7" w:rsidRDefault="5AB76AB7" w14:paraId="6BADB904" w14:textId="68240415">
            <w:pPr>
              <w:widowControl w:val="0"/>
              <w:spacing w:line="240" w:lineRule="auto"/>
              <w:rPr>
                <w:rFonts w:ascii="Sarabun" w:hAnsi="Sarabun" w:eastAsia="Sarabun" w:cs="Sarabun"/>
                <w:color w:val="000000" w:themeColor="text1"/>
              </w:rPr>
            </w:pPr>
          </w:p>
          <w:p w:rsidR="56E5707E" w:rsidP="5AB76AB7" w:rsidRDefault="22A92BA0" w14:paraId="5BDED262" w14:textId="4E4E7239">
            <w:pPr>
              <w:widowControl w:val="0"/>
              <w:spacing w:line="240" w:lineRule="auto"/>
              <w:rPr>
                <w:rFonts w:ascii="Sarabun" w:hAnsi="Sarabun" w:eastAsia="Sarabun" w:cs="Sarabun"/>
                <w:b/>
                <w:bCs/>
                <w:color w:val="000000" w:themeColor="text1"/>
              </w:rPr>
            </w:pPr>
            <w:r w:rsidRPr="5AB76AB7">
              <w:rPr>
                <w:rFonts w:ascii="Sarabun" w:hAnsi="Sarabun" w:eastAsia="Sarabun" w:cs="Sarabun"/>
                <w:b/>
                <w:bCs/>
              </w:rPr>
              <w:t>เงื่อนไขเพิ่มเติมของใบคำขอที่กลับไป</w:t>
            </w:r>
            <w:r w:rsidRPr="5AB76AB7">
              <w:rPr>
                <w:rFonts w:ascii="Sarabun" w:hAnsi="Sarabun" w:eastAsia="Sarabun" w:cs="Sarabun"/>
                <w:b/>
                <w:bCs/>
                <w:color w:val="000000" w:themeColor="text1"/>
              </w:rPr>
              <w:t>แก้ไขใบเสนอขาย</w:t>
            </w:r>
          </w:p>
          <w:p w:rsidR="25800483" w:rsidP="003778A5" w:rsidRDefault="42E605AA" w14:paraId="6713B070" w14:textId="032035D2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การแก้ไขใบเสนอขาย สามารถทำได้กับ</w:t>
            </w:r>
            <w:r w:rsidRPr="5AB76AB7" w:rsidR="2397BDEB">
              <w:rPr>
                <w:rFonts w:ascii="Sarabun" w:hAnsi="Sarabun" w:eastAsia="Sarabun" w:cs="Sarabun"/>
              </w:rPr>
              <w:t>ใบเสนอขายที่มีเลข ref เท่านั้น</w:t>
            </w:r>
            <w:r w:rsidRPr="5AB76AB7" w:rsidR="2CC7D954">
              <w:rPr>
                <w:rFonts w:ascii="Sarabun" w:hAnsi="Sarabun" w:eastAsia="Sarabun" w:cs="Sarabun"/>
              </w:rPr>
              <w:t xml:space="preserve"> เพื่อจับคู่กับใบคำขอได้</w:t>
            </w:r>
          </w:p>
          <w:p w:rsidR="2F6315A2" w:rsidP="003778A5" w:rsidRDefault="63A76B1B" w14:paraId="6F2F26B0" w14:textId="6D6197A9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ในส่วนของขั้นตอนดำเนินการทำ</w:t>
            </w:r>
            <w:r w:rsidRPr="5AB76AB7" w:rsidR="2397BDEB">
              <w:rPr>
                <w:rFonts w:ascii="Sarabun" w:hAnsi="Sarabun" w:eastAsia="Sarabun" w:cs="Sarabun"/>
              </w:rPr>
              <w:t>ใบคำขอสามารถ</w:t>
            </w:r>
            <w:r w:rsidRPr="5AB76AB7" w:rsidR="42B2E46A">
              <w:rPr>
                <w:rFonts w:ascii="Sarabun" w:hAnsi="Sarabun" w:eastAsia="Sarabun" w:cs="Sarabun"/>
              </w:rPr>
              <w:t>กลับไป</w:t>
            </w:r>
            <w:r w:rsidRPr="5AB76AB7" w:rsidR="2397BDEB">
              <w:rPr>
                <w:rFonts w:ascii="Sarabun" w:hAnsi="Sarabun" w:eastAsia="Sarabun" w:cs="Sarabun"/>
              </w:rPr>
              <w:t>แก้ไขใบเสนอขายได้ถึง ขั้นตอน ตรวจสอบใบคำขอ</w:t>
            </w:r>
            <w:r w:rsidRPr="5AB76AB7" w:rsidR="0B5C8EA2">
              <w:rPr>
                <w:rFonts w:ascii="Sarabun" w:hAnsi="Sarabun" w:eastAsia="Sarabun" w:cs="Sarabun"/>
              </w:rPr>
              <w:t xml:space="preserve"> </w:t>
            </w:r>
            <w:r w:rsidRPr="5AB76AB7" w:rsidR="3229A7CC">
              <w:rPr>
                <w:rFonts w:ascii="Sarabun" w:hAnsi="Sarabun" w:eastAsia="Sarabun" w:cs="Sarabun"/>
              </w:rPr>
              <w:t>ที่</w:t>
            </w:r>
            <w:r w:rsidRPr="5AB76AB7" w:rsidR="0B5C8EA2">
              <w:rPr>
                <w:rFonts w:ascii="Sarabun" w:hAnsi="Sarabun" w:eastAsia="Sarabun" w:cs="Sarabun"/>
              </w:rPr>
              <w:t xml:space="preserve">ยังไม่ผูกกับใบคำขอในหน้า </w:t>
            </w:r>
            <w:r w:rsidRPr="5AB76AB7" w:rsidR="18C4CCA6">
              <w:rPr>
                <w:rFonts w:ascii="Sarabun" w:hAnsi="Sarabun" w:eastAsia="Sarabun" w:cs="Sarabun"/>
              </w:rPr>
              <w:t>คำนวณเบี้ย</w:t>
            </w:r>
          </w:p>
          <w:p w:rsidR="56E5707E" w:rsidP="003778A5" w:rsidRDefault="49437BF5" w14:paraId="05A218B6" w14:textId="76BE4265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>ผู้ใช้งานสามารถเปลี่ยนแบบประกัน</w:t>
            </w:r>
            <w:r w:rsidRPr="3070D2CA" w:rsidR="20103301">
              <w:rPr>
                <w:rFonts w:ascii="Sarabun" w:hAnsi="Sarabun" w:eastAsia="Sarabun" w:cs="Sarabun"/>
              </w:rPr>
              <w:t>ข้าม</w:t>
            </w:r>
            <w:r w:rsidRPr="3070D2CA">
              <w:rPr>
                <w:rFonts w:ascii="Sarabun" w:hAnsi="Sarabun" w:eastAsia="Sarabun" w:cs="Sarabun"/>
              </w:rPr>
              <w:t>ประเภท</w:t>
            </w:r>
            <w:r w:rsidRPr="3070D2CA" w:rsidR="3045078D">
              <w:rPr>
                <w:rFonts w:ascii="Sarabun" w:hAnsi="Sarabun" w:eastAsia="Sarabun" w:cs="Sarabun"/>
              </w:rPr>
              <w:t>ได้</w:t>
            </w:r>
            <w:r w:rsidRPr="3070D2CA" w:rsidR="1C4214A4">
              <w:rPr>
                <w:rFonts w:ascii="Sarabun" w:hAnsi="Sarabun" w:eastAsia="Sarabun" w:cs="Sarabun"/>
              </w:rPr>
              <w:t xml:space="preserve"> โดย</w:t>
            </w:r>
            <w:r w:rsidRPr="3070D2CA">
              <w:rPr>
                <w:rFonts w:ascii="Sarabun" w:hAnsi="Sarabun" w:eastAsia="Sarabun" w:cs="Sarabun"/>
              </w:rPr>
              <w:t xml:space="preserve">อ้างอิงเงื่อนไขตามเอกสาร: </w:t>
            </w:r>
            <w:hyperlink r:id="rId54">
              <w:r w:rsidRPr="3070D2CA">
                <w:rPr>
                  <w:rStyle w:val="Hyperlink"/>
                  <w:rFonts w:ascii="Sarabun" w:hAnsi="Sarabun" w:eastAsia="Sarabun" w:cs="Sarabun"/>
                </w:rPr>
                <w:t xml:space="preserve">[NASA] BRD - Quotation  Management _V1 </w:t>
              </w:r>
            </w:hyperlink>
            <w:r w:rsidRPr="3070D2CA">
              <w:rPr>
                <w:rFonts w:ascii="Sarabun" w:hAnsi="Sarabun" w:eastAsia="Sarabun" w:cs="Sarabun"/>
              </w:rPr>
              <w:t xml:space="preserve"> Requirement No.2: Edit Quotation  </w:t>
            </w:r>
            <w:r w:rsidRPr="3070D2CA" w:rsidR="71A676BB">
              <w:rPr>
                <w:rFonts w:ascii="Sarabun" w:hAnsi="Sarabun" w:eastAsia="Sarabun" w:cs="Sarabun"/>
              </w:rPr>
              <w:t>และตารางข้อมูลในข้อ 4</w:t>
            </w:r>
          </w:p>
          <w:p w:rsidR="3D1F2CB5" w:rsidP="003778A5" w:rsidRDefault="3D1F2CB5" w14:paraId="3B6FE97A" w14:textId="605B31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ตารางเปรียบเทียบชุดข้อมูล</w:t>
            </w:r>
            <w:r w:rsidRPr="5AB76AB7" w:rsidR="3F043F4E">
              <w:rPr>
                <w:rFonts w:ascii="Sarabun" w:hAnsi="Sarabun" w:eastAsia="Sarabun" w:cs="Sarabun"/>
              </w:rPr>
              <w:t>ในใบคำขอ</w:t>
            </w:r>
            <w:r w:rsidRPr="5AB76AB7">
              <w:rPr>
                <w:rFonts w:ascii="Sarabun" w:hAnsi="Sarabun" w:eastAsia="Sarabun" w:cs="Sarabun"/>
              </w:rPr>
              <w:t xml:space="preserve"> กรณีเปลี่ยนประเภทแบบประกันในใบเสนอขาย</w:t>
            </w:r>
            <w:r w:rsidRPr="5AB76AB7" w:rsidR="574A1901">
              <w:rPr>
                <w:rFonts w:ascii="Sarabun" w:hAnsi="Sarabun" w:eastAsia="Sarabun" w:cs="Sarabun"/>
              </w:rPr>
              <w:t xml:space="preserve"> </w:t>
            </w:r>
            <w:hyperlink r:id="rId55">
              <w:r w:rsidRPr="4513D033" w:rsidR="12053C01">
                <w:rPr>
                  <w:rStyle w:val="Hyperlink"/>
                  <w:rFonts w:ascii="Sarabun" w:hAnsi="Sarabun" w:eastAsia="Sarabun" w:cs="Sarabun"/>
                  <w:lang w:bidi="th-TH"/>
                </w:rPr>
                <w:t>[NASA-6837] Compare field.xlsx</w:t>
              </w:r>
            </w:hyperlink>
          </w:p>
          <w:p w:rsidR="143130ED" w:rsidP="003778A5" w:rsidRDefault="1AF0DE3E" w14:paraId="7844E3CC" w14:textId="49E98A08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การ</w:t>
            </w:r>
            <w:r w:rsidRPr="5AB76AB7" w:rsidR="2CECEECF">
              <w:rPr>
                <w:rFonts w:ascii="Sarabun" w:hAnsi="Sarabun" w:eastAsia="Sarabun" w:cs="Sarabun"/>
              </w:rPr>
              <w:t>แก้ไขใบเสนอขาย</w:t>
            </w:r>
            <w:r w:rsidRPr="5AB76AB7" w:rsidR="5BAF168C">
              <w:rPr>
                <w:rFonts w:ascii="Sarabun" w:hAnsi="Sarabun" w:eastAsia="Sarabun" w:cs="Sarabun"/>
              </w:rPr>
              <w:t>สามารถ</w:t>
            </w:r>
            <w:r w:rsidRPr="5AB76AB7" w:rsidR="580FF35D">
              <w:rPr>
                <w:rFonts w:ascii="Sarabun" w:hAnsi="Sarabun" w:eastAsia="Sarabun" w:cs="Sarabun"/>
              </w:rPr>
              <w:t>ทำ</w:t>
            </w:r>
            <w:r w:rsidRPr="5AB76AB7" w:rsidR="2CECEECF">
              <w:rPr>
                <w:rFonts w:ascii="Sarabun" w:hAnsi="Sarabun" w:eastAsia="Sarabun" w:cs="Sarabun"/>
              </w:rPr>
              <w:t>ได้ไม่จำกัด</w:t>
            </w:r>
            <w:r w:rsidRPr="5AB76AB7" w:rsidR="441442D5">
              <w:rPr>
                <w:rFonts w:ascii="Sarabun" w:hAnsi="Sarabun" w:eastAsia="Sarabun" w:cs="Sarabun"/>
              </w:rPr>
              <w:t>จำนวนครั้ง</w:t>
            </w:r>
          </w:p>
          <w:p w:rsidR="6B6E20D0" w:rsidP="3070D2CA" w:rsidRDefault="6B6E20D0" w14:paraId="4FEAF702" w14:textId="732A9561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</w:p>
          <w:p w:rsidR="56E5707E" w:rsidP="5AB76AB7" w:rsidRDefault="7507E047" w14:paraId="35445ACF" w14:textId="6EB364C2">
            <w:pPr>
              <w:widowControl w:val="0"/>
              <w:spacing w:line="240" w:lineRule="auto"/>
              <w:rPr>
                <w:rFonts w:ascii="Sarabun" w:hAnsi="Sarabun" w:eastAsia="Sarabun" w:cs="Sarabun"/>
                <w:b/>
                <w:bCs/>
                <w:u w:val="single"/>
              </w:rPr>
            </w:pPr>
            <w:r w:rsidRPr="3070D2CA">
              <w:rPr>
                <w:rFonts w:ascii="Sarabun" w:hAnsi="Sarabun" w:eastAsia="Sarabun" w:cs="Sarabun"/>
                <w:b/>
                <w:bCs/>
                <w:u w:val="single"/>
              </w:rPr>
              <w:t>เงื่อนไข</w:t>
            </w:r>
            <w:r w:rsidRPr="3070D2CA" w:rsidR="49437BF5">
              <w:rPr>
                <w:rFonts w:ascii="Sarabun" w:hAnsi="Sarabun" w:eastAsia="Sarabun" w:cs="Sarabun"/>
                <w:b/>
                <w:bCs/>
                <w:u w:val="single"/>
              </w:rPr>
              <w:t>กรณีส่งแบบ e-app</w:t>
            </w:r>
          </w:p>
          <w:p w:rsidR="56E5707E" w:rsidP="3070D2CA" w:rsidRDefault="19DC0D66" w14:paraId="01B6F248" w14:textId="30799094">
            <w:pPr>
              <w:widowControl w:val="0"/>
              <w:spacing w:line="240" w:lineRule="auto"/>
              <w:ind w:left="27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 </w:t>
            </w:r>
            <w:r w:rsidRPr="3070D2CA" w:rsidR="49437BF5">
              <w:rPr>
                <w:rFonts w:ascii="Sarabun" w:hAnsi="Sarabun" w:eastAsia="Sarabun" w:cs="Sarabun"/>
              </w:rPr>
              <w:t xml:space="preserve">1. กรณีที่อยู่ในสถานะ รอการชำระเงิน สามารถแก้ไขใบเสนอขายได้ เมื่อมีการบันทึกหรือดูใบเสนอขาย ระบบจะเปลี่ยนสถานะเป็น กำลังดำเนินการ โดยที่ข้อมูลจากใบเสนอขายจะต้อง update ในใบคำขออัตโนมัติ (ยกเว้นแบบประกัน W001, W002, W003, W021) อ้างอิงเลขบัตรประชาชน หรือหนังสือเดินทางในการเป็น Primary Key ในการ update  </w:t>
            </w:r>
          </w:p>
          <w:p w:rsidR="56E5707E" w:rsidP="3070D2CA" w:rsidRDefault="54061925" w14:paraId="6E83BB97" w14:textId="01510A09">
            <w:pPr>
              <w:widowControl w:val="0"/>
              <w:spacing w:line="240" w:lineRule="auto"/>
              <w:ind w:left="27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 </w:t>
            </w:r>
            <w:r w:rsidRPr="3070D2CA" w:rsidR="49437BF5">
              <w:rPr>
                <w:rFonts w:ascii="Sarabun" w:hAnsi="Sarabun" w:eastAsia="Sarabun" w:cs="Sarabun"/>
              </w:rPr>
              <w:t xml:space="preserve">2. กรณีที่มีการแก้ไขข้อมูล หรือ เปลี่ยนข้อมูล ของทั้งผู้เอาประกัน, ผู้ชำระเบี้ย และผู้ปกครอง ต้องทำ PDPA, e-KYC ใหม่เสมอ ในกรณีดังนี้ </w:t>
            </w:r>
          </w:p>
          <w:p w:rsidR="56E5707E" w:rsidP="3070D2CA" w:rsidRDefault="49437BF5" w14:paraId="6C788487" w14:textId="7346F351">
            <w:pPr>
              <w:widowControl w:val="0"/>
              <w:spacing w:line="240" w:lineRule="auto"/>
              <w:ind w:left="72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- แก้ไข คำนำหน้า </w:t>
            </w:r>
          </w:p>
          <w:p w:rsidR="56E5707E" w:rsidP="3070D2CA" w:rsidRDefault="49437BF5" w14:paraId="5DDC362C" w14:textId="306215A7">
            <w:pPr>
              <w:widowControl w:val="0"/>
              <w:spacing w:line="240" w:lineRule="auto"/>
              <w:ind w:left="72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- แก้ไข ชื่อ-นามสกุล </w:t>
            </w:r>
          </w:p>
          <w:p w:rsidR="56E5707E" w:rsidP="3070D2CA" w:rsidRDefault="49437BF5" w14:paraId="1D02AEC3" w14:textId="46A448A2">
            <w:pPr>
              <w:widowControl w:val="0"/>
              <w:spacing w:line="240" w:lineRule="auto"/>
              <w:ind w:left="72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- แก้ไข วัน</w:t>
            </w:r>
            <w:r w:rsidRPr="3070D2CA" w:rsidR="37D67857">
              <w:rPr>
                <w:rFonts w:ascii="Sarabun" w:hAnsi="Sarabun" w:eastAsia="Sarabun" w:cs="Sarabun"/>
              </w:rPr>
              <w:t>เดือนปี</w:t>
            </w:r>
            <w:r w:rsidRPr="3070D2CA">
              <w:rPr>
                <w:rFonts w:ascii="Sarabun" w:hAnsi="Sarabun" w:eastAsia="Sarabun" w:cs="Sarabun"/>
              </w:rPr>
              <w:t xml:space="preserve">เกิด </w:t>
            </w:r>
          </w:p>
          <w:p w:rsidR="56E5707E" w:rsidP="3070D2CA" w:rsidRDefault="49437BF5" w14:paraId="74BC7EB3" w14:textId="6D61FCE7">
            <w:pPr>
              <w:widowControl w:val="0"/>
              <w:spacing w:line="240" w:lineRule="auto"/>
              <w:ind w:left="72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- แก้ไข อายุ </w:t>
            </w:r>
          </w:p>
          <w:p w:rsidR="56E5707E" w:rsidP="3070D2CA" w:rsidRDefault="49437BF5" w14:paraId="30125D9F" w14:textId="2B9FF5CB">
            <w:pPr>
              <w:widowControl w:val="0"/>
              <w:spacing w:line="240" w:lineRule="auto"/>
              <w:ind w:left="72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- แก้ไข เบอร์โทร </w:t>
            </w:r>
          </w:p>
          <w:p w:rsidR="56E5707E" w:rsidP="3070D2CA" w:rsidRDefault="0B64FA8E" w14:paraId="5920B90C" w14:textId="13470772">
            <w:pPr>
              <w:widowControl w:val="0"/>
              <w:spacing w:line="240" w:lineRule="auto"/>
              <w:ind w:left="27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 </w:t>
            </w:r>
            <w:r w:rsidRPr="3070D2CA" w:rsidR="49437BF5">
              <w:rPr>
                <w:rFonts w:ascii="Sarabun" w:hAnsi="Sarabun" w:eastAsia="Sarabun" w:cs="Sarabun"/>
              </w:rPr>
              <w:t xml:space="preserve">3. กรณีที่มีการแก้ไข email ต้องมีการทำ OTP email ใหม่ (หากเคย Verify email ไปแล้ว และไม่ได้มีการเปลี่ยนแปลง email ไม่ต้อง verify ใหม่) </w:t>
            </w:r>
          </w:p>
          <w:p w:rsidR="56E5707E" w:rsidP="3070D2CA" w:rsidRDefault="3CF4DE4B" w14:paraId="45B7FA03" w14:textId="6CD23B00">
            <w:pPr>
              <w:widowControl w:val="0"/>
              <w:spacing w:line="240" w:lineRule="auto"/>
              <w:ind w:left="270" w:hanging="27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 </w:t>
            </w:r>
            <w:r w:rsidRPr="3070D2CA" w:rsidR="49437BF5">
              <w:rPr>
                <w:rFonts w:ascii="Sarabun" w:hAnsi="Sarabun" w:eastAsia="Sarabun" w:cs="Sarabun"/>
              </w:rPr>
              <w:t xml:space="preserve">4. </w:t>
            </w:r>
            <w:r w:rsidRPr="3070D2CA" w:rsidR="4A831606">
              <w:rPr>
                <w:rFonts w:ascii="Sarabun" w:hAnsi="Sarabun" w:eastAsia="Sarabun" w:cs="Sarabun"/>
              </w:rPr>
              <w:t>กรณีที่</w:t>
            </w:r>
            <w:r w:rsidRPr="3070D2CA" w:rsidR="49437BF5">
              <w:rPr>
                <w:rFonts w:ascii="Sarabun" w:hAnsi="Sarabun" w:eastAsia="Sarabun" w:cs="Sarabun"/>
              </w:rPr>
              <w:t>มีการเซ็นลายมือชื่อแล้วต้อง</w:t>
            </w:r>
            <w:r w:rsidRPr="3070D2CA" w:rsidR="48A3AFB6">
              <w:rPr>
                <w:rFonts w:ascii="Sarabun" w:hAnsi="Sarabun" w:eastAsia="Sarabun" w:cs="Sarabun"/>
              </w:rPr>
              <w:t>ทำ</w:t>
            </w:r>
            <w:r w:rsidRPr="3070D2CA" w:rsidR="49437BF5">
              <w:rPr>
                <w:rFonts w:ascii="Sarabun" w:hAnsi="Sarabun" w:eastAsia="Sarabun" w:cs="Sarabun"/>
              </w:rPr>
              <w:t>การเซ็น</w:t>
            </w:r>
            <w:r w:rsidRPr="3070D2CA" w:rsidR="60590F2C">
              <w:rPr>
                <w:rFonts w:ascii="Sarabun" w:hAnsi="Sarabun" w:eastAsia="Sarabun" w:cs="Sarabun"/>
              </w:rPr>
              <w:t>ลายมือชื่อ</w:t>
            </w:r>
            <w:r w:rsidRPr="3070D2CA" w:rsidR="49437BF5">
              <w:rPr>
                <w:rFonts w:ascii="Sarabun" w:hAnsi="Sarabun" w:eastAsia="Sarabun" w:cs="Sarabun"/>
              </w:rPr>
              <w:t xml:space="preserve">ใหม่ </w:t>
            </w:r>
          </w:p>
          <w:p w:rsidR="56E5707E" w:rsidP="3070D2CA" w:rsidRDefault="56E5707E" w14:paraId="1DC349CF" w14:textId="13C611A8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</w:p>
          <w:p w:rsidR="56E5707E" w:rsidP="3070D2CA" w:rsidRDefault="52ABCFC5" w14:paraId="3BBFC910" w14:textId="2410B828">
            <w:pPr>
              <w:widowControl w:val="0"/>
              <w:spacing w:line="240" w:lineRule="auto"/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>เอกสารอ้างอิงเพิ่มเติม</w:t>
            </w:r>
            <w:r w:rsidRPr="3070D2CA" w:rsidR="12B044C6">
              <w:rPr>
                <w:rFonts w:ascii="Sarabun" w:hAnsi="Sarabun" w:eastAsia="Sarabun" w:cs="Sarabun"/>
              </w:rPr>
              <w:t xml:space="preserve"> : </w:t>
            </w:r>
            <w:hyperlink r:id="rId56">
              <w:r w:rsidRPr="4513D033" w:rsidR="12B044C6">
                <w:rPr>
                  <w:rStyle w:val="Hyperlink"/>
                  <w:rFonts w:ascii="Sarabun" w:hAnsi="Sarabun" w:eastAsia="Sarabun" w:cs="Sarabun"/>
                  <w:lang w:bidi="th-TH"/>
                </w:rPr>
                <w:t>[BR TL Pro+] แก้ไขใบเสนอขายโดยที่ไม่ต้องทำใบคำขอใหม่และปรับการแสดงผลเมนูใบคำขอ.docx</w:t>
              </w:r>
            </w:hyperlink>
          </w:p>
          <w:p w:rsidR="56E5707E" w:rsidP="3070D2CA" w:rsidRDefault="56E5707E" w14:paraId="358CA7BE" w14:textId="593438FF">
            <w:pPr>
              <w:widowControl w:val="0"/>
              <w:spacing w:line="240" w:lineRule="auto"/>
              <w:rPr>
                <w:rFonts w:ascii="Sarabun" w:hAnsi="Sarabun" w:eastAsia="Sarabun" w:cs="Sarabun"/>
                <w:highlight w:val="yellow"/>
              </w:rPr>
            </w:pPr>
          </w:p>
        </w:tc>
      </w:tr>
      <w:tr w:rsidR="56E5707E" w:rsidTr="21E94FA9" w14:paraId="5EEC7FA5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7B3F3851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7611454F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56E5707E" w:rsidTr="21E94FA9" w14:paraId="671E5C37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1FF7E970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24F142AC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56E5707E" w:rsidP="56E5707E" w:rsidRDefault="56E5707E" w14:paraId="10DB8A75" w14:textId="17EF8156">
      <w:pPr>
        <w:rPr>
          <w:color w:val="000000" w:themeColor="text1"/>
        </w:rPr>
      </w:pPr>
    </w:p>
    <w:p w:rsidR="56E5707E" w:rsidP="56E5707E" w:rsidRDefault="56E5707E" w14:paraId="609F619A" w14:textId="039B78B8">
      <w:pPr>
        <w:shd w:val="clear" w:color="auto" w:fill="FFFFFF" w:themeFill="background1"/>
        <w:rPr>
          <w:rFonts w:ascii="Sarabun" w:hAnsi="Sarabun" w:eastAsia="Sarabun" w:cs="Sarabun"/>
        </w:rPr>
      </w:pPr>
    </w:p>
    <w:p w:rsidRPr="009F5BA5" w:rsidR="56E5707E" w:rsidP="56E5707E" w:rsidRDefault="56E5707E" w14:paraId="3945E248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="555CE95F" w:rsidP="555CE95F" w:rsidRDefault="555CE95F" w14:paraId="000B8C8D" w14:textId="29112409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tbl>
      <w:tblPr>
        <w:tblW w:w="0" w:type="auto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00" w:firstRow="0" w:lastRow="0" w:firstColumn="0" w:lastColumn="0" w:noHBand="1" w:noVBand="1"/>
      </w:tblPr>
      <w:tblGrid>
        <w:gridCol w:w="1808"/>
        <w:gridCol w:w="7890"/>
      </w:tblGrid>
      <w:tr w:rsidR="56E5707E" w:rsidTr="555CE95F" w14:paraId="32648022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053D0CA5" w14:paraId="4F1505EB" w14:textId="63DD0E8C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Requirement No.</w:t>
            </w:r>
            <w:r w:rsidRPr="21E94FA9" w:rsidR="669C243C">
              <w:rPr>
                <w:rFonts w:ascii="Sarabun" w:hAnsi="Sarabun" w:eastAsia="Sarabun" w:cs="Sarabun"/>
                <w:color w:val="FFFFFF" w:themeColor="background1"/>
              </w:rPr>
              <w:t>6</w:t>
            </w:r>
          </w:p>
        </w:tc>
        <w:tc>
          <w:tcPr>
            <w:tcW w:w="78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D51A614" w:rsidP="56E5707E" w:rsidRDefault="1B3E9962" w14:paraId="25BD963E" w14:textId="1B5C6B24">
            <w:pPr>
              <w:pStyle w:val="Heading4"/>
              <w:widowControl w:val="0"/>
              <w:rPr>
                <w:b/>
                <w:bCs/>
              </w:rPr>
            </w:pPr>
            <w:commentRangeStart w:id="32"/>
            <w:commentRangeStart w:id="33"/>
            <w:r w:rsidRPr="1B3E9962">
              <w:rPr>
                <w:b/>
                <w:bCs/>
              </w:rPr>
              <w:t xml:space="preserve">[Sprint 16]  เพิ่มการทำ e-KYC ใบคำขอทุกเคส สำหรับคนที่ติดมาตรการ UNW </w:t>
            </w:r>
            <w:commentRangeEnd w:id="32"/>
            <w:r w:rsidR="5FF95ABE">
              <w:rPr>
                <w:rStyle w:val="CommentReference"/>
                <w:b/>
                <w:bCs/>
                <w:sz w:val="22"/>
                <w:szCs w:val="22"/>
              </w:rPr>
              <w:commentReference w:id="32"/>
            </w:r>
            <w:commentRangeEnd w:id="33"/>
            <w:r>
              <w:rPr>
                <w:rStyle w:val="CommentReference"/>
              </w:rPr>
              <w:commentReference w:id="33"/>
            </w:r>
          </w:p>
        </w:tc>
      </w:tr>
      <w:tr w:rsidR="56E5707E" w:rsidTr="555CE95F" w14:paraId="671556D4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49978DB0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78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590438E0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56E5707E" w:rsidTr="555CE95F" w14:paraId="299AE115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5A0345D0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78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1AF2BBA0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56E5707E" w:rsidTr="555CE95F" w14:paraId="34179F74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46DC2437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78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4572B437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56E5707E" w:rsidTr="555CE95F" w14:paraId="3CE7B92E" w14:textId="77777777">
        <w:trPr>
          <w:trHeight w:val="420"/>
        </w:trPr>
        <w:tc>
          <w:tcPr>
            <w:tcW w:w="9698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4F43210B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56E5707E" w:rsidTr="555CE95F" w14:paraId="5675C755" w14:textId="77777777">
        <w:trPr>
          <w:trHeight w:val="420"/>
        </w:trPr>
        <w:tc>
          <w:tcPr>
            <w:tcW w:w="9698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512AA7F" w:rsidP="5AB76AB7" w:rsidRDefault="1512AA7F" w14:paraId="27AF9F96" w14:textId="49E55584">
            <w:pPr>
              <w:widowControl w:val="0"/>
              <w:ind w:left="720"/>
              <w:rPr>
                <w:rFonts w:ascii="Sarabun" w:hAnsi="Sarabun" w:eastAsia="Sarabun" w:cs="Sarabun"/>
                <w:b/>
                <w:bCs/>
              </w:rPr>
            </w:pPr>
          </w:p>
          <w:p w:rsidR="5CF397F9" w:rsidP="555CE95F" w:rsidRDefault="2756E432" w14:paraId="50D9EDC0" w14:textId="5CC908FB">
            <w:pPr>
              <w:widowControl w:val="0"/>
              <w:rPr>
                <w:rFonts w:ascii="Sarabun" w:hAnsi="Sarabun" w:eastAsia="Sarabun" w:cs="Sarabun"/>
                <w:b w:val="1"/>
                <w:bCs w:val="1"/>
                <w:highlight w:val="yellow"/>
              </w:rPr>
            </w:pPr>
            <w:r w:rsidRPr="555CE95F" w:rsidR="3E622E6E">
              <w:rPr>
                <w:rFonts w:ascii="Sarabun" w:hAnsi="Sarabun" w:eastAsia="Sarabun" w:cs="Sarabun"/>
              </w:rPr>
              <w:t xml:space="preserve">       </w:t>
            </w:r>
            <w:r w:rsidRPr="555CE95F" w:rsidR="386898DA">
              <w:rPr>
                <w:rFonts w:ascii="Sarabun" w:hAnsi="Sarabun" w:eastAsia="Sarabun" w:cs="Sarabun"/>
              </w:rPr>
              <w:t>กรณี</w:t>
            </w:r>
            <w:r w:rsidRPr="555CE95F" w:rsidR="60207E4B">
              <w:rPr>
                <w:rFonts w:ascii="Sarabun" w:hAnsi="Sarabun" w:eastAsia="Sarabun" w:cs="Sarabun"/>
              </w:rPr>
              <w:t>ผู้ใช้งานดำเนินการล็อคอินเข้า</w:t>
            </w:r>
            <w:r w:rsidRPr="555CE95F" w:rsidR="0A511FE4">
              <w:rPr>
                <w:rFonts w:ascii="Sarabun" w:hAnsi="Sarabun" w:eastAsia="Sarabun" w:cs="Sarabun"/>
              </w:rPr>
              <w:t xml:space="preserve"> TL Smart </w:t>
            </w:r>
            <w:r w:rsidRPr="555CE95F" w:rsidR="05D222AF">
              <w:rPr>
                <w:rFonts w:ascii="Sarabun" w:hAnsi="Sarabun" w:eastAsia="Sarabun" w:cs="Sarabun"/>
              </w:rPr>
              <w:t>ให้</w:t>
            </w:r>
            <w:r w:rsidRPr="555CE95F" w:rsidR="556CD4AA">
              <w:rPr>
                <w:rFonts w:ascii="Sarabun" w:hAnsi="Sarabun" w:eastAsia="Sarabun" w:cs="Sarabun"/>
              </w:rPr>
              <w:t>ระบบตรวจสอบข้อมูล</w:t>
            </w:r>
            <w:r w:rsidRPr="555CE95F" w:rsidR="1999FFDB">
              <w:rPr>
                <w:rFonts w:ascii="Sarabun" w:hAnsi="Sarabun" w:eastAsia="Sarabun" w:cs="Sarabun"/>
              </w:rPr>
              <w:t xml:space="preserve"> Blacklist/Red level ของผู้ใช้งาน โดยหากระบบพบข้อมูลราย</w:t>
            </w:r>
            <w:r w:rsidRPr="555CE95F" w:rsidR="352F1E7A">
              <w:rPr>
                <w:rFonts w:ascii="Sarabun" w:hAnsi="Sarabun" w:eastAsia="Sarabun" w:cs="Sarabun"/>
              </w:rPr>
              <w:t>การติดมาตรการดังกล่าว</w:t>
            </w:r>
            <w:r w:rsidRPr="555CE95F" w:rsidR="5958CA94">
              <w:rPr>
                <w:rFonts w:ascii="Sarabun" w:hAnsi="Sarabun" w:eastAsia="Sarabun" w:cs="Sarabun"/>
              </w:rPr>
              <w:t xml:space="preserve"> </w:t>
            </w:r>
            <w:r w:rsidRPr="555CE95F" w:rsidR="352F1E7A">
              <w:rPr>
                <w:rFonts w:ascii="Sarabun" w:hAnsi="Sarabun" w:eastAsia="Sarabun" w:cs="Sarabun"/>
              </w:rPr>
              <w:t>ให้ระบบแสดงข้อมูลแจ้งเตือนที่</w:t>
            </w:r>
            <w:r w:rsidRPr="555CE95F" w:rsidR="4C2AE32B">
              <w:rPr>
                <w:rFonts w:ascii="Sarabun" w:hAnsi="Sarabun" w:eastAsia="Sarabun" w:cs="Sarabun"/>
              </w:rPr>
              <w:t>หน้า</w:t>
            </w:r>
            <w:r w:rsidRPr="555CE95F" w:rsidR="355CB4AD">
              <w:rPr>
                <w:rFonts w:ascii="Sarabun" w:hAnsi="Sarabun" w:eastAsia="Sarabun" w:cs="Sarabun"/>
              </w:rPr>
              <w:t xml:space="preserve"> </w:t>
            </w:r>
            <w:r w:rsidRPr="555CE95F" w:rsidR="6AB49DD8">
              <w:rPr>
                <w:rFonts w:ascii="Sarabun" w:hAnsi="Sarabun" w:eastAsia="Sarabun" w:cs="Sarabun"/>
              </w:rPr>
              <w:t xml:space="preserve">Agent Profile </w:t>
            </w:r>
            <w:r w:rsidRPr="555CE95F" w:rsidR="1C7FAA39">
              <w:rPr>
                <w:rFonts w:ascii="Sarabun" w:hAnsi="Sarabun" w:eastAsia="Sarabun" w:cs="Sarabun"/>
              </w:rPr>
              <w:t>โดยมีข้อความดังนี้</w:t>
            </w:r>
            <w:r w:rsidRPr="555CE95F" w:rsidR="6725519C">
              <w:rPr>
                <w:rFonts w:ascii="Sarabun" w:hAnsi="Sarabun" w:eastAsia="Sarabun" w:cs="Sarabun"/>
              </w:rPr>
              <w:t xml:space="preserve"> </w:t>
            </w:r>
            <w:r w:rsidRPr="555CE95F" w:rsidR="4145B481">
              <w:rPr>
                <w:rFonts w:ascii="Sarabun" w:hAnsi="Sarabun" w:eastAsia="Sarabun" w:cs="Sarabun"/>
              </w:rPr>
              <w:t>Information Message Alert:</w:t>
            </w:r>
            <w:r>
              <w:br/>
            </w:r>
            <w:r w:rsidRPr="555CE95F" w:rsidR="1E8CE0D5">
              <w:rPr>
                <w:rFonts w:ascii="Sarabun" w:hAnsi="Sarabun" w:eastAsia="Sarabun" w:cs="Sarabun"/>
              </w:rPr>
              <w:t xml:space="preserve">   </w:t>
            </w:r>
            <w:r w:rsidRPr="555CE95F" w:rsidR="1E8CE0D5">
              <w:rPr>
                <w:rFonts w:ascii="Sarabun" w:hAnsi="Sarabun" w:eastAsia="Sarabun" w:cs="Sarabun"/>
                <w:color w:val="FF0000"/>
              </w:rPr>
              <w:t xml:space="preserve">  </w:t>
            </w:r>
            <w:r w:rsidRPr="555CE95F" w:rsidR="1E8CE0D5">
              <w:rPr>
                <w:rFonts w:ascii="Sarabun" w:hAnsi="Sarabun" w:eastAsia="Sarabun" w:cs="Sarabun"/>
              </w:rPr>
              <w:t xml:space="preserve">   </w:t>
            </w:r>
            <w:r w:rsidRPr="555CE95F" w:rsidR="4C641D6D">
              <w:rPr>
                <w:rFonts w:ascii="Sarabun" w:hAnsi="Sarabun" w:eastAsia="Sarabun" w:cs="Sarabun"/>
                <w:b w:val="1"/>
                <w:bCs w:val="1"/>
                <w:i w:val="0"/>
                <w:iCs w:val="0"/>
              </w:rPr>
              <w:t>“</w:t>
            </w:r>
            <w:r w:rsidRPr="555CE95F" w:rsidR="10A5543D">
              <w:rPr>
                <w:rFonts w:ascii="Sarabun" w:hAnsi="Sarabun" w:eastAsia="Sarabun" w:cs="Sarabun"/>
                <w:b w:val="1"/>
                <w:bCs w:val="1"/>
              </w:rPr>
              <w:t xml:space="preserve">- </w:t>
            </w:r>
            <w:r w:rsidRPr="555CE95F" w:rsidR="5AE12A12">
              <w:rPr>
                <w:rFonts w:ascii="Sarabun" w:hAnsi="Sarabun" w:eastAsia="Sarabun" w:cs="Sarabun"/>
                <w:b w:val="1"/>
                <w:bCs w:val="1"/>
              </w:rPr>
              <w:t>ฝ</w:t>
            </w:r>
            <w:r w:rsidRPr="555CE95F" w:rsidR="0A6F98D6">
              <w:rPr>
                <w:rFonts w:ascii="Sarabun" w:hAnsi="Sarabun" w:eastAsia="Sarabun" w:cs="Sarabun"/>
                <w:b w:val="1"/>
                <w:bCs w:val="1"/>
                <w:lang w:bidi="th-TH"/>
              </w:rPr>
              <w:t>่ายขายที่มีสัดส่วนสินไหมมรณกรรม</w:t>
            </w:r>
            <w:r w:rsidRPr="555CE95F" w:rsidR="6B76DD6C">
              <w:rPr>
                <w:rFonts w:ascii="Sarabun" w:hAnsi="Sarabun" w:eastAsia="Sarabun" w:cs="Sarabun"/>
                <w:b w:val="1"/>
                <w:bCs w:val="1"/>
                <w:lang w:bidi="th-TH"/>
              </w:rPr>
              <w:t xml:space="preserve"> </w:t>
            </w:r>
            <w:r w:rsidRPr="555CE95F" w:rsidR="0A6F98D6">
              <w:rPr>
                <w:rFonts w:ascii="Sarabun" w:hAnsi="Sarabun" w:eastAsia="Sarabun" w:cs="Sarabun"/>
                <w:b w:val="1"/>
                <w:bCs w:val="1"/>
                <w:lang w:bidi="th-TH"/>
              </w:rPr>
              <w:t xml:space="preserve">ระยะสั้นสูง และฝ่ายขาย Blacklist </w:t>
            </w:r>
            <w:r w:rsidRPr="555CE95F" w:rsidR="262A1F5F">
              <w:rPr>
                <w:rFonts w:ascii="Sarabun" w:hAnsi="Sarabun" w:eastAsia="Sarabun" w:cs="Sarabun"/>
                <w:b w:val="1"/>
                <w:bCs w:val="1"/>
                <w:lang w:bidi="th-TH"/>
              </w:rPr>
              <w:t>จะ</w:t>
            </w:r>
            <w:r w:rsidRPr="555CE95F" w:rsidR="0A6F98D6">
              <w:rPr>
                <w:rFonts w:ascii="Sarabun" w:hAnsi="Sarabun" w:eastAsia="Sarabun" w:cs="Sarabun"/>
                <w:b w:val="1"/>
                <w:bCs w:val="1"/>
                <w:lang w:bidi="th-TH"/>
              </w:rPr>
              <w:t xml:space="preserve">ต้องดำเนินการทำ e-KYC ของผู้ขอเอาประกันภัย และ/หรือ ผู้ปกครอง หรือ ผู้ชำระเบี้ย </w:t>
            </w:r>
          </w:p>
          <w:p w:rsidRPr="00915925" w:rsidR="56E5707E" w:rsidP="555CE95F" w:rsidRDefault="35D80A35" w14:paraId="2F6F13AA" w14:textId="468A9B65">
            <w:pPr>
              <w:widowControl w:val="0"/>
              <w:rPr>
                <w:rFonts w:ascii="Sarabun" w:hAnsi="Sarabun" w:eastAsia="Sarabun" w:cs="Sarabun"/>
                <w:b w:val="1"/>
                <w:bCs w:val="1"/>
                <w:highlight w:val="yellow"/>
                <w:lang w:val="en-US"/>
              </w:rPr>
            </w:pPr>
            <w:r w:rsidRPr="555CE95F" w:rsidR="09518D95">
              <w:rPr>
                <w:rFonts w:ascii="Sarabun" w:hAnsi="Sarabun" w:eastAsia="Sarabun" w:cs="Sarabun"/>
                <w:b w:val="1"/>
                <w:bCs w:val="1"/>
                <w:lang w:bidi="th-TH"/>
              </w:rPr>
              <w:t xml:space="preserve">         </w:t>
            </w:r>
            <w:r w:rsidRPr="555CE95F" w:rsidR="66BEC7E2">
              <w:rPr>
                <w:rFonts w:ascii="Sarabun" w:hAnsi="Sarabun" w:eastAsia="Sarabun" w:cs="Sarabun"/>
                <w:b w:val="1"/>
                <w:bCs w:val="1"/>
                <w:lang w:bidi="th-TH"/>
              </w:rPr>
              <w:t xml:space="preserve"> - </w:t>
            </w:r>
            <w:r w:rsidRPr="555CE95F" w:rsidR="15949828">
              <w:rPr>
                <w:rFonts w:ascii="Sarabun" w:hAnsi="Sarabun" w:eastAsia="Sarabun" w:cs="Sarabun"/>
                <w:b w:val="1"/>
                <w:bCs w:val="1"/>
                <w:lang w:bidi="th-TH"/>
              </w:rPr>
              <w:t>กรณีชาวต่างชาติและบุคคลไม่มีสัญชาติไทย รวมถึงกรณีลูกค้าคนไทยที่ซื้อแบบประกันประเภทที่ไม่ต้องตรวจและถามคำถามสุขภาพ, แบบประกันชีวิตควบการลงทุน และแบบประกันประเภทอุบัติเหตุ(พี.เอ./พี.เอ ไมโคร) ไม่ต้องดำเนินการทำ e-KYC”</w:t>
            </w:r>
            <w:r w:rsidRPr="555CE95F" w:rsidR="2451AC92">
              <w:rPr>
                <w:rFonts w:ascii="Sarabun" w:hAnsi="Sarabun" w:eastAsia="Sarabun" w:cs="Sarabun"/>
                <w:b w:val="1"/>
                <w:bCs w:val="1"/>
                <w:color w:val="FF0000"/>
              </w:rPr>
              <w:t xml:space="preserve"> </w:t>
            </w:r>
          </w:p>
          <w:p w:rsidR="56E5707E" w:rsidP="61DC97E2" w:rsidRDefault="36426D1D" w14:paraId="18785D58" w14:textId="4689DD4F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  <w:r w:rsidRPr="555CE95F" w:rsidR="1D8A6435">
              <w:rPr>
                <w:rFonts w:ascii="Sarabun" w:hAnsi="Sarabun" w:eastAsia="Sarabun" w:cs="Sarabun"/>
                <w:lang w:bidi="th-TH"/>
              </w:rPr>
              <w:t xml:space="preserve">      </w:t>
            </w:r>
            <w:r w:rsidRPr="555CE95F" w:rsidR="1AFBD5CF">
              <w:rPr>
                <w:rFonts w:ascii="Sarabun" w:hAnsi="Sarabun" w:eastAsia="Sarabun" w:cs="Sarabun"/>
                <w:lang w:bidi="th-TH"/>
              </w:rPr>
              <w:t>โดยผู้ใช้งานสามารถ</w:t>
            </w:r>
            <w:r w:rsidRPr="555CE95F" w:rsidR="7C5F4BCA">
              <w:rPr>
                <w:rFonts w:ascii="Sarabun" w:hAnsi="Sarabun" w:eastAsia="Sarabun" w:cs="Sarabun"/>
                <w:lang w:bidi="th-TH"/>
              </w:rPr>
              <w:t>กด</w:t>
            </w:r>
            <w:r w:rsidRPr="555CE95F" w:rsidR="4094F11C">
              <w:rPr>
                <w:rFonts w:ascii="Sarabun" w:hAnsi="Sarabun" w:eastAsia="Sarabun" w:cs="Sarabun"/>
                <w:lang w:bidi="th-TH"/>
              </w:rPr>
              <w:t>เข้า</w:t>
            </w:r>
            <w:r w:rsidRPr="555CE95F" w:rsidR="6B755474">
              <w:rPr>
                <w:rFonts w:ascii="Sarabun" w:hAnsi="Sarabun" w:eastAsia="Sarabun" w:cs="Sarabun"/>
                <w:lang w:bidi="th-TH"/>
              </w:rPr>
              <w:t>ไป</w:t>
            </w:r>
            <w:r w:rsidRPr="555CE95F" w:rsidR="4094F11C">
              <w:rPr>
                <w:rFonts w:ascii="Sarabun" w:hAnsi="Sarabun" w:eastAsia="Sarabun" w:cs="Sarabun"/>
                <w:lang w:bidi="th-TH"/>
              </w:rPr>
              <w:t>เปิด</w:t>
            </w:r>
            <w:r w:rsidRPr="555CE95F" w:rsidR="1AFBD5CF">
              <w:rPr>
                <w:rFonts w:ascii="Sarabun" w:hAnsi="Sarabun" w:eastAsia="Sarabun" w:cs="Sarabun"/>
                <w:lang w:bidi="th-TH"/>
              </w:rPr>
              <w:t>ดู</w:t>
            </w:r>
            <w:r w:rsidRPr="555CE95F" w:rsidR="03ED513C">
              <w:rPr>
                <w:rFonts w:ascii="Sarabun" w:hAnsi="Sarabun" w:eastAsia="Sarabun" w:cs="Sarabun"/>
                <w:lang w:bidi="th-TH"/>
              </w:rPr>
              <w:t>รายละเอียด</w:t>
            </w:r>
            <w:r w:rsidRPr="555CE95F" w:rsidR="4864CA79">
              <w:rPr>
                <w:rFonts w:ascii="Sarabun" w:hAnsi="Sarabun" w:eastAsia="Sarabun" w:cs="Sarabun"/>
                <w:lang w:bidi="th-TH"/>
              </w:rPr>
              <w:t>ไฟล์เอกสาร</w:t>
            </w:r>
            <w:r w:rsidRPr="555CE95F" w:rsidR="75D453C4">
              <w:rPr>
                <w:rFonts w:ascii="Sarabun" w:hAnsi="Sarabun" w:eastAsia="Sarabun" w:cs="Sarabun"/>
                <w:lang w:bidi="th-TH"/>
              </w:rPr>
              <w:t>ได้</w:t>
            </w:r>
            <w:r w:rsidRPr="555CE95F" w:rsidR="2DB0C812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555CE95F" w:rsidR="75D453C4">
              <w:rPr>
                <w:rFonts w:ascii="Sarabun" w:hAnsi="Sarabun" w:eastAsia="Sarabun" w:cs="Sarabun"/>
                <w:lang w:bidi="th-TH"/>
              </w:rPr>
              <w:t>จาก</w:t>
            </w:r>
            <w:commentRangeStart w:id="34"/>
            <w:r w:rsidRPr="555CE95F" w:rsidR="75D453C4">
              <w:rPr>
                <w:rFonts w:ascii="Sarabun" w:hAnsi="Sarabun" w:eastAsia="Sarabun" w:cs="Sarabun"/>
                <w:lang w:bidi="th-TH"/>
              </w:rPr>
              <w:t>ไฟล์นี</w:t>
            </w:r>
            <w:commentRangeEnd w:id="34"/>
            <w:r>
              <w:rPr>
                <w:rStyle w:val="CommentReference"/>
              </w:rPr>
              <w:commentReference w:id="34"/>
            </w:r>
            <w:r w:rsidRPr="555CE95F" w:rsidR="75D453C4">
              <w:rPr>
                <w:rFonts w:ascii="Sarabun" w:hAnsi="Sarabun" w:eastAsia="Sarabun" w:cs="Sarabun"/>
                <w:lang w:bidi="th-TH"/>
              </w:rPr>
              <w:t>้</w:t>
            </w:r>
            <w:r w:rsidRPr="555CE95F" w:rsidR="4864CA79">
              <w:rPr>
                <w:rFonts w:ascii="Sarabun" w:hAnsi="Sarabun" w:eastAsia="Sarabun" w:cs="Sarabun"/>
                <w:lang w:bidi="th-TH"/>
              </w:rPr>
              <w:t xml:space="preserve"> : </w:t>
            </w:r>
            <w:hyperlink r:id="R4ee45a742dff41a9">
              <w:r w:rsidRPr="555CE95F" w:rsidR="4864CA79">
                <w:rPr>
                  <w:rStyle w:val="Hyperlink"/>
                  <w:rFonts w:ascii="Sarabun" w:hAnsi="Sarabun" w:eastAsia="Sarabun" w:cs="Sarabun"/>
                  <w:lang w:bidi="th-TH"/>
                </w:rPr>
                <w:t>คส.2-44-2564 มาตรการการรับประกันเคสใหม่ สำหรับฝ่ายขาย Red Level และฝ่ายขาย Blacklist2564.pdf</w:t>
              </w:r>
            </w:hyperlink>
          </w:p>
          <w:p w:rsidR="61DC97E2" w:rsidP="61DC97E2" w:rsidRDefault="61DC97E2" w14:paraId="40E39602" w14:textId="7D6FB6BB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</w:p>
          <w:p w:rsidR="56E5707E" w:rsidP="5AB76AB7" w:rsidRDefault="445AB322" w14:paraId="689F158A" w14:textId="12983985">
            <w:pPr>
              <w:widowControl w:val="0"/>
              <w:rPr>
                <w:rFonts w:ascii="Sarabun" w:hAnsi="Sarabun" w:eastAsia="Sarabun" w:cs="Sarabun"/>
                <w:b/>
                <w:bCs/>
              </w:rPr>
            </w:pPr>
            <w:r w:rsidRPr="5AB76AB7">
              <w:rPr>
                <w:rFonts w:ascii="Sarabun" w:hAnsi="Sarabun" w:eastAsia="Sarabun" w:cs="Sarabun"/>
                <w:b/>
                <w:bCs/>
              </w:rPr>
              <w:t>เงื่อนไขการตรวจสอบ</w:t>
            </w:r>
            <w:r w:rsidRPr="5AB76AB7" w:rsidR="182F4625">
              <w:rPr>
                <w:rFonts w:ascii="Sarabun" w:hAnsi="Sarabun" w:eastAsia="Sarabun" w:cs="Sarabun"/>
                <w:b/>
                <w:bCs/>
              </w:rPr>
              <w:t>การ</w:t>
            </w:r>
            <w:r w:rsidRPr="5AB76AB7">
              <w:rPr>
                <w:rFonts w:ascii="Sarabun" w:hAnsi="Sarabun" w:eastAsia="Sarabun" w:cs="Sarabun"/>
                <w:b/>
                <w:bCs/>
              </w:rPr>
              <w:t>ติดมาตรการ UNW</w:t>
            </w:r>
          </w:p>
          <w:p w:rsidR="327489C0" w:rsidP="003778A5" w:rsidRDefault="36821616" w14:paraId="402906AE" w14:textId="73D41A31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Sarabun" w:hAnsi="Sarabun" w:eastAsia="Sarabun" w:cs="Sarabun"/>
              </w:rPr>
            </w:pPr>
            <w:r w:rsidRPr="555CE95F" w:rsidR="178D1202">
              <w:rPr>
                <w:rFonts w:ascii="Sarabun" w:hAnsi="Sarabun" w:eastAsia="Sarabun" w:cs="Sarabun"/>
              </w:rPr>
              <w:t>กรณี</w:t>
            </w:r>
            <w:r w:rsidRPr="555CE95F" w:rsidR="0D6687F6">
              <w:rPr>
                <w:rFonts w:ascii="Sarabun" w:hAnsi="Sarabun" w:eastAsia="Sarabun" w:cs="Sarabun"/>
              </w:rPr>
              <w:t>หลังจาก</w:t>
            </w:r>
            <w:r w:rsidRPr="555CE95F" w:rsidR="3FBA7B50">
              <w:rPr>
                <w:rFonts w:ascii="Sarabun" w:hAnsi="Sarabun" w:eastAsia="Sarabun" w:cs="Sarabun"/>
              </w:rPr>
              <w:t>ที่</w:t>
            </w:r>
            <w:r w:rsidRPr="555CE95F" w:rsidR="4F235778">
              <w:rPr>
                <w:rFonts w:ascii="Sarabun" w:hAnsi="Sarabun" w:eastAsia="Sarabun" w:cs="Sarabun"/>
              </w:rPr>
              <w:t>ผู้ใช้งาน</w:t>
            </w:r>
            <w:r w:rsidRPr="555CE95F" w:rsidR="67EF69EE">
              <w:rPr>
                <w:rFonts w:ascii="Sarabun" w:hAnsi="Sarabun" w:eastAsia="Sarabun" w:cs="Sarabun"/>
              </w:rPr>
              <w:t>กรอกข้อมูล</w:t>
            </w:r>
            <w:r w:rsidRPr="555CE95F" w:rsidR="11D7A218">
              <w:rPr>
                <w:rFonts w:ascii="Sarabun" w:hAnsi="Sarabun" w:eastAsia="Sarabun" w:cs="Sarabun"/>
              </w:rPr>
              <w:t>ใบคำขอ</w:t>
            </w:r>
            <w:r w:rsidRPr="555CE95F" w:rsidR="67EF69EE">
              <w:rPr>
                <w:rFonts w:ascii="Sarabun" w:hAnsi="Sarabun" w:eastAsia="Sarabun" w:cs="Sarabun"/>
              </w:rPr>
              <w:t>โดย</w:t>
            </w:r>
            <w:r w:rsidRPr="555CE95F" w:rsidR="0D6687F6">
              <w:rPr>
                <w:rFonts w:ascii="Sarabun" w:hAnsi="Sarabun" w:eastAsia="Sarabun" w:cs="Sarabun"/>
              </w:rPr>
              <w:t>เลือกช่องทางการส่งใบคำขอ</w:t>
            </w:r>
            <w:r w:rsidRPr="555CE95F" w:rsidR="408405D0">
              <w:rPr>
                <w:rFonts w:ascii="Sarabun" w:hAnsi="Sarabun" w:eastAsia="Sarabun" w:cs="Sarabun"/>
              </w:rPr>
              <w:t xml:space="preserve">แบบ e-app </w:t>
            </w:r>
            <w:r w:rsidRPr="555CE95F" w:rsidR="0D6687F6">
              <w:rPr>
                <w:rFonts w:ascii="Sarabun" w:hAnsi="Sarabun" w:eastAsia="Sarabun" w:cs="Sarabun"/>
              </w:rPr>
              <w:t>และแนบเอกสาร ให้</w:t>
            </w:r>
            <w:r w:rsidRPr="555CE95F" w:rsidR="1A6FA9A3">
              <w:rPr>
                <w:rFonts w:ascii="Sarabun" w:hAnsi="Sarabun" w:eastAsia="Sarabun" w:cs="Sarabun"/>
              </w:rPr>
              <w:t>ระบบ</w:t>
            </w:r>
            <w:r w:rsidRPr="555CE95F" w:rsidR="6CD6A99E">
              <w:rPr>
                <w:rFonts w:ascii="Sarabun" w:hAnsi="Sarabun" w:eastAsia="Sarabun" w:cs="Sarabun"/>
              </w:rPr>
              <w:t>ตรวจสอบ</w:t>
            </w:r>
            <w:r w:rsidRPr="555CE95F" w:rsidR="1506B066">
              <w:rPr>
                <w:rFonts w:ascii="Sarabun" w:hAnsi="Sarabun" w:eastAsia="Sarabun" w:cs="Sarabun"/>
              </w:rPr>
              <w:t>ข้อมูลฝ่ายขายที่</w:t>
            </w:r>
            <w:r w:rsidRPr="555CE95F" w:rsidR="5B7B9944">
              <w:rPr>
                <w:rFonts w:ascii="Sarabun" w:hAnsi="Sarabun" w:eastAsia="Sarabun" w:cs="Sarabun"/>
              </w:rPr>
              <w:t>ติดมาตราการ</w:t>
            </w:r>
            <w:r w:rsidRPr="555CE95F" w:rsidR="6CD6A99E">
              <w:rPr>
                <w:rFonts w:ascii="Sarabun" w:hAnsi="Sarabun" w:eastAsia="Sarabun" w:cs="Sarabun"/>
              </w:rPr>
              <w:t xml:space="preserve"> Blacklist/Red level  </w:t>
            </w:r>
            <w:r w:rsidRPr="555CE95F" w:rsidR="695E673F">
              <w:rPr>
                <w:rFonts w:ascii="Sarabun" w:hAnsi="Sarabun" w:eastAsia="Sarabun" w:cs="Sarabun"/>
              </w:rPr>
              <w:t>โดย</w:t>
            </w:r>
            <w:r w:rsidRPr="555CE95F" w:rsidR="18702AB2">
              <w:rPr>
                <w:rFonts w:ascii="Sarabun" w:hAnsi="Sarabun" w:eastAsia="Sarabun" w:cs="Sarabun"/>
              </w:rPr>
              <w:t>ให้</w:t>
            </w:r>
            <w:r w:rsidRPr="555CE95F" w:rsidR="3B8A28CD">
              <w:rPr>
                <w:rFonts w:ascii="Sarabun" w:hAnsi="Sarabun" w:eastAsia="Sarabun" w:cs="Sarabun"/>
              </w:rPr>
              <w:t>ระบบ</w:t>
            </w:r>
            <w:r w:rsidRPr="555CE95F" w:rsidR="695E673F">
              <w:rPr>
                <w:rFonts w:ascii="Sarabun" w:hAnsi="Sarabun" w:eastAsia="Sarabun" w:cs="Sarabun"/>
              </w:rPr>
              <w:t>เช็ค</w:t>
            </w:r>
            <w:r w:rsidRPr="555CE95F" w:rsidR="6CD6A99E">
              <w:rPr>
                <w:rFonts w:ascii="Sarabun" w:hAnsi="Sarabun" w:eastAsia="Sarabun" w:cs="Sarabun"/>
              </w:rPr>
              <w:t>ทุ</w:t>
            </w:r>
            <w:r w:rsidRPr="555CE95F" w:rsidR="321DE5E6">
              <w:rPr>
                <w:rFonts w:ascii="Sarabun" w:hAnsi="Sarabun" w:eastAsia="Sarabun" w:cs="Sarabun"/>
              </w:rPr>
              <w:t xml:space="preserve">กแบบประกัน </w:t>
            </w:r>
            <w:r w:rsidRPr="555CE95F" w:rsidR="6B503186">
              <w:rPr>
                <w:rFonts w:ascii="Sarabun" w:hAnsi="Sarabun" w:eastAsia="Sarabun" w:cs="Sarabun"/>
              </w:rPr>
              <w:t xml:space="preserve"> </w:t>
            </w:r>
            <w:r w:rsidRPr="555CE95F" w:rsidR="243F0B61">
              <w:rPr>
                <w:rFonts w:ascii="Sarabun" w:hAnsi="Sarabun" w:eastAsia="Sarabun" w:cs="Sarabun"/>
              </w:rPr>
              <w:t xml:space="preserve"> </w:t>
            </w:r>
            <w:r w:rsidRPr="555CE95F" w:rsidR="08C3805F">
              <w:rPr>
                <w:rFonts w:ascii="Sarabun" w:hAnsi="Sarabun" w:eastAsia="Sarabun" w:cs="Sarabun"/>
              </w:rPr>
              <w:t>โดยมีเงื่อนไขดังนี้</w:t>
            </w:r>
          </w:p>
          <w:p w:rsidR="327489C0" w:rsidP="1B3E9962" w:rsidRDefault="1B3E9962" w14:paraId="0BEBE65E" w14:textId="362B8A7D">
            <w:pPr>
              <w:widowControl w:val="0"/>
              <w:ind w:left="1530" w:hanging="810"/>
              <w:rPr>
                <w:rFonts w:ascii="Sarabun" w:hAnsi="Sarabun" w:eastAsia="Sarabun" w:cs="Sarabun"/>
              </w:rPr>
            </w:pPr>
            <w:r w:rsidRPr="555CE95F" w:rsidR="7571C2FA">
              <w:rPr>
                <w:rFonts w:ascii="Sarabun" w:hAnsi="Sarabun" w:eastAsia="Sarabun" w:cs="Sarabun"/>
              </w:rPr>
              <w:t xml:space="preserve">        1.1 กรณีที่พบข้อมูล</w:t>
            </w:r>
            <w:r w:rsidRPr="555CE95F" w:rsidR="4F476EFE">
              <w:rPr>
                <w:rFonts w:ascii="Sarabun" w:hAnsi="Sarabun" w:eastAsia="Sarabun" w:cs="Sarabun"/>
              </w:rPr>
              <w:t xml:space="preserve">ติดมาตราการ Blacklist/Red level </w:t>
            </w:r>
            <w:r w:rsidRPr="555CE95F" w:rsidR="7571C2FA">
              <w:rPr>
                <w:rFonts w:ascii="Sarabun" w:hAnsi="Sarabun" w:eastAsia="Sarabun" w:cs="Sarabun"/>
              </w:rPr>
              <w:t xml:space="preserve">ในระบบ ให้ผู้ใช้งานดำเนินการทำ e-KYC ส่วนของผู้ขอเอาประกันภัย และ/หรือ ผู้ปกครอง หรือ ผู้ชำระเบี้ย โดยมีแบบประกันที่ยกเว้นไม่ต้องทำ e-KYC คือ </w:t>
            </w:r>
            <w:r w:rsidRPr="555CE95F" w:rsidR="7D4F67EE">
              <w:rPr>
                <w:rFonts w:ascii="Sarabun" w:hAnsi="Sarabun" w:eastAsia="Sarabun" w:cs="Sarabun"/>
              </w:rPr>
              <w:t xml:space="preserve">แบบประกัน </w:t>
            </w:r>
            <w:r w:rsidRPr="555CE95F" w:rsidR="7571C2FA">
              <w:rPr>
                <w:rFonts w:ascii="Sarabun" w:hAnsi="Sarabun" w:eastAsia="Sarabun" w:cs="Sarabun"/>
              </w:rPr>
              <w:t xml:space="preserve">OL-GIO, OL-Senior, PA, PA Micro </w:t>
            </w:r>
          </w:p>
          <w:p w:rsidR="1B3E9962" w:rsidP="1B3E9962" w:rsidRDefault="1B3E9962" w14:paraId="7540C1B7" w14:textId="703E0E20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 xml:space="preserve">ไฟล์ตรวจสอบแบบประกันที่ยกเว้นไม่ต้องทำ e-KYC: </w:t>
            </w:r>
            <w:hyperlink r:id="rId58">
              <w:r w:rsidRPr="1B3E9962">
                <w:rPr>
                  <w:rStyle w:val="Hyperlink"/>
                  <w:rFonts w:ascii="Sarabun" w:hAnsi="Sarabun" w:eastAsia="Sarabun" w:cs="Sarabun"/>
                </w:rPr>
                <w:t>Rider Checking (rider on shelf 2025) - Copy.xlsx</w:t>
              </w:r>
            </w:hyperlink>
            <w:r w:rsidRPr="1B3E9962">
              <w:rPr>
                <w:rFonts w:ascii="Sarabun" w:hAnsi="Sarabun" w:eastAsia="Sarabun" w:cs="Sarabun"/>
              </w:rPr>
              <w:t xml:space="preserve"> TAB: All plan on shelf_GIO_Senior</w:t>
            </w:r>
          </w:p>
          <w:p w:rsidR="24D341BC" w:rsidP="61DC97E2" w:rsidRDefault="1B3E9962" w14:paraId="2147432F" w14:textId="51CD0460">
            <w:pPr>
              <w:widowControl w:val="0"/>
              <w:ind w:left="1530" w:hanging="810"/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 xml:space="preserve">        1.2 กรณีผู้ใช้งานเลือกแบบประกัน UL, LV ระบบไม่ต้องตรวจสอบการติดมาตรา [เนื่องจากเฉพาะคนไทยที่ต้องดำเนินการทำ e-kyc ของแบบประกันกลุ่มนี้อยู่แล้ว]</w:t>
            </w:r>
          </w:p>
          <w:p w:rsidR="56E5707E" w:rsidP="1B3E9962" w:rsidRDefault="1B3E9962" w14:paraId="087C26FC" w14:textId="6D0F3398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>กรณีผู้ใช้งานกรอกข้อมูลโดยเลือกช่องทางการส่งใบคำขอแบบ Digital Face-to-Face ให้ระบบดำเนินการเข้าสู่ขั้นตอนของ Digital Face-to-Face</w:t>
            </w:r>
          </w:p>
          <w:p w:rsidR="2C777593" w:rsidP="003778A5" w:rsidRDefault="1B3E9962" w14:paraId="628EE648" w14:textId="558382AD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 xml:space="preserve">กรณีที่ผู้ขอเอาประกันภัย, ผู้ชำระเบี้ย, ผู้ปกครองหรือผู้แทนโดยชอบธรรม เป็นชาวต่างชาติ/บุคคลไม่มีสัญชาติไทย ให้ข้ามไปที่หน้าของ ให้ความยินยอม PDPA  </w:t>
            </w:r>
          </w:p>
          <w:p w:rsidR="1B3E9962" w:rsidP="1B3E9962" w:rsidRDefault="1B3E9962" w14:paraId="28A3BEFA" w14:textId="4D35D7DD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Sarabun" w:hAnsi="Sarabun" w:eastAsia="Sarabun" w:cs="Sarabun"/>
              </w:rPr>
            </w:pPr>
            <w:r w:rsidRPr="555CE95F" w:rsidR="7571C2FA">
              <w:rPr>
                <w:rFonts w:ascii="Sarabun" w:hAnsi="Sarabun" w:eastAsia="Sarabun" w:cs="Sarabun"/>
              </w:rPr>
              <w:t>กรณีที่ระบบไม่สามารถเรียก API ในการตรวจสอบผู้ที่ติดมาตรการได้ ระบบให้ผู้ใช้งานดำเนินการ</w:t>
            </w:r>
            <w:r w:rsidRPr="555CE95F" w:rsidR="6EE0F81C">
              <w:rPr>
                <w:rFonts w:ascii="Sarabun" w:hAnsi="Sarabun" w:eastAsia="Sarabun" w:cs="Sarabun"/>
              </w:rPr>
              <w:t>ขั้นตอนต่อไป</w:t>
            </w:r>
            <w:r w:rsidRPr="555CE95F" w:rsidR="7571C2FA">
              <w:rPr>
                <w:rFonts w:ascii="Sarabun" w:hAnsi="Sarabun" w:eastAsia="Sarabun" w:cs="Sarabun"/>
              </w:rPr>
              <w:t>ได้ตามปกติ (ไม่มีการบล็อคไม่ให้ดำเนินการแต่อย่างใด)</w:t>
            </w:r>
          </w:p>
          <w:p w:rsidR="295E5B7C" w:rsidP="003778A5" w:rsidRDefault="6B4F3D7C" w14:paraId="3CF4F589" w14:textId="1B2A67C7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  <w:b/>
                <w:bCs/>
              </w:rPr>
              <w:t>Red level</w:t>
            </w:r>
            <w:r w:rsidRPr="5AB76AB7">
              <w:rPr>
                <w:rFonts w:ascii="Sarabun" w:hAnsi="Sarabun" w:eastAsia="Sarabun" w:cs="Sarabun"/>
              </w:rPr>
              <w:t xml:space="preserve"> </w:t>
            </w:r>
          </w:p>
          <w:p w:rsidR="295E5B7C" w:rsidP="5AB76AB7" w:rsidRDefault="15673A62" w14:paraId="46069BC8" w14:textId="511A0098">
            <w:pPr>
              <w:pStyle w:val="ListParagraph"/>
              <w:widowControl w:val="0"/>
              <w:ind w:left="1080"/>
              <w:rPr>
                <w:rFonts w:ascii="Sarabun" w:hAnsi="Sarabun" w:eastAsia="Sarabun" w:cs="Sarabun"/>
              </w:rPr>
            </w:pPr>
            <w:r w:rsidRPr="555CE95F" w:rsidR="2767226D">
              <w:rPr>
                <w:rFonts w:ascii="Sarabun" w:hAnsi="Sarabun" w:eastAsia="Sarabun" w:cs="Sarabun"/>
              </w:rPr>
              <w:t xml:space="preserve">    </w:t>
            </w:r>
            <w:r w:rsidRPr="555CE95F" w:rsidR="51D5F217">
              <w:rPr>
                <w:rFonts w:ascii="Sarabun" w:hAnsi="Sarabun" w:eastAsia="Sarabun" w:cs="Sarabun"/>
                <w:b w:val="1"/>
                <w:bCs w:val="1"/>
              </w:rPr>
              <w:t>เงื่อนไขการติดมาตรการนี้</w:t>
            </w:r>
          </w:p>
          <w:p w:rsidR="310A3B8D" w:rsidP="1B3E9962" w:rsidRDefault="1B3E9962" w14:paraId="1194A72A" w14:textId="12791C3F">
            <w:pPr>
              <w:pStyle w:val="ListParagraph"/>
              <w:widowControl w:val="0"/>
              <w:ind w:left="1440" w:hanging="360"/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>5.1 กรณีที่ฝ่ายขายตำแหน่ง ผบ.ศูนย์ ติดมาตรการนี้ ผบ.หน่วย และตัวแทน ภายใต้ผบ.ศูนย์คนนี้โดยตรง จะติดมาตรการนี้ไปด้วย</w:t>
            </w:r>
          </w:p>
          <w:p w:rsidR="1B3E9962" w:rsidP="1B3E9962" w:rsidRDefault="1B3E9962" w14:paraId="7D6CD37E" w14:textId="2B2860D3">
            <w:pPr>
              <w:pStyle w:val="ListParagraph"/>
              <w:widowControl w:val="0"/>
              <w:ind w:left="1440" w:hanging="360"/>
              <w:rPr>
                <w:rFonts w:ascii="Sarabun" w:hAnsi="Sarabun" w:eastAsia="Sarabun" w:cs="Sarabun"/>
              </w:rPr>
            </w:pPr>
          </w:p>
          <w:p w:rsidR="11234E7A" w:rsidP="003778A5" w:rsidRDefault="11234E7A" w14:paraId="66E488A3" w14:textId="39F8B514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  <w:b/>
                <w:bCs/>
              </w:rPr>
              <w:t>Black List</w:t>
            </w:r>
            <w:r w:rsidRPr="5AB76AB7">
              <w:rPr>
                <w:rFonts w:ascii="Sarabun" w:hAnsi="Sarabun" w:eastAsia="Sarabun" w:cs="Sarabun"/>
              </w:rPr>
              <w:t xml:space="preserve"> </w:t>
            </w:r>
          </w:p>
          <w:p w:rsidR="7E8071CA" w:rsidP="5AB76AB7" w:rsidRDefault="7E8071CA" w14:paraId="5CCEF742" w14:textId="27D4237D">
            <w:pPr>
              <w:widowControl w:val="0"/>
              <w:ind w:left="1080"/>
              <w:rPr>
                <w:rFonts w:ascii="Sarabun" w:hAnsi="Sarabun" w:eastAsia="Sarabun" w:cs="Sarabun"/>
              </w:rPr>
            </w:pPr>
            <w:r w:rsidRPr="555CE95F" w:rsidR="7830FCB5">
              <w:rPr>
                <w:rFonts w:ascii="Sarabun" w:hAnsi="Sarabun" w:eastAsia="Sarabun" w:cs="Sarabun"/>
              </w:rPr>
              <w:t xml:space="preserve">    </w:t>
            </w:r>
            <w:r w:rsidRPr="555CE95F" w:rsidR="4977C6FF">
              <w:rPr>
                <w:rFonts w:ascii="Sarabun" w:hAnsi="Sarabun" w:eastAsia="Sarabun" w:cs="Sarabun"/>
                <w:b w:val="1"/>
                <w:bCs w:val="1"/>
              </w:rPr>
              <w:t>เงื่อนไขการติดมาตรการนี้</w:t>
            </w:r>
            <w:r w:rsidRPr="555CE95F" w:rsidR="3C6DE656">
              <w:rPr>
                <w:rFonts w:ascii="Sarabun" w:hAnsi="Sarabun" w:eastAsia="Sarabun" w:cs="Sarabun"/>
                <w:b w:val="1"/>
                <w:bCs w:val="1"/>
              </w:rPr>
              <w:t xml:space="preserve"> </w:t>
            </w:r>
            <w:r w:rsidRPr="555CE95F" w:rsidR="4977C6FF">
              <w:rPr>
                <w:rFonts w:ascii="Sarabun" w:hAnsi="Sarabun" w:eastAsia="Sarabun" w:cs="Sarabun"/>
                <w:b w:val="1"/>
                <w:bCs w:val="1"/>
              </w:rPr>
              <w:t>สามารถแบ่งได้เป็น 2 กรณี</w:t>
            </w:r>
          </w:p>
          <w:p w:rsidR="7AF31FEB" w:rsidP="5AB76AB7" w:rsidRDefault="1B3E9962" w14:paraId="4C0D6A90" w14:textId="2F65869C">
            <w:pPr>
              <w:widowControl w:val="0"/>
              <w:ind w:left="1080"/>
            </w:pPr>
            <w:r w:rsidRPr="1B3E9962">
              <w:rPr>
                <w:rFonts w:ascii="Sarabun" w:hAnsi="Sarabun" w:eastAsia="Sarabun" w:cs="Sarabun"/>
              </w:rPr>
              <w:t xml:space="preserve">6.1 ฝ่ายขายติดมาตรการแบบรายบุคคล สามารถติดมาตรการได้ทุกตำแหน่ง </w:t>
            </w:r>
          </w:p>
          <w:p w:rsidR="653DB9F9" w:rsidP="3070D2CA" w:rsidRDefault="1B3E9962" w14:paraId="3A0A048D" w14:textId="546A9230">
            <w:pPr>
              <w:widowControl w:val="0"/>
              <w:ind w:left="1440" w:hanging="360"/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>6.2 ฝ่ายขายติดมาตรการแบบโครงสร้าง กรณีที่ ผบ.ศูนย์ ติดมาตรการนี้ ผบ.หน่วย และตัวแทน ภายใต้ผบ.ศูนย์คนนี้โดยตรงจะติดมาตรการนี้ไปด้วย และกรณีที่ ผบ.สาย (ผอ.), ผบ.ฝ่าย, ผบ.ภาค ติดมาตรการแบบโครงสร้าง ฝ่ายขายภายใต้ศูนย์ตรงทั้งหมดของผบ.คนนั้นจะติดมาตรการนี้ด้วย</w:t>
            </w:r>
          </w:p>
          <w:p w:rsidR="3070D2CA" w:rsidP="3070D2CA" w:rsidRDefault="3070D2CA" w14:paraId="6C957AD6" w14:textId="396053DA">
            <w:pPr>
              <w:widowControl w:val="0"/>
              <w:ind w:left="1440" w:hanging="360"/>
              <w:rPr>
                <w:rFonts w:ascii="Sarabun" w:hAnsi="Sarabun" w:eastAsia="Sarabun" w:cs="Sarabun"/>
              </w:rPr>
            </w:pPr>
          </w:p>
          <w:p w:rsidR="56E5707E" w:rsidP="56E5707E" w:rsidRDefault="56E5707E" w14:paraId="3A7FB839" w14:textId="2C0A9621">
            <w:pPr>
              <w:widowControl w:val="0"/>
              <w:spacing w:line="240" w:lineRule="auto"/>
              <w:rPr>
                <w:rFonts w:ascii="Sarabun" w:hAnsi="Sarabun" w:eastAsia="Sarabun" w:cs="Sarabun"/>
                <w:sz w:val="20"/>
                <w:szCs w:val="20"/>
              </w:rPr>
            </w:pPr>
          </w:p>
        </w:tc>
      </w:tr>
      <w:tr w:rsidR="56E5707E" w:rsidTr="555CE95F" w14:paraId="7DDB6A73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3A25DB22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43F843B4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56E5707E" w:rsidTr="555CE95F" w14:paraId="7C0DE113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25AE8094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6E8C0CBE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241F165A" w:rsidP="56E5707E" w:rsidRDefault="241F165A" w14:paraId="0969AE14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="00915925" w:rsidP="56E5707E" w:rsidRDefault="00915925" w14:paraId="6EA0C332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="00915925" w:rsidP="56E5707E" w:rsidRDefault="00915925" w14:paraId="029C697D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="00915925" w:rsidP="56E5707E" w:rsidRDefault="00915925" w14:paraId="7EA2CD3A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="00915925" w:rsidP="56E5707E" w:rsidRDefault="00915925" w14:paraId="3E927859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="00915925" w:rsidP="56E5707E" w:rsidRDefault="00915925" w14:paraId="1FB14FCB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p w:rsidRPr="00D61575" w:rsidR="00915925" w:rsidP="56E5707E" w:rsidRDefault="00915925" w14:paraId="1AFD8538" w14:textId="77777777">
      <w:pPr>
        <w:shd w:val="clear" w:color="auto" w:fill="FFFFFF" w:themeFill="background1"/>
        <w:rPr>
          <w:rFonts w:ascii="Sarabun" w:hAnsi="Sarabun" w:eastAsia="Sarabun" w:cs="Sarabun"/>
          <w:lang w:val="en-US"/>
        </w:rPr>
      </w:pPr>
    </w:p>
    <w:tbl>
      <w:tblPr>
        <w:tblW w:w="0" w:type="auto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00" w:firstRow="0" w:lastRow="0" w:firstColumn="0" w:lastColumn="0" w:noHBand="1" w:noVBand="1"/>
      </w:tblPr>
      <w:tblGrid>
        <w:gridCol w:w="1808"/>
        <w:gridCol w:w="7890"/>
      </w:tblGrid>
      <w:tr w:rsidR="56E5707E" w:rsidTr="21E94FA9" w14:paraId="183AC5CB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053D0CA5" w14:paraId="156D1231" w14:textId="139E0450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Requirement No.</w:t>
            </w:r>
            <w:r w:rsidRPr="21E94FA9" w:rsidR="0A2FEEC0">
              <w:rPr>
                <w:rFonts w:ascii="Sarabun" w:hAnsi="Sarabun" w:eastAsia="Sarabun" w:cs="Sarabun"/>
                <w:color w:val="FFFFFF" w:themeColor="background1"/>
              </w:rPr>
              <w:t>7</w:t>
            </w:r>
          </w:p>
        </w:tc>
        <w:tc>
          <w:tcPr>
            <w:tcW w:w="78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6B6E20D0" w:rsidRDefault="2AAEEDA2" w14:paraId="7B5EF63A" w14:textId="14C5A72F">
            <w:pPr>
              <w:pStyle w:val="Heading4"/>
              <w:widowControl w:val="0"/>
              <w:rPr>
                <w:b/>
                <w:bCs/>
              </w:rPr>
            </w:pPr>
            <w:commentRangeStart w:id="35"/>
            <w:r w:rsidRPr="6B6E20D0">
              <w:rPr>
                <w:b/>
                <w:bCs/>
              </w:rPr>
              <w:t>[Sprint 13]</w:t>
            </w:r>
            <w:r w:rsidRPr="6B6E20D0" w:rsidR="706860CE">
              <w:rPr>
                <w:b/>
                <w:bCs/>
              </w:rPr>
              <w:t xml:space="preserve">  </w:t>
            </w:r>
            <w:commentRangeEnd w:id="35"/>
            <w:r w:rsidRPr="6B6E20D0" w:rsidR="56E5707E">
              <w:rPr>
                <w:rStyle w:val="CommentReference"/>
                <w:b/>
                <w:bCs/>
                <w:sz w:val="22"/>
                <w:szCs w:val="22"/>
              </w:rPr>
              <w:commentReference w:id="35"/>
            </w:r>
            <w:r w:rsidRPr="6B6E20D0">
              <w:rPr>
                <w:b/>
                <w:bCs/>
              </w:rPr>
              <w:t>e-App ปรับให้ ไม่ส่งนามสกุลได้</w:t>
            </w:r>
          </w:p>
        </w:tc>
      </w:tr>
      <w:tr w:rsidR="56E5707E" w:rsidTr="21E94FA9" w14:paraId="001A3D51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622F36EA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78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6BF36EF7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56E5707E" w:rsidTr="21E94FA9" w14:paraId="550A4B1E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1E35CBE3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78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3C6958BC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56E5707E" w:rsidTr="21E94FA9" w14:paraId="6554EE9B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7C9A88D9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78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47FE9ED7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56E5707E" w:rsidTr="21E94FA9" w14:paraId="0843CE54" w14:textId="77777777">
        <w:trPr>
          <w:trHeight w:val="420"/>
        </w:trPr>
        <w:tc>
          <w:tcPr>
            <w:tcW w:w="9698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4F19DFD3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56E5707E" w:rsidTr="21E94FA9" w14:paraId="1184A957" w14:textId="77777777">
        <w:trPr>
          <w:trHeight w:val="420"/>
        </w:trPr>
        <w:tc>
          <w:tcPr>
            <w:tcW w:w="9698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3070D2CA" w:rsidRDefault="6484483C" w14:paraId="18283732" w14:textId="419A4608">
            <w:pPr>
              <w:widowControl w:val="0"/>
              <w:spacing w:line="240" w:lineRule="auto"/>
              <w:rPr>
                <w:rFonts w:ascii="Sarabun" w:hAnsi="Sarabun" w:eastAsia="Sarabun" w:cs="Sarabun"/>
                <w:b/>
                <w:bCs/>
              </w:rPr>
            </w:pPr>
            <w:r w:rsidRPr="3070D2CA">
              <w:rPr>
                <w:rFonts w:ascii="Sarabun" w:hAnsi="Sarabun" w:eastAsia="Sarabun" w:cs="Sarabun"/>
                <w:b/>
                <w:bCs/>
              </w:rPr>
              <w:t>เงื่อนไขของ นามสกุล not required field ในส่วนของใบคำขอ</w:t>
            </w:r>
          </w:p>
          <w:p w:rsidR="56E5707E" w:rsidP="5AB76AB7" w:rsidRDefault="49437BF5" w14:paraId="6E226896" w14:textId="72593CBD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  <w:b/>
                <w:bCs/>
                <w:color w:val="FF0000"/>
              </w:rPr>
              <w:t xml:space="preserve">         </w:t>
            </w:r>
            <w:r w:rsidRPr="3070D2CA">
              <w:rPr>
                <w:rFonts w:ascii="Sarabun" w:hAnsi="Sarabun" w:eastAsia="Sarabun" w:cs="Sarabun"/>
                <w:b/>
                <w:bCs/>
              </w:rPr>
              <w:t xml:space="preserve"> </w:t>
            </w:r>
            <w:r w:rsidRPr="3070D2CA" w:rsidR="2D29331E">
              <w:rPr>
                <w:rFonts w:ascii="Sarabun" w:hAnsi="Sarabun" w:eastAsia="Sarabun" w:cs="Sarabun"/>
              </w:rPr>
              <w:t xml:space="preserve">กรณีผู้ขอเอาประกันภัยไม่ได้ระบุ </w:t>
            </w:r>
            <w:r w:rsidRPr="3070D2CA" w:rsidR="1A530622">
              <w:rPr>
                <w:rFonts w:ascii="Sarabun" w:hAnsi="Sarabun" w:eastAsia="Sarabun" w:cs="Sarabun"/>
              </w:rPr>
              <w:t>“</w:t>
            </w:r>
            <w:r w:rsidRPr="3070D2CA" w:rsidR="2D29331E">
              <w:rPr>
                <w:rFonts w:ascii="Sarabun" w:hAnsi="Sarabun" w:eastAsia="Sarabun" w:cs="Sarabun"/>
              </w:rPr>
              <w:t>นามสกุล</w:t>
            </w:r>
            <w:r w:rsidRPr="3070D2CA" w:rsidR="2C8D4535">
              <w:rPr>
                <w:rFonts w:ascii="Sarabun" w:hAnsi="Sarabun" w:eastAsia="Sarabun" w:cs="Sarabun"/>
              </w:rPr>
              <w:t>”</w:t>
            </w:r>
            <w:r w:rsidRPr="3070D2CA" w:rsidR="2D29331E">
              <w:rPr>
                <w:rFonts w:ascii="Sarabun" w:hAnsi="Sarabun" w:eastAsia="Sarabun" w:cs="Sarabun"/>
              </w:rPr>
              <w:t xml:space="preserve"> มาในขั้นตอนสร้างใบเสนอขาย ในส่วนการแสดง</w:t>
            </w:r>
            <w:r w:rsidRPr="3070D2CA" w:rsidR="0CDBB27F">
              <w:rPr>
                <w:rFonts w:ascii="Sarabun" w:hAnsi="Sarabun" w:eastAsia="Sarabun" w:cs="Sarabun"/>
              </w:rPr>
              <w:t>ผล</w:t>
            </w:r>
            <w:r w:rsidRPr="3070D2CA" w:rsidR="2D29331E">
              <w:rPr>
                <w:rFonts w:ascii="Sarabun" w:hAnsi="Sarabun" w:eastAsia="Sarabun" w:cs="Sarabun"/>
              </w:rPr>
              <w:t>นา</w:t>
            </w:r>
            <w:r w:rsidRPr="3070D2CA" w:rsidR="15073A16">
              <w:rPr>
                <w:rFonts w:ascii="Sarabun" w:hAnsi="Sarabun" w:eastAsia="Sarabun" w:cs="Sarabun"/>
              </w:rPr>
              <w:t>ม</w:t>
            </w:r>
            <w:r w:rsidRPr="3070D2CA" w:rsidR="2D29331E">
              <w:rPr>
                <w:rFonts w:ascii="Sarabun" w:hAnsi="Sarabun" w:eastAsia="Sarabun" w:cs="Sarabun"/>
              </w:rPr>
              <w:t>ส</w:t>
            </w:r>
            <w:r w:rsidRPr="3070D2CA" w:rsidR="0E68F502">
              <w:rPr>
                <w:rFonts w:ascii="Sarabun" w:hAnsi="Sarabun" w:eastAsia="Sarabun" w:cs="Sarabun"/>
              </w:rPr>
              <w:t>กุล</w:t>
            </w:r>
            <w:r w:rsidRPr="3070D2CA" w:rsidR="4E5CEB07">
              <w:rPr>
                <w:rFonts w:ascii="Sarabun" w:hAnsi="Sarabun" w:eastAsia="Sarabun" w:cs="Sarabun"/>
              </w:rPr>
              <w:t>ที่ใบคำขอ</w:t>
            </w:r>
            <w:r w:rsidRPr="3070D2CA" w:rsidR="0E68F502">
              <w:rPr>
                <w:rFonts w:ascii="Sarabun" w:hAnsi="Sarabun" w:eastAsia="Sarabun" w:cs="Sarabun"/>
              </w:rPr>
              <w:t xml:space="preserve"> </w:t>
            </w:r>
            <w:r w:rsidRPr="3070D2CA" w:rsidR="0D029037">
              <w:rPr>
                <w:rFonts w:ascii="Sarabun" w:hAnsi="Sarabun" w:eastAsia="Sarabun" w:cs="Sarabun"/>
              </w:rPr>
              <w:t>โดย</w:t>
            </w:r>
            <w:r w:rsidRPr="3070D2CA" w:rsidR="0E68F502">
              <w:rPr>
                <w:rFonts w:ascii="Sarabun" w:hAnsi="Sarabun" w:eastAsia="Sarabun" w:cs="Sarabun"/>
              </w:rPr>
              <w:t>มี</w:t>
            </w:r>
            <w:r w:rsidRPr="3070D2CA">
              <w:rPr>
                <w:rFonts w:ascii="Sarabun" w:hAnsi="Sarabun" w:eastAsia="Sarabun" w:cs="Sarabun"/>
              </w:rPr>
              <w:t xml:space="preserve">เงื่อนไข ผู้ขอเอาประกันภัย </w:t>
            </w:r>
            <w:r w:rsidRPr="3070D2CA" w:rsidR="532B3F58">
              <w:rPr>
                <w:rFonts w:ascii="Sarabun" w:hAnsi="Sarabun" w:eastAsia="Sarabun" w:cs="Sarabun"/>
              </w:rPr>
              <w:t>ที่</w:t>
            </w:r>
            <w:r w:rsidRPr="3070D2CA">
              <w:rPr>
                <w:rFonts w:ascii="Sarabun" w:hAnsi="Sarabun" w:eastAsia="Sarabun" w:cs="Sarabun"/>
              </w:rPr>
              <w:t>ไม่มีนามสกุล</w:t>
            </w:r>
            <w:r w:rsidRPr="3070D2CA" w:rsidR="5B802BE0">
              <w:rPr>
                <w:rFonts w:ascii="Sarabun" w:hAnsi="Sarabun" w:eastAsia="Sarabun" w:cs="Sarabun"/>
              </w:rPr>
              <w:t xml:space="preserve"> </w:t>
            </w:r>
            <w:r w:rsidRPr="3070D2CA" w:rsidR="3645477C">
              <w:rPr>
                <w:rFonts w:ascii="Sarabun" w:hAnsi="Sarabun" w:eastAsia="Sarabun" w:cs="Sarabun"/>
              </w:rPr>
              <w:t>ระบบมีการ</w:t>
            </w:r>
            <w:r w:rsidRPr="3070D2CA" w:rsidR="5B802BE0">
              <w:rPr>
                <w:rFonts w:ascii="Sarabun" w:hAnsi="Sarabun" w:eastAsia="Sarabun" w:cs="Sarabun"/>
              </w:rPr>
              <w:t>ตรวจสอบ</w:t>
            </w:r>
            <w:r w:rsidRPr="3070D2CA" w:rsidR="57198A31">
              <w:rPr>
                <w:rFonts w:ascii="Sarabun" w:hAnsi="Sarabun" w:eastAsia="Sarabun" w:cs="Sarabun"/>
              </w:rPr>
              <w:t xml:space="preserve"> (กรณี ผู้ขอเอาประกันภัย</w:t>
            </w:r>
            <w:r w:rsidRPr="3070D2CA">
              <w:rPr>
                <w:rFonts w:ascii="Sarabun" w:hAnsi="Sarabun" w:eastAsia="Sarabun" w:cs="Sarabun"/>
              </w:rPr>
              <w:t>ย</w:t>
            </w:r>
            <w:r w:rsidRPr="3070D2CA" w:rsidR="7CE7F444">
              <w:rPr>
                <w:rFonts w:ascii="Sarabun" w:hAnsi="Sarabun" w:eastAsia="Sarabun" w:cs="Sarabun"/>
              </w:rPr>
              <w:t xml:space="preserve"> หรือผู้ปกครอง </w:t>
            </w:r>
            <w:r w:rsidRPr="3070D2CA" w:rsidR="2F43F202">
              <w:rPr>
                <w:rFonts w:ascii="Sarabun" w:hAnsi="Sarabun" w:eastAsia="Sarabun" w:cs="Sarabun"/>
              </w:rPr>
              <w:t>หรือ</w:t>
            </w:r>
            <w:r w:rsidRPr="3070D2CA">
              <w:rPr>
                <w:rFonts w:ascii="Sarabun" w:hAnsi="Sarabun" w:eastAsia="Sarabun" w:cs="Sarabun"/>
              </w:rPr>
              <w:t xml:space="preserve">ผู้ชำระเบี้ย </w:t>
            </w:r>
            <w:r w:rsidRPr="3070D2CA" w:rsidR="05B5A41A">
              <w:rPr>
                <w:rFonts w:ascii="Sarabun" w:hAnsi="Sarabun" w:eastAsia="Sarabun" w:cs="Sarabun"/>
              </w:rPr>
              <w:t>หรือ</w:t>
            </w:r>
            <w:r w:rsidRPr="3070D2CA" w:rsidR="13C8E536">
              <w:rPr>
                <w:rFonts w:ascii="Sarabun" w:hAnsi="Sarabun" w:eastAsia="Sarabun" w:cs="Sarabun"/>
              </w:rPr>
              <w:t xml:space="preserve">ผู้รับประโยชน์ </w:t>
            </w:r>
            <w:r w:rsidRPr="3070D2CA">
              <w:rPr>
                <w:rFonts w:ascii="Sarabun" w:hAnsi="Sarabun" w:eastAsia="Sarabun" w:cs="Sarabun"/>
              </w:rPr>
              <w:t>ไม่มีนามสกุล)</w:t>
            </w:r>
            <w:r w:rsidRPr="3070D2CA" w:rsidR="75B462B4">
              <w:rPr>
                <w:rFonts w:ascii="Sarabun" w:hAnsi="Sarabun" w:eastAsia="Sarabun" w:cs="Sarabun"/>
              </w:rPr>
              <w:t xml:space="preserve"> ดังนี้</w:t>
            </w:r>
          </w:p>
          <w:p w:rsidR="56E5707E" w:rsidP="5AB76AB7" w:rsidRDefault="753AD368" w14:paraId="388C3DA3" w14:textId="2513CBF8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  <w:r w:rsidRPr="5AB76AB7">
              <w:rPr>
                <w:rFonts w:ascii="Sarabun" w:hAnsi="Sarabun" w:eastAsia="Sarabun" w:cs="Sarabun"/>
              </w:rPr>
              <w:t xml:space="preserve"> </w:t>
            </w:r>
          </w:p>
          <w:p w:rsidR="56E5707E" w:rsidP="3070D2CA" w:rsidRDefault="49437BF5" w14:paraId="3760BBB8" w14:textId="0E07B554">
            <w:pPr>
              <w:widowControl w:val="0"/>
              <w:ind w:left="450" w:hanging="45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 </w:t>
            </w:r>
            <w:r w:rsidRPr="3070D2CA" w:rsidR="04AF47D5">
              <w:rPr>
                <w:rFonts w:ascii="Sarabun" w:hAnsi="Sarabun" w:eastAsia="Sarabun" w:cs="Sarabun"/>
              </w:rPr>
              <w:t xml:space="preserve">1. </w:t>
            </w:r>
            <w:r w:rsidRPr="3070D2CA">
              <w:rPr>
                <w:rFonts w:ascii="Sarabun" w:hAnsi="Sarabun" w:eastAsia="Sarabun" w:cs="Sarabun"/>
              </w:rPr>
              <w:t>ในแบบประกัน LV, OL, PA และ PA Micro กรณีที่ผู้ขอเอาประกันภัย</w:t>
            </w:r>
            <w:r w:rsidRPr="3070D2CA" w:rsidR="09EDA68D">
              <w:rPr>
                <w:rFonts w:ascii="Sarabun" w:hAnsi="Sarabun" w:eastAsia="Sarabun" w:cs="Sarabun"/>
              </w:rPr>
              <w:t xml:space="preserve"> </w:t>
            </w:r>
            <w:r w:rsidRPr="3070D2CA">
              <w:rPr>
                <w:rFonts w:ascii="Sarabun" w:hAnsi="Sarabun" w:eastAsia="Sarabun" w:cs="Sarabun"/>
              </w:rPr>
              <w:t>หรือ</w:t>
            </w:r>
            <w:r w:rsidRPr="3070D2CA" w:rsidR="07CF4260">
              <w:rPr>
                <w:rFonts w:ascii="Sarabun" w:hAnsi="Sarabun" w:eastAsia="Sarabun" w:cs="Sarabun"/>
              </w:rPr>
              <w:t>ผู้ปกครอง</w:t>
            </w:r>
            <w:r w:rsidRPr="3070D2CA" w:rsidR="153B82B8">
              <w:rPr>
                <w:rFonts w:ascii="Sarabun" w:hAnsi="Sarabun" w:eastAsia="Sarabun" w:cs="Sarabun"/>
              </w:rPr>
              <w:t xml:space="preserve"> </w:t>
            </w:r>
            <w:r w:rsidRPr="3070D2CA" w:rsidR="07CF4260">
              <w:rPr>
                <w:rFonts w:ascii="Sarabun" w:hAnsi="Sarabun" w:eastAsia="Sarabun" w:cs="Sarabun"/>
              </w:rPr>
              <w:t>หรือ</w:t>
            </w:r>
            <w:r w:rsidRPr="3070D2CA">
              <w:rPr>
                <w:rFonts w:ascii="Sarabun" w:hAnsi="Sarabun" w:eastAsia="Sarabun" w:cs="Sarabun"/>
              </w:rPr>
              <w:t>ผู้ชำระเบี้ย</w:t>
            </w:r>
            <w:r w:rsidRPr="3070D2CA" w:rsidR="05AF1ACD">
              <w:rPr>
                <w:rFonts w:ascii="Sarabun" w:hAnsi="Sarabun" w:eastAsia="Sarabun" w:cs="Sarabun"/>
              </w:rPr>
              <w:t xml:space="preserve"> หรือผู้รับประโยชน์ </w:t>
            </w:r>
            <w:r w:rsidRPr="3070D2CA">
              <w:rPr>
                <w:rFonts w:ascii="Sarabun" w:hAnsi="Sarabun" w:eastAsia="Sarabun" w:cs="Sarabun"/>
              </w:rPr>
              <w:t>(กรณีไม่ใช่คนเดียวกันกับผู้ขอเอาประกันภัย) ที่ไม่มีนามสกุล</w:t>
            </w:r>
          </w:p>
          <w:p w:rsidR="56E5707E" w:rsidP="3070D2CA" w:rsidRDefault="6827B460" w14:paraId="530FE5C5" w14:textId="159BDFEC">
            <w:pPr>
              <w:widowControl w:val="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 1.1 </w:t>
            </w:r>
            <w:r w:rsidRPr="3070D2CA" w:rsidR="25DFC8BF">
              <w:rPr>
                <w:rFonts w:ascii="Sarabun" w:hAnsi="Sarabun" w:eastAsia="Sarabun" w:cs="Sarabun"/>
              </w:rPr>
              <w:t xml:space="preserve">กรณีเป็น </w:t>
            </w:r>
            <w:r w:rsidRPr="3070D2CA" w:rsidR="1F789499">
              <w:rPr>
                <w:rFonts w:ascii="Sarabun" w:hAnsi="Sarabun" w:eastAsia="Sarabun" w:cs="Sarabun"/>
              </w:rPr>
              <w:t xml:space="preserve">พระสงฆ์ </w:t>
            </w:r>
            <w:r w:rsidRPr="3070D2CA" w:rsidR="25DFC8BF">
              <w:rPr>
                <w:rFonts w:ascii="Sarabun" w:hAnsi="Sarabun" w:eastAsia="Sarabun" w:cs="Sarabun"/>
              </w:rPr>
              <w:t xml:space="preserve"> </w:t>
            </w:r>
            <w:r w:rsidRPr="3070D2CA">
              <w:rPr>
                <w:rFonts w:ascii="Sarabun" w:hAnsi="Sarabun" w:eastAsia="Sarabun" w:cs="Sarabun"/>
              </w:rPr>
              <w:t>ระบบตรวจสอบคำนำหน้า</w:t>
            </w:r>
            <w:r w:rsidRPr="3070D2CA" w:rsidR="68E97079">
              <w:rPr>
                <w:rFonts w:ascii="Sarabun" w:hAnsi="Sarabun" w:eastAsia="Sarabun" w:cs="Sarabun"/>
              </w:rPr>
              <w:t>สมณศักดิ์พระสงฆ์</w:t>
            </w:r>
            <w:r w:rsidRPr="3070D2CA">
              <w:rPr>
                <w:rFonts w:ascii="Sarabun" w:hAnsi="Sarabun" w:eastAsia="Sarabun" w:cs="Sarabun"/>
              </w:rPr>
              <w:t xml:space="preserve"> </w:t>
            </w:r>
          </w:p>
          <w:p w:rsidR="56E5707E" w:rsidP="3070D2CA" w:rsidRDefault="6827B460" w14:paraId="487273D1" w14:textId="7278038A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 xml:space="preserve">   1.2 </w:t>
            </w:r>
            <w:r w:rsidRPr="3070D2CA" w:rsidR="4D3032EF">
              <w:rPr>
                <w:rFonts w:ascii="Sarabun" w:hAnsi="Sarabun" w:eastAsia="Sarabun" w:cs="Sarabun"/>
              </w:rPr>
              <w:t>กรณีเป็น ชาวต่างชาติ ระบบตรวจสอบ</w:t>
            </w:r>
            <w:r w:rsidRPr="3070D2CA" w:rsidR="3ED6987C">
              <w:rPr>
                <w:rFonts w:ascii="Sarabun" w:hAnsi="Sarabun" w:eastAsia="Sarabun" w:cs="Sarabun"/>
              </w:rPr>
              <w:t>คำนำหน้า</w:t>
            </w:r>
            <w:r w:rsidRPr="3070D2CA" w:rsidR="5CB6D7CB">
              <w:rPr>
                <w:rFonts w:ascii="Sarabun" w:hAnsi="Sarabun" w:eastAsia="Sarabun" w:cs="Sarabun"/>
              </w:rPr>
              <w:t>ภาษาอังกฤษ</w:t>
            </w:r>
            <w:r w:rsidRPr="3070D2CA" w:rsidR="48AB9B98">
              <w:rPr>
                <w:rFonts w:ascii="Sarabun" w:hAnsi="Sarabun" w:eastAsia="Sarabun" w:cs="Sarabun"/>
              </w:rPr>
              <w:t xml:space="preserve"> </w:t>
            </w:r>
          </w:p>
          <w:p w:rsidR="56E5707E" w:rsidP="3070D2CA" w:rsidRDefault="7B52EE06" w14:paraId="501E3E20" w14:textId="1E93F451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 xml:space="preserve">   1.3 </w:t>
            </w:r>
            <w:r w:rsidRPr="3070D2CA" w:rsidR="36E2D277">
              <w:rPr>
                <w:rFonts w:ascii="Sarabun" w:hAnsi="Sarabun" w:eastAsia="Sarabun" w:cs="Sarabun"/>
              </w:rPr>
              <w:t>กรณีเป็นชาวต่างด้าว(ไม่มีสัญชาติไทย) ระบบตรวจ</w:t>
            </w:r>
            <w:r w:rsidRPr="3070D2CA" w:rsidR="3222CDD0">
              <w:rPr>
                <w:rFonts w:ascii="Sarabun" w:hAnsi="Sarabun" w:eastAsia="Sarabun" w:cs="Sarabun"/>
              </w:rPr>
              <w:t>เลขประจำตัวประชาชนที่ขึ้นต้นด้</w:t>
            </w:r>
            <w:r w:rsidRPr="3070D2CA" w:rsidR="2B17F2A1">
              <w:rPr>
                <w:rFonts w:ascii="Sarabun" w:hAnsi="Sarabun" w:eastAsia="Sarabun" w:cs="Sarabun"/>
              </w:rPr>
              <w:t xml:space="preserve">วย </w:t>
            </w:r>
            <w:r w:rsidRPr="3070D2CA" w:rsidR="075804B6">
              <w:rPr>
                <w:rFonts w:ascii="Sarabun" w:hAnsi="Sarabun" w:eastAsia="Sarabun" w:cs="Sarabun"/>
              </w:rPr>
              <w:t>0, 6, 7</w:t>
            </w:r>
            <w:r w:rsidRPr="3070D2CA" w:rsidR="48AB9B98">
              <w:rPr>
                <w:rFonts w:ascii="Sarabun" w:hAnsi="Sarabun" w:eastAsia="Sarabun" w:cs="Sarabun"/>
              </w:rPr>
              <w:t xml:space="preserve"> </w:t>
            </w:r>
            <w:r w:rsidRPr="3070D2CA" w:rsidR="57992681">
              <w:rPr>
                <w:rFonts w:ascii="Sarabun" w:hAnsi="Sarabun" w:eastAsia="Sarabun" w:cs="Sarabun"/>
                <w:color w:val="FF0000"/>
              </w:rPr>
              <w:t xml:space="preserve"> </w:t>
            </w:r>
          </w:p>
          <w:p w:rsidR="56E5707E" w:rsidP="5AB76AB7" w:rsidRDefault="1E53B698" w14:paraId="0B448929" w14:textId="70904CFC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>โดย</w:t>
            </w:r>
            <w:r w:rsidRPr="3070D2CA" w:rsidR="1DCE081A">
              <w:rPr>
                <w:rFonts w:ascii="Sarabun" w:hAnsi="Sarabun" w:eastAsia="Sarabun" w:cs="Sarabun"/>
              </w:rPr>
              <w:t>ให้</w:t>
            </w:r>
            <w:r w:rsidRPr="3070D2CA" w:rsidR="29129469">
              <w:rPr>
                <w:rFonts w:ascii="Sarabun" w:hAnsi="Sarabun" w:eastAsia="Sarabun" w:cs="Sarabun"/>
              </w:rPr>
              <w:t>ระบบ</w:t>
            </w:r>
            <w:r w:rsidRPr="3070D2CA" w:rsidR="674FB03F">
              <w:rPr>
                <w:rFonts w:ascii="Sarabun" w:hAnsi="Sarabun" w:eastAsia="Sarabun" w:cs="Sarabun"/>
              </w:rPr>
              <w:t>ปรับให้</w:t>
            </w:r>
            <w:r w:rsidRPr="3070D2CA" w:rsidR="29129469">
              <w:rPr>
                <w:rFonts w:ascii="Sarabun" w:hAnsi="Sarabun" w:eastAsia="Sarabun" w:cs="Sarabun"/>
              </w:rPr>
              <w:t>ไม่</w:t>
            </w:r>
            <w:r w:rsidRPr="3070D2CA" w:rsidR="0CF0AB64">
              <w:rPr>
                <w:rFonts w:ascii="Sarabun" w:hAnsi="Sarabun" w:eastAsia="Sarabun" w:cs="Sarabun"/>
              </w:rPr>
              <w:t xml:space="preserve"> required </w:t>
            </w:r>
            <w:r w:rsidRPr="3070D2CA" w:rsidR="29129469">
              <w:rPr>
                <w:rFonts w:ascii="Sarabun" w:hAnsi="Sarabun" w:eastAsia="Sarabun" w:cs="Sarabun"/>
              </w:rPr>
              <w:t>นามสกุล</w:t>
            </w:r>
            <w:r w:rsidRPr="3070D2CA" w:rsidR="49437BF5">
              <w:rPr>
                <w:rFonts w:ascii="Sarabun" w:hAnsi="Sarabun" w:eastAsia="Sarabun" w:cs="Sarabun"/>
              </w:rPr>
              <w:t xml:space="preserve">ในขั้นตอนการระบุข้อมูลในส่วนของใบคำขอ </w:t>
            </w:r>
            <w:r w:rsidRPr="3070D2CA" w:rsidR="3DEE12FE">
              <w:rPr>
                <w:rFonts w:ascii="Sarabun" w:hAnsi="Sarabun" w:eastAsia="Sarabun" w:cs="Sarabun"/>
              </w:rPr>
              <w:t xml:space="preserve"> ดังนี้</w:t>
            </w:r>
          </w:p>
          <w:p w:rsidR="56E5707E" w:rsidP="003778A5" w:rsidRDefault="73363735" w14:paraId="2A86CDE8" w14:textId="236EDC5D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  <w:lang w:bidi="th-TH"/>
              </w:rPr>
            </w:pPr>
            <w:r w:rsidRPr="4513D033">
              <w:rPr>
                <w:rFonts w:ascii="Sarabun" w:hAnsi="Sarabun" w:eastAsia="Sarabun" w:cs="Sarabun"/>
                <w:lang w:bidi="th-TH"/>
              </w:rPr>
              <w:t>ข้อมูลผู้ขอเอาประกัน</w:t>
            </w:r>
          </w:p>
          <w:p w:rsidR="56E5707E" w:rsidP="003778A5" w:rsidRDefault="756ECDA7" w14:paraId="47E9C89D" w14:textId="6F30A98D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  <w:lang w:bidi="th-TH"/>
              </w:rPr>
            </w:pPr>
            <w:r w:rsidRPr="5AB76AB7">
              <w:rPr>
                <w:rFonts w:ascii="Sarabun" w:hAnsi="Sarabun" w:eastAsia="Sarabun" w:cs="Sarabun"/>
              </w:rPr>
              <w:t>ผู้ชำระเบี้ยและพยาน</w:t>
            </w:r>
          </w:p>
          <w:p w:rsidR="56E5707E" w:rsidP="003778A5" w:rsidRDefault="56595B23" w14:paraId="136D66DE" w14:textId="352725CC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  <w:lang w:bidi="th-TH"/>
              </w:rPr>
            </w:pPr>
            <w:r w:rsidRPr="5AB76AB7">
              <w:rPr>
                <w:rFonts w:ascii="Sarabun" w:hAnsi="Sarabun" w:eastAsia="Sarabun" w:cs="Sarabun"/>
              </w:rPr>
              <w:t>คุ้มครองการชำระเบี้ย (คบ.)</w:t>
            </w:r>
          </w:p>
          <w:p w:rsidR="56E5707E" w:rsidP="003778A5" w:rsidRDefault="3BA7F8C8" w14:paraId="16232F4E" w14:textId="76D7EC11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  <w:lang w:bidi="th-TH"/>
              </w:rPr>
            </w:pPr>
            <w:r w:rsidRPr="5AB76AB7">
              <w:rPr>
                <w:rFonts w:ascii="Sarabun" w:hAnsi="Sarabun" w:eastAsia="Sarabun" w:cs="Sarabun"/>
              </w:rPr>
              <w:t>ผู้รับประโยชน์</w:t>
            </w:r>
          </w:p>
          <w:p w:rsidR="56E5707E" w:rsidP="003778A5" w:rsidRDefault="112E06F0" w14:paraId="520E38BF" w14:textId="734843F1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  <w:lang w:bidi="th-TH"/>
              </w:rPr>
            </w:pPr>
            <w:r w:rsidRPr="5AB76AB7">
              <w:rPr>
                <w:rFonts w:ascii="Sarabun" w:hAnsi="Sarabun" w:eastAsia="Sarabun" w:cs="Sarabun"/>
              </w:rPr>
              <w:t>CRS</w:t>
            </w:r>
          </w:p>
          <w:p w:rsidR="56E5707E" w:rsidP="003778A5" w:rsidRDefault="08FE018B" w14:paraId="5C4E378F" w14:textId="058698C6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  <w:lang w:bidi="th-TH"/>
              </w:rPr>
            </w:pPr>
            <w:r w:rsidRPr="5AB76AB7">
              <w:rPr>
                <w:rFonts w:ascii="Sarabun" w:hAnsi="Sarabun" w:eastAsia="Sarabun" w:cs="Sarabun"/>
              </w:rPr>
              <w:t>สรุปข้อมูลใบคำขอ</w:t>
            </w:r>
          </w:p>
          <w:p w:rsidR="56E5707E" w:rsidP="003778A5" w:rsidRDefault="002FB107" w14:paraId="0FEF013C" w14:textId="4E329476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  <w:lang w:bidi="th-TH"/>
              </w:rPr>
            </w:pPr>
            <w:r w:rsidRPr="5AB76AB7">
              <w:rPr>
                <w:rFonts w:ascii="Sarabun" w:hAnsi="Sarabun" w:eastAsia="Sarabun" w:cs="Sarabun"/>
              </w:rPr>
              <w:t>แนบเอกสาร</w:t>
            </w:r>
          </w:p>
          <w:p w:rsidR="40AFDBD5" w:rsidP="003778A5" w:rsidRDefault="3D003724" w14:paraId="1F95DE70" w14:textId="2DADDBE6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e-KYC และ PDPA</w:t>
            </w:r>
          </w:p>
          <w:p w:rsidR="2D8128E1" w:rsidP="003778A5" w:rsidRDefault="3D003724" w14:paraId="5AD4A3E3" w14:textId="629212DC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ลงลายมือชื่อ</w:t>
            </w:r>
          </w:p>
          <w:p w:rsidR="2D8128E1" w:rsidP="003778A5" w:rsidRDefault="0EA4D374" w14:paraId="1F8C93A0" w14:textId="532AE1D5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ตรวจสอบใบคำขอ</w:t>
            </w:r>
          </w:p>
          <w:p w:rsidR="3DB5966E" w:rsidP="003778A5" w:rsidRDefault="79400B93" w14:paraId="45C4BED5" w14:textId="66225859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เอกสารใบคำขอ, ใบ คบ. (PDF) กรณีไม่มีนามสกุล ในเอกสาร</w:t>
            </w:r>
            <w:r w:rsidRPr="3070D2CA" w:rsidR="721CDBDF">
              <w:rPr>
                <w:rFonts w:ascii="Sarabun" w:hAnsi="Sarabun" w:eastAsia="Sarabun" w:cs="Sarabun"/>
              </w:rPr>
              <w:t>ให้ระบบ</w:t>
            </w:r>
            <w:r w:rsidRPr="3070D2CA">
              <w:rPr>
                <w:rFonts w:ascii="Sarabun" w:hAnsi="Sarabun" w:eastAsia="Sarabun" w:cs="Sarabun"/>
              </w:rPr>
              <w:t>แสดงเป็นค่าว</w:t>
            </w:r>
            <w:r w:rsidRPr="3070D2CA" w:rsidR="5AB6C141">
              <w:rPr>
                <w:rFonts w:ascii="Sarabun" w:hAnsi="Sarabun" w:eastAsia="Sarabun" w:cs="Sarabun"/>
              </w:rPr>
              <w:t>่าง</w:t>
            </w:r>
          </w:p>
          <w:p w:rsidR="3DB5966E" w:rsidP="3070D2CA" w:rsidRDefault="3DB5966E" w14:paraId="11FF000F" w14:textId="5CC9795C">
            <w:pPr>
              <w:pStyle w:val="ListParagraph"/>
              <w:widowControl w:val="0"/>
              <w:rPr>
                <w:rFonts w:ascii="Sarabun" w:hAnsi="Sarabun" w:eastAsia="Sarabun" w:cs="Sarabun"/>
                <w:lang w:val="en-US"/>
              </w:rPr>
            </w:pPr>
          </w:p>
          <w:p w:rsidRPr="003E0C70" w:rsidR="003E0C70" w:rsidP="3070D2CA" w:rsidRDefault="003E0C70" w14:paraId="6DAE8E82" w14:textId="77777777">
            <w:pPr>
              <w:pStyle w:val="ListParagraph"/>
              <w:widowControl w:val="0"/>
              <w:rPr>
                <w:rFonts w:ascii="Sarabun" w:hAnsi="Sarabun" w:eastAsia="Sarabun" w:cs="Sarabun"/>
                <w:lang w:val="en-US"/>
              </w:rPr>
            </w:pPr>
          </w:p>
          <w:p w:rsidR="3DB5966E" w:rsidP="3070D2CA" w:rsidRDefault="67B63D84" w14:paraId="1652475D" w14:textId="1547BAB4">
            <w:pPr>
              <w:widowControl w:val="0"/>
              <w:rPr>
                <w:rFonts w:ascii="Sarabun" w:hAnsi="Sarabun" w:eastAsia="Sarabun" w:cs="Sarabun"/>
                <w:b/>
                <w:bCs/>
              </w:rPr>
            </w:pPr>
            <w:r w:rsidRPr="3070D2CA">
              <w:rPr>
                <w:rFonts w:ascii="Sarabun" w:hAnsi="Sarabun" w:eastAsia="Sarabun" w:cs="Sarabun"/>
                <w:b/>
                <w:bCs/>
              </w:rPr>
              <w:t>Reference Document</w:t>
            </w:r>
          </w:p>
          <w:p w:rsidR="3DB5966E" w:rsidP="003778A5" w:rsidRDefault="0564B2A8" w14:paraId="79B9D310" w14:textId="50739443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>(เอกสารอ้างอิงคำนำหน้า Tab</w:t>
            </w:r>
            <w:r w:rsidRPr="3070D2CA" w:rsidR="0D5D361B">
              <w:rPr>
                <w:rFonts w:ascii="Sarabun" w:hAnsi="Sarabun" w:eastAsia="Sarabun" w:cs="Sarabun"/>
              </w:rPr>
              <w:t>:</w:t>
            </w:r>
            <w:r w:rsidRPr="3070D2CA">
              <w:rPr>
                <w:rFonts w:ascii="Sarabun" w:hAnsi="Sarabun" w:eastAsia="Sarabun" w:cs="Sarabun"/>
              </w:rPr>
              <w:t xml:space="preserve"> pre_name – R2S1 </w:t>
            </w:r>
            <w:r w:rsidRPr="3070D2CA" w:rsidR="0700C3EE">
              <w:rPr>
                <w:rFonts w:ascii="Sarabun" w:hAnsi="Sarabun" w:eastAsia="Sarabun" w:cs="Sarabun"/>
              </w:rPr>
              <w:t>-</w:t>
            </w:r>
            <w:r w:rsidRPr="3070D2CA">
              <w:rPr>
                <w:rFonts w:ascii="Sarabun" w:hAnsi="Sarabun" w:eastAsia="Sarabun" w:cs="Sarabun"/>
              </w:rPr>
              <w:t xml:space="preserve"> </w:t>
            </w:r>
            <w:hyperlink r:id="rId59">
              <w:r w:rsidRPr="4513D033">
                <w:rPr>
                  <w:rStyle w:val="Hyperlink"/>
                  <w:rFonts w:ascii="Sarabun" w:hAnsi="Sarabun" w:eastAsia="Sarabun" w:cs="Sarabun"/>
                  <w:lang w:bidi="th-TH"/>
                </w:rPr>
                <w:t>เอกสารแนบ_คำนำหน้าชื่อ และความสัมพันธ์ แยกตามเพศ.xlsx</w:t>
              </w:r>
            </w:hyperlink>
            <w:r w:rsidRPr="3070D2CA">
              <w:rPr>
                <w:rFonts w:ascii="Sarabun" w:hAnsi="Sarabun" w:eastAsia="Sarabun" w:cs="Sarabun"/>
              </w:rPr>
              <w:t>)</w:t>
            </w:r>
          </w:p>
          <w:p w:rsidR="3DB5966E" w:rsidP="003778A5" w:rsidRDefault="7B69F57E" w14:paraId="61E18888" w14:textId="75FC54BA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>ตารางการไม่</w:t>
            </w:r>
            <w:r w:rsidRPr="3070D2CA" w:rsidR="15A12BE7">
              <w:rPr>
                <w:rFonts w:ascii="Sarabun" w:hAnsi="Sarabun" w:eastAsia="Sarabun" w:cs="Sarabun"/>
              </w:rPr>
              <w:t xml:space="preserve"> required </w:t>
            </w:r>
            <w:r w:rsidRPr="3070D2CA">
              <w:rPr>
                <w:rFonts w:ascii="Sarabun" w:hAnsi="Sarabun" w:eastAsia="Sarabun" w:cs="Sarabun"/>
              </w:rPr>
              <w:t>นามสกุล กรณีไม่มีนามสกุล ของผู้ขอเอาประกันภั</w:t>
            </w:r>
            <w:r w:rsidRPr="3070D2CA" w:rsidR="23448802">
              <w:rPr>
                <w:rFonts w:ascii="Sarabun" w:hAnsi="Sarabun" w:eastAsia="Sarabun" w:cs="Sarabun"/>
              </w:rPr>
              <w:t>ย</w:t>
            </w:r>
            <w:r w:rsidRPr="3070D2CA" w:rsidR="1DB09595">
              <w:rPr>
                <w:rFonts w:ascii="Sarabun" w:hAnsi="Sarabun" w:eastAsia="Sarabun" w:cs="Sarabun"/>
              </w:rPr>
              <w:t>,</w:t>
            </w:r>
            <w:r w:rsidRPr="3070D2CA" w:rsidR="23448802">
              <w:rPr>
                <w:rFonts w:ascii="Sarabun" w:hAnsi="Sarabun" w:eastAsia="Sarabun" w:cs="Sarabun"/>
              </w:rPr>
              <w:t xml:space="preserve"> </w:t>
            </w:r>
            <w:r w:rsidRPr="3070D2CA" w:rsidR="684BAE84">
              <w:rPr>
                <w:rFonts w:ascii="Sarabun" w:hAnsi="Sarabun" w:eastAsia="Sarabun" w:cs="Sarabun"/>
              </w:rPr>
              <w:t>ผู้ปกครอง</w:t>
            </w:r>
            <w:r w:rsidRPr="3070D2CA" w:rsidR="5865CDFB">
              <w:rPr>
                <w:rFonts w:ascii="Sarabun" w:hAnsi="Sarabun" w:eastAsia="Sarabun" w:cs="Sarabun"/>
              </w:rPr>
              <w:t>,</w:t>
            </w:r>
            <w:r w:rsidRPr="3070D2CA" w:rsidR="684BAE84">
              <w:rPr>
                <w:rFonts w:ascii="Sarabun" w:hAnsi="Sarabun" w:eastAsia="Sarabun" w:cs="Sarabun"/>
              </w:rPr>
              <w:t xml:space="preserve"> </w:t>
            </w:r>
            <w:r w:rsidRPr="3070D2CA" w:rsidR="23448802">
              <w:rPr>
                <w:rFonts w:ascii="Sarabun" w:hAnsi="Sarabun" w:eastAsia="Sarabun" w:cs="Sarabun"/>
              </w:rPr>
              <w:t>ผู้ชำระเบี้ย หรือ ผู้รับประโยชน์</w:t>
            </w:r>
            <w:r w:rsidRPr="3070D2CA" w:rsidR="2DCE5281">
              <w:rPr>
                <w:rFonts w:ascii="Sarabun" w:hAnsi="Sarabun" w:eastAsia="Sarabun" w:cs="Sarabun"/>
              </w:rPr>
              <w:t xml:space="preserve"> </w:t>
            </w:r>
            <w:hyperlink r:id="rId60">
              <w:r w:rsidRPr="4513D033">
                <w:rPr>
                  <w:rStyle w:val="Hyperlink"/>
                  <w:rFonts w:ascii="Sarabun" w:hAnsi="Sarabun" w:eastAsia="Sarabun" w:cs="Sarabun"/>
                  <w:lang w:bidi="th-TH"/>
                </w:rPr>
                <w:t>[NASA- ] e-App ไม่ส่งนามสกุล.xlsx</w:t>
              </w:r>
            </w:hyperlink>
          </w:p>
          <w:p w:rsidR="5AB76AB7" w:rsidP="5AB76AB7" w:rsidRDefault="5AB76AB7" w14:paraId="147EDBEE" w14:textId="7E8941A5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</w:p>
          <w:p w:rsidR="00D61575" w:rsidP="5AB76AB7" w:rsidRDefault="00D61575" w14:paraId="5F56F46C" w14:textId="77777777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</w:p>
          <w:p w:rsidRPr="00D61575" w:rsidR="00915925" w:rsidP="5AB76AB7" w:rsidRDefault="00915925" w14:paraId="2AA09069" w14:textId="77777777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</w:p>
          <w:p w:rsidR="56E5707E" w:rsidP="6B6E20D0" w:rsidRDefault="56F7D733" w14:paraId="43DA8A67" w14:textId="1721640F">
            <w:pPr>
              <w:widowControl w:val="0"/>
              <w:rPr>
                <w:rFonts w:ascii="Sarabun" w:hAnsi="Sarabun" w:eastAsia="Sarabun" w:cs="Sarabun"/>
                <w:b/>
                <w:bCs/>
                <w:lang w:bidi="th-TH"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เงื่อนไข</w:t>
            </w:r>
            <w:r w:rsidRPr="6B6E20D0" w:rsidR="5D47C414">
              <w:rPr>
                <w:rFonts w:ascii="Sarabun" w:hAnsi="Sarabun" w:eastAsia="Sarabun" w:cs="Sarabun"/>
                <w:b/>
                <w:bCs/>
              </w:rPr>
              <w:t>เพิ่มเติม</w:t>
            </w:r>
          </w:p>
          <w:p w:rsidR="56E5707E" w:rsidP="6B6E20D0" w:rsidRDefault="037B822C" w14:paraId="43265B47" w14:textId="0ECA5AE2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  <w:r w:rsidRPr="6B6E20D0">
              <w:rPr>
                <w:rFonts w:ascii="Sarabun" w:hAnsi="Sarabun" w:eastAsia="Sarabun" w:cs="Sarabun"/>
              </w:rPr>
              <w:t>โดย</w:t>
            </w:r>
            <w:r w:rsidRPr="6B6E20D0" w:rsidR="2AAEEDA2">
              <w:rPr>
                <w:rFonts w:ascii="Sarabun" w:hAnsi="Sarabun" w:eastAsia="Sarabun" w:cs="Sarabun"/>
              </w:rPr>
              <w:t>ระบบสามารถส่ง SMS เพื่อให้ดำเนินการยืนยัน e-KYC และ</w:t>
            </w:r>
            <w:r w:rsidRPr="6B6E20D0" w:rsidR="0BDE777E">
              <w:rPr>
                <w:rFonts w:ascii="Sarabun" w:hAnsi="Sarabun" w:eastAsia="Sarabun" w:cs="Sarabun"/>
              </w:rPr>
              <w:t xml:space="preserve"> </w:t>
            </w:r>
            <w:r w:rsidRPr="6B6E20D0" w:rsidR="2AAEEDA2">
              <w:rPr>
                <w:rFonts w:ascii="Sarabun" w:hAnsi="Sarabun" w:eastAsia="Sarabun" w:cs="Sarabun"/>
              </w:rPr>
              <w:t>consent PDPA ได้</w:t>
            </w:r>
          </w:p>
          <w:p w:rsidR="56E5707E" w:rsidP="6B6E20D0" w:rsidRDefault="2AAEEDA2" w14:paraId="602F1A3E" w14:textId="6AA95DD1">
            <w:pPr>
              <w:widowControl w:val="0"/>
              <w:rPr>
                <w:rFonts w:ascii="Sarabun" w:hAnsi="Sarabun" w:eastAsia="Sarabun" w:cs="Sarabun"/>
                <w:lang w:bidi="th-TH"/>
              </w:rPr>
            </w:pPr>
            <w:r w:rsidRPr="6B6E20D0">
              <w:rPr>
                <w:rFonts w:ascii="Sarabun" w:hAnsi="Sarabun" w:eastAsia="Sarabun" w:cs="Sarabun"/>
              </w:rPr>
              <w:t xml:space="preserve">  1. กรณีพระสงฆ์ ระบบตรวจสอบคำนำหน้าและส่งค่าเป็น optional จังหวะกดส่ง SMS และไม่แสดงนามสกุล</w:t>
            </w:r>
          </w:p>
          <w:p w:rsidR="56E5707E" w:rsidP="3070D2CA" w:rsidRDefault="49437BF5" w14:paraId="5C276134" w14:textId="7068A060">
            <w:pPr>
              <w:widowControl w:val="0"/>
              <w:ind w:left="360" w:hanging="360"/>
              <w:rPr>
                <w:rFonts w:ascii="Sarabun" w:hAnsi="Sarabun" w:eastAsia="Sarabun" w:cs="Sarabun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 xml:space="preserve">  2. กรณีคนต่างด้าว/คนต่างชาติ ระบบตรวจสอบนามสกุลและส่งค่าเป็น optional จังหวะกดส่ง SMS และไม่แสดงนามสกุล</w:t>
            </w:r>
          </w:p>
          <w:p w:rsidR="15CB496D" w:rsidP="3070D2CA" w:rsidRDefault="24BD435F" w14:paraId="2153CE53" w14:textId="2278FD7B">
            <w:pPr>
              <w:widowControl w:val="0"/>
              <w:ind w:left="360" w:hanging="36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3. </w:t>
            </w:r>
            <w:r w:rsidRPr="3070D2CA" w:rsidR="0155D797">
              <w:rPr>
                <w:rFonts w:ascii="Sarabun" w:hAnsi="Sarabun" w:eastAsia="Sarabun" w:cs="Sarabun"/>
              </w:rPr>
              <w:t xml:space="preserve">กรณีไม่มีนามสกุล ระบบส่งนามสกุลไปที่ระบบ underwrite ตอน submit case to UW </w:t>
            </w:r>
            <w:r w:rsidRPr="3070D2CA" w:rsidR="4B537DDB">
              <w:rPr>
                <w:rFonts w:ascii="Sarabun" w:hAnsi="Sarabun" w:eastAsia="Sarabun" w:cs="Sarabun"/>
              </w:rPr>
              <w:t>ได้</w:t>
            </w:r>
            <w:r w:rsidRPr="3070D2CA" w:rsidR="0155D797">
              <w:rPr>
                <w:rFonts w:ascii="Sarabun" w:hAnsi="Sarabun" w:eastAsia="Sarabun" w:cs="Sarabun"/>
              </w:rPr>
              <w:t>และส่งค่าเป็น optional</w:t>
            </w:r>
          </w:p>
          <w:p w:rsidR="6C7A6DD7" w:rsidP="3070D2CA" w:rsidRDefault="1AC42A52" w14:paraId="23538B79" w14:textId="7404C2B7">
            <w:pPr>
              <w:widowControl w:val="0"/>
              <w:ind w:left="360" w:hanging="36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4. กรณีผู้ขอเอาประกันภัย</w:t>
            </w:r>
            <w:r w:rsidRPr="3070D2CA" w:rsidR="784C6AE2">
              <w:rPr>
                <w:rFonts w:ascii="Sarabun" w:hAnsi="Sarabun" w:eastAsia="Sarabun" w:cs="Sarabun"/>
              </w:rPr>
              <w:t>,</w:t>
            </w:r>
            <w:r w:rsidRPr="3070D2CA">
              <w:rPr>
                <w:rFonts w:ascii="Sarabun" w:hAnsi="Sarabun" w:eastAsia="Sarabun" w:cs="Sarabun"/>
              </w:rPr>
              <w:t xml:space="preserve"> ผู้ปกครอง</w:t>
            </w:r>
            <w:r w:rsidRPr="3070D2CA" w:rsidR="217DA41A">
              <w:rPr>
                <w:rFonts w:ascii="Sarabun" w:hAnsi="Sarabun" w:eastAsia="Sarabun" w:cs="Sarabun"/>
              </w:rPr>
              <w:t>,</w:t>
            </w:r>
            <w:r w:rsidRPr="3070D2CA">
              <w:rPr>
                <w:rFonts w:ascii="Sarabun" w:hAnsi="Sarabun" w:eastAsia="Sarabun" w:cs="Sarabun"/>
              </w:rPr>
              <w:t xml:space="preserve"> ผู้ชำระเบี้ย หรือ ผู้รับประโยชน์ มีสัญชาติไทย</w:t>
            </w:r>
            <w:r w:rsidRPr="3070D2CA" w:rsidR="38C7EBD3">
              <w:rPr>
                <w:rFonts w:ascii="Sarabun" w:hAnsi="Sarabun" w:eastAsia="Sarabun" w:cs="Sarabun"/>
              </w:rPr>
              <w:t xml:space="preserve"> โดยระบุคำนำหน้าภาษาไทย ที่ไม่ใช่สมณศักดิ์</w:t>
            </w:r>
            <w:r w:rsidRPr="3070D2CA" w:rsidR="3553997A">
              <w:rPr>
                <w:rFonts w:ascii="Sarabun" w:hAnsi="Sarabun" w:eastAsia="Sarabun" w:cs="Sarabun"/>
              </w:rPr>
              <w:t>พระสงฆ์</w:t>
            </w:r>
            <w:r w:rsidRPr="3070D2CA" w:rsidR="38C7EBD3">
              <w:rPr>
                <w:rFonts w:ascii="Sarabun" w:hAnsi="Sarabun" w:eastAsia="Sarabun" w:cs="Sarabun"/>
              </w:rPr>
              <w:t xml:space="preserve"> และ</w:t>
            </w:r>
            <w:r w:rsidRPr="3070D2CA" w:rsidR="30801210">
              <w:rPr>
                <w:rFonts w:ascii="Sarabun" w:hAnsi="Sarabun" w:eastAsia="Sarabun" w:cs="Sarabun"/>
              </w:rPr>
              <w:t xml:space="preserve">เลขประจำตัวประชาชน </w:t>
            </w:r>
            <w:r w:rsidRPr="3070D2CA" w:rsidR="2C7685D3">
              <w:rPr>
                <w:rFonts w:ascii="Sarabun" w:hAnsi="Sarabun" w:eastAsia="Sarabun" w:cs="Sarabun"/>
              </w:rPr>
              <w:t>ที่</w:t>
            </w:r>
            <w:r w:rsidRPr="3070D2CA" w:rsidR="30801210">
              <w:rPr>
                <w:rFonts w:ascii="Sarabun" w:hAnsi="Sarabun" w:eastAsia="Sarabun" w:cs="Sarabun"/>
              </w:rPr>
              <w:t>ไม่ได้ขึ้นต้นด้วย 0, 6, 7</w:t>
            </w:r>
            <w:r w:rsidRPr="3070D2CA" w:rsidR="046124FC">
              <w:rPr>
                <w:rFonts w:ascii="Sarabun" w:hAnsi="Sarabun" w:eastAsia="Sarabun" w:cs="Sarabun"/>
              </w:rPr>
              <w:t xml:space="preserve"> </w:t>
            </w:r>
            <w:r w:rsidRPr="3070D2CA" w:rsidR="30801210">
              <w:rPr>
                <w:rFonts w:ascii="Sarabun" w:hAnsi="Sarabun" w:eastAsia="Sarabun" w:cs="Sarabun"/>
              </w:rPr>
              <w:t>ให้ required กรอกนามสกุลและแสดงนามสกุล</w:t>
            </w:r>
            <w:r w:rsidRPr="3070D2CA" w:rsidR="241E8A63">
              <w:rPr>
                <w:rFonts w:ascii="Sarabun" w:hAnsi="Sarabun" w:eastAsia="Sarabun" w:cs="Sarabun"/>
              </w:rPr>
              <w:t>ในเอกสารใบคำขอ</w:t>
            </w:r>
          </w:p>
          <w:p w:rsidR="33D0D8AF" w:rsidP="3070D2CA" w:rsidRDefault="33D0D8AF" w14:paraId="63C8ABEB" w14:textId="3377C804">
            <w:pPr>
              <w:widowControl w:val="0"/>
              <w:ind w:left="360" w:hanging="360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  5. ในหน้า common refund กรณีไม่มีนามสกุลจากใบคำขอ </w:t>
            </w:r>
            <w:r w:rsidRPr="3070D2CA" w:rsidR="3CC1473C">
              <w:rPr>
                <w:rFonts w:ascii="Sarabun" w:hAnsi="Sarabun" w:eastAsia="Sarabun" w:cs="Sarabun"/>
              </w:rPr>
              <w:t>field นามสกุลจะไม่ required ด้วย</w:t>
            </w:r>
          </w:p>
          <w:p w:rsidR="56E5707E" w:rsidP="56E5707E" w:rsidRDefault="56E5707E" w14:paraId="6FA5CCC5" w14:textId="2C0A9621">
            <w:pPr>
              <w:widowControl w:val="0"/>
              <w:spacing w:line="240" w:lineRule="auto"/>
              <w:rPr>
                <w:rFonts w:ascii="Sarabun" w:hAnsi="Sarabun" w:eastAsia="Sarabun" w:cs="Sarabun"/>
                <w:sz w:val="20"/>
                <w:szCs w:val="20"/>
              </w:rPr>
            </w:pPr>
          </w:p>
        </w:tc>
      </w:tr>
      <w:tr w:rsidR="56E5707E" w:rsidTr="21E94FA9" w14:paraId="3D7B74D4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6F2A969E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080006CE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56E5707E" w:rsidTr="21E94FA9" w14:paraId="767ED94C" w14:textId="77777777">
        <w:trPr>
          <w:trHeight w:val="300"/>
        </w:trPr>
        <w:tc>
          <w:tcPr>
            <w:tcW w:w="180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249EF20A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2C3A7F43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241F165A" w:rsidP="56E5707E" w:rsidRDefault="241F165A" w14:paraId="0F614962" w14:textId="65529F48">
      <w:pPr>
        <w:ind w:left="1080"/>
        <w:rPr>
          <w:color w:val="000000" w:themeColor="text1"/>
        </w:rPr>
      </w:pPr>
    </w:p>
    <w:p w:rsidR="241F165A" w:rsidP="241F165A" w:rsidRDefault="241F165A" w14:paraId="68B7D2FA" w14:textId="2C08FE12">
      <w:pPr>
        <w:rPr>
          <w:color w:val="000000" w:themeColor="text1"/>
        </w:rPr>
      </w:pPr>
    </w:p>
    <w:p w:rsidR="241F165A" w:rsidP="241F165A" w:rsidRDefault="241F165A" w14:paraId="517958C4" w14:textId="4AD54388">
      <w:pPr>
        <w:rPr>
          <w:color w:val="000000" w:themeColor="text1"/>
        </w:rPr>
      </w:pPr>
    </w:p>
    <w:p w:rsidR="241F165A" w:rsidP="241F165A" w:rsidRDefault="241F165A" w14:paraId="4236AACC" w14:textId="193492A6">
      <w:pPr>
        <w:rPr>
          <w:color w:val="000000" w:themeColor="text1"/>
        </w:rPr>
      </w:pPr>
    </w:p>
    <w:tbl>
      <w:tblPr>
        <w:tblW w:w="9689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00" w:firstRow="0" w:lastRow="0" w:firstColumn="0" w:lastColumn="0" w:noHBand="1" w:noVBand="1"/>
      </w:tblPr>
      <w:tblGrid>
        <w:gridCol w:w="1668"/>
        <w:gridCol w:w="8021"/>
      </w:tblGrid>
      <w:tr w:rsidR="241F165A" w:rsidTr="21E94FA9" w14:paraId="2415B010" w14:textId="77777777">
        <w:trPr>
          <w:trHeight w:val="300"/>
        </w:trPr>
        <w:tc>
          <w:tcPr>
            <w:tcW w:w="166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0C69F142" w14:paraId="7E6F6776" w14:textId="65B16498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commentRangeStart w:id="36"/>
            <w:r w:rsidRPr="21E94FA9">
              <w:rPr>
                <w:rFonts w:ascii="Sarabun" w:hAnsi="Sarabun" w:eastAsia="Sarabun" w:cs="Sarabun"/>
                <w:color w:val="FFFFFF" w:themeColor="background1"/>
              </w:rPr>
              <w:t>Requirement No.</w:t>
            </w:r>
            <w:r w:rsidRPr="21E94FA9" w:rsidR="44BC2D43">
              <w:rPr>
                <w:rFonts w:ascii="Sarabun" w:hAnsi="Sarabun" w:eastAsia="Sarabun" w:cs="Sarabun"/>
                <w:color w:val="FFFFFF" w:themeColor="background1"/>
              </w:rPr>
              <w:t>8</w:t>
            </w:r>
            <w:commentRangeEnd w:id="36"/>
            <w:r w:rsidR="1C587847">
              <w:rPr>
                <w:rStyle w:val="CommentReference"/>
                <w:rFonts w:ascii="Sarabun" w:hAnsi="Sarabun" w:eastAsia="Sarabun" w:cs="Sarabun"/>
                <w:color w:val="FFFFFF" w:themeColor="background1"/>
                <w:sz w:val="22"/>
                <w:szCs w:val="22"/>
              </w:rPr>
              <w:commentReference w:id="36"/>
            </w:r>
          </w:p>
        </w:tc>
        <w:tc>
          <w:tcPr>
            <w:tcW w:w="802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0809FB8A" w14:paraId="4362B557" w14:textId="57A639AA">
            <w:pPr>
              <w:pStyle w:val="Heading4"/>
              <w:widowControl w:val="0"/>
              <w:rPr>
                <w:b/>
                <w:bCs/>
              </w:rPr>
            </w:pPr>
            <w:commentRangeStart w:id="38"/>
            <w:r w:rsidRPr="310AAC9C">
              <w:rPr>
                <w:b/>
                <w:bCs/>
              </w:rPr>
              <w:t>[Sprint</w:t>
            </w:r>
            <w:r w:rsidRPr="310AAC9C" w:rsidR="3FA0EF86">
              <w:rPr>
                <w:b/>
                <w:bCs/>
              </w:rPr>
              <w:t xml:space="preserve"> </w:t>
            </w:r>
            <w:r w:rsidRPr="310AAC9C">
              <w:rPr>
                <w:b/>
                <w:bCs/>
              </w:rPr>
              <w:t>1</w:t>
            </w:r>
            <w:r w:rsidRPr="310AAC9C" w:rsidR="00DB9082">
              <w:rPr>
                <w:b/>
                <w:bCs/>
              </w:rPr>
              <w:t>3</w:t>
            </w:r>
            <w:r w:rsidRPr="310AAC9C">
              <w:rPr>
                <w:b/>
                <w:bCs/>
              </w:rPr>
              <w:t xml:space="preserve">] </w:t>
            </w:r>
            <w:r w:rsidRPr="310AAC9C" w:rsidR="6B68EBBA">
              <w:rPr>
                <w:b/>
                <w:bCs/>
              </w:rPr>
              <w:t xml:space="preserve">โครงการ </w:t>
            </w:r>
            <w:r w:rsidRPr="310AAC9C" w:rsidR="10AEB960">
              <w:rPr>
                <w:b/>
                <w:bCs/>
              </w:rPr>
              <w:t>Every</w:t>
            </w:r>
            <w:r w:rsidRPr="310AAC9C" w:rsidR="6DEA5569">
              <w:rPr>
                <w:b/>
                <w:bCs/>
              </w:rPr>
              <w:t xml:space="preserve"> S</w:t>
            </w:r>
            <w:r w:rsidRPr="310AAC9C" w:rsidR="6B68EBBA">
              <w:rPr>
                <w:b/>
                <w:bCs/>
              </w:rPr>
              <w:t>ite</w:t>
            </w:r>
            <w:commentRangeEnd w:id="38"/>
            <w:r>
              <w:rPr>
                <w:rStyle w:val="CommentReference"/>
                <w:b/>
                <w:bCs/>
                <w:sz w:val="22"/>
                <w:szCs w:val="22"/>
              </w:rPr>
              <w:commentReference w:id="38"/>
            </w:r>
          </w:p>
        </w:tc>
      </w:tr>
      <w:tr w:rsidR="241F165A" w:rsidTr="21E94FA9" w14:paraId="7DB8666E" w14:textId="77777777">
        <w:trPr>
          <w:trHeight w:val="300"/>
        </w:trPr>
        <w:tc>
          <w:tcPr>
            <w:tcW w:w="166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7C6E86AD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02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53A35338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241F165A" w:rsidTr="21E94FA9" w14:paraId="44CD2070" w14:textId="77777777">
        <w:trPr>
          <w:trHeight w:val="300"/>
        </w:trPr>
        <w:tc>
          <w:tcPr>
            <w:tcW w:w="166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46AE9A58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02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02D9A59F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241F165A" w:rsidTr="21E94FA9" w14:paraId="6718A155" w14:textId="77777777">
        <w:trPr>
          <w:trHeight w:val="300"/>
        </w:trPr>
        <w:tc>
          <w:tcPr>
            <w:tcW w:w="166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08FC1E45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02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17A8A430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241F165A" w:rsidTr="21E94FA9" w14:paraId="7D2D7A71" w14:textId="77777777">
        <w:trPr>
          <w:trHeight w:val="420"/>
        </w:trPr>
        <w:tc>
          <w:tcPr>
            <w:tcW w:w="9689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7172B402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241F165A" w:rsidTr="21E94FA9" w14:paraId="63D5FA3B" w14:textId="77777777">
        <w:trPr>
          <w:trHeight w:val="420"/>
        </w:trPr>
        <w:tc>
          <w:tcPr>
            <w:tcW w:w="968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6E20D0" w:rsidP="3070D2CA" w:rsidRDefault="598C241E" w14:paraId="5CB50487" w14:textId="55BD10A6">
            <w:pPr>
              <w:widowControl w:val="0"/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โครงการ Every</w:t>
            </w:r>
            <w:r w:rsidRPr="3070D2CA" w:rsidR="5FB1A924">
              <w:rPr>
                <w:rFonts w:ascii="Sarabun" w:hAnsi="Sarabun" w:eastAsia="Sarabun" w:cs="Sarabun"/>
              </w:rPr>
              <w:t xml:space="preserve"> S</w:t>
            </w:r>
            <w:r w:rsidRPr="3070D2CA">
              <w:rPr>
                <w:rFonts w:ascii="Sarabun" w:hAnsi="Sarabun" w:eastAsia="Sarabun" w:cs="Sarabun"/>
              </w:rPr>
              <w:t>ite มีเงื่อนไขดังนี้</w:t>
            </w:r>
          </w:p>
          <w:p w:rsidR="182B27F2" w:rsidP="003778A5" w:rsidRDefault="1FB973A5" w14:paraId="42F7977F" w14:textId="104A33B6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ระบบตรวจสอบผู้ใช้งาน </w:t>
            </w:r>
            <w:r w:rsidRPr="3070D2CA" w:rsidR="79B0A8E4">
              <w:rPr>
                <w:rFonts w:ascii="Sarabun" w:hAnsi="Sarabun" w:eastAsia="Sarabun" w:cs="Sarabun"/>
              </w:rPr>
              <w:t>ที่มีสิทธิ์ จะแสดง section “โครงการ</w:t>
            </w:r>
            <w:r w:rsidRPr="3070D2CA" w:rsidR="6111EE21">
              <w:rPr>
                <w:rFonts w:ascii="Sarabun" w:hAnsi="Sarabun" w:eastAsia="Sarabun" w:cs="Sarabun"/>
              </w:rPr>
              <w:t xml:space="preserve"> </w:t>
            </w:r>
            <w:r w:rsidRPr="3070D2CA" w:rsidR="79B0A8E4">
              <w:rPr>
                <w:rFonts w:ascii="Sarabun" w:hAnsi="Sarabun" w:eastAsia="Sarabun" w:cs="Sarabun"/>
              </w:rPr>
              <w:t>Every</w:t>
            </w:r>
            <w:r w:rsidRPr="3070D2CA" w:rsidR="65317A78">
              <w:rPr>
                <w:rFonts w:ascii="Sarabun" w:hAnsi="Sarabun" w:eastAsia="Sarabun" w:cs="Sarabun"/>
              </w:rPr>
              <w:t xml:space="preserve"> S</w:t>
            </w:r>
            <w:r w:rsidRPr="3070D2CA" w:rsidR="79B0A8E4">
              <w:rPr>
                <w:rFonts w:ascii="Sarabun" w:hAnsi="Sarabun" w:eastAsia="Sarabun" w:cs="Sarabun"/>
              </w:rPr>
              <w:t>ite”</w:t>
            </w:r>
            <w:r w:rsidRPr="3070D2CA" w:rsidR="5147B180">
              <w:rPr>
                <w:rFonts w:ascii="Sarabun" w:hAnsi="Sarabun" w:eastAsia="Sarabun" w:cs="Sarabun"/>
              </w:rPr>
              <w:t xml:space="preserve"> ในหน้า Application Detail</w:t>
            </w:r>
          </w:p>
          <w:p w:rsidR="7945535E" w:rsidP="003778A5" w:rsidRDefault="4ED2D0A6" w14:paraId="5ECE4531" w14:textId="7C2C55B6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ระบบ</w:t>
            </w:r>
            <w:r w:rsidRPr="3070D2CA" w:rsidR="79B0A8E4">
              <w:rPr>
                <w:rFonts w:ascii="Sarabun" w:hAnsi="Sarabun" w:eastAsia="Sarabun" w:cs="Sarabun"/>
              </w:rPr>
              <w:t>ตรวจสอบ</w:t>
            </w:r>
            <w:r w:rsidRPr="3070D2CA" w:rsidR="3C30BE2B">
              <w:rPr>
                <w:rFonts w:ascii="Sarabun" w:hAnsi="Sarabun" w:eastAsia="Sarabun" w:cs="Sarabun"/>
              </w:rPr>
              <w:t>สิทธิ์ผู้ใช้งาน</w:t>
            </w:r>
            <w:r w:rsidRPr="3070D2CA" w:rsidR="135739A3">
              <w:rPr>
                <w:rFonts w:ascii="Sarabun" w:hAnsi="Sarabun" w:eastAsia="Sarabun" w:cs="Sarabun"/>
              </w:rPr>
              <w:t>ที่จะแสดง Section: “</w:t>
            </w:r>
            <w:r w:rsidRPr="3070D2CA" w:rsidR="39C74C47">
              <w:rPr>
                <w:rFonts w:ascii="Sarabun" w:hAnsi="Sarabun" w:eastAsia="Sarabun" w:cs="Sarabun"/>
              </w:rPr>
              <w:t>โครงการ Every Site</w:t>
            </w:r>
            <w:r w:rsidRPr="3070D2CA" w:rsidR="135739A3">
              <w:rPr>
                <w:rFonts w:ascii="Sarabun" w:hAnsi="Sarabun" w:eastAsia="Sarabun" w:cs="Sarabun"/>
              </w:rPr>
              <w:t xml:space="preserve">” </w:t>
            </w:r>
            <w:r w:rsidRPr="3070D2CA" w:rsidR="79B0A8E4">
              <w:rPr>
                <w:rFonts w:ascii="Sarabun" w:hAnsi="Sarabun" w:eastAsia="Sarabun" w:cs="Sarabun"/>
              </w:rPr>
              <w:t>ได้จาก</w:t>
            </w:r>
          </w:p>
          <w:p w:rsidR="6B7B0352" w:rsidP="003778A5" w:rsidRDefault="6D613947" w14:paraId="5E9D922F" w14:textId="1CBAEA5C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กรณีมีการเพิ่มข้อมูลรายชื่อฝ่ายขายตำแหน่งภาค ทีมงานของภาคคนดังกล่าว ได้แก่ ศูนย์และหน่วย จะแสดง Section: ให้แก่ทุกคนในทีมงานด้วย</w:t>
            </w:r>
          </w:p>
          <w:p w:rsidR="5A874D9F" w:rsidP="003778A5" w:rsidRDefault="17A20037" w14:paraId="00D900FB" w14:textId="4037331D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กรณีมีการเพิ่มข้อมูลรายชื่อฝ่ายขายตำแหน่งฝ่ายฯ ทีมงานของฝ่ายฯคนดังกล่าว ได้แก่ ศูนย์และหน่วย จะแสดง</w:t>
            </w:r>
            <w:r w:rsidRPr="3070D2CA" w:rsidR="6AA420CD">
              <w:rPr>
                <w:rFonts w:ascii="Sarabun" w:hAnsi="Sarabun" w:eastAsia="Sarabun" w:cs="Sarabun"/>
              </w:rPr>
              <w:t xml:space="preserve"> Section: ให้แก่ทุกคนในทีมงานด้วย</w:t>
            </w:r>
          </w:p>
          <w:p w:rsidR="63429E35" w:rsidP="003778A5" w:rsidRDefault="032565CA" w14:paraId="26A98D55" w14:textId="6DA3C016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ระบบไม่แสดง Section. “</w:t>
            </w:r>
            <w:r w:rsidRPr="3070D2CA" w:rsidR="320FEFFB">
              <w:rPr>
                <w:rFonts w:ascii="Sarabun" w:hAnsi="Sarabun" w:eastAsia="Sarabun" w:cs="Sarabun"/>
              </w:rPr>
              <w:t>โครงการ Every Site</w:t>
            </w:r>
            <w:r w:rsidRPr="3070D2CA">
              <w:rPr>
                <w:rFonts w:ascii="Sarabun" w:hAnsi="Sarabun" w:eastAsia="Sarabun" w:cs="Sarabun"/>
              </w:rPr>
              <w:t>” โดยมีเงื่อนไขดังนี้</w:t>
            </w:r>
          </w:p>
          <w:p w:rsidR="63429E35" w:rsidP="003778A5" w:rsidRDefault="032565CA" w14:paraId="6636AB81" w14:textId="60C2CE82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กรณีตรวจสอบผู้ใช้งานไม่พบสิทธิ์โครงการ</w:t>
            </w:r>
          </w:p>
          <w:p w:rsidR="63429E35" w:rsidP="003778A5" w:rsidRDefault="032565CA" w14:paraId="470F1E49" w14:textId="590FB453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กรณี</w:t>
            </w:r>
            <w:r w:rsidRPr="3070D2CA" w:rsidR="5E108149">
              <w:rPr>
                <w:rFonts w:ascii="Sarabun" w:hAnsi="Sarabun" w:eastAsia="Sarabun" w:cs="Sarabun"/>
              </w:rPr>
              <w:t>สิ้นสุด</w:t>
            </w:r>
            <w:r w:rsidRPr="3070D2CA" w:rsidR="5A899DFE">
              <w:rPr>
                <w:rFonts w:ascii="Sarabun" w:hAnsi="Sarabun" w:eastAsia="Sarabun" w:cs="Sarabun"/>
              </w:rPr>
              <w:t>โครงการฯ</w:t>
            </w:r>
            <w:r w:rsidRPr="3070D2CA">
              <w:rPr>
                <w:rFonts w:ascii="Sarabun" w:hAnsi="Sarabun" w:eastAsia="Sarabun" w:cs="Sarabun"/>
              </w:rPr>
              <w:t xml:space="preserve"> ตามระบบจะไม่แสดง section.</w:t>
            </w:r>
          </w:p>
          <w:p w:rsidR="785DCCE1" w:rsidP="003778A5" w:rsidRDefault="5D5DE025" w14:paraId="56167F02" w14:textId="62DF09F2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กรณีผู้ใช้งานที่มีสิทธิ์โครงการฯ เลือกเสนอขายและทำใบคำขอแบบประกัน EN39 (ธนทวี8 3/2)</w:t>
            </w:r>
          </w:p>
          <w:p w:rsidR="41D41F39" w:rsidP="003778A5" w:rsidRDefault="395FCA1C" w14:paraId="328876B7" w14:textId="2CEEED55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ผู้ใช้งานที่มีสิทธิ์ในโครงการฯ สามารถเพิ่มข้อมูลองค์กรได้</w:t>
            </w:r>
            <w:r w:rsidRPr="3070D2CA" w:rsidR="727CBC2E">
              <w:rPr>
                <w:rFonts w:ascii="Sarabun" w:hAnsi="Sarabun" w:eastAsia="Sarabun" w:cs="Sarabun"/>
              </w:rPr>
              <w:t xml:space="preserve"> โดยมีเงื่อนไขดังนี้</w:t>
            </w:r>
          </w:p>
          <w:p w:rsidR="4ADBF5A5" w:rsidP="003778A5" w:rsidRDefault="727CBC2E" w14:paraId="56367A01" w14:textId="4EFDB895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กรณียังไม่เคยระบุโครงการฯ</w:t>
            </w:r>
          </w:p>
          <w:p w:rsidR="4ADBF5A5" w:rsidP="003778A5" w:rsidRDefault="727CBC2E" w14:paraId="2D2D4745" w14:textId="5005900D">
            <w:pPr>
              <w:pStyle w:val="ListParagraph"/>
              <w:widowControl w:val="0"/>
              <w:numPr>
                <w:ilvl w:val="2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ให้สามารถระบุได้ 1 ครั้งและแก้ไขไม่ได้</w:t>
            </w:r>
          </w:p>
          <w:p w:rsidR="26683393" w:rsidP="003778A5" w:rsidRDefault="75C1ABA8" w14:paraId="1F88FA12" w14:textId="6F00DAEC">
            <w:pPr>
              <w:pStyle w:val="ListParagraph"/>
              <w:widowControl w:val="0"/>
              <w:numPr>
                <w:ilvl w:val="2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ให้แสดงค่าว่างในช่อง สถานที่ออกบูธ/กิจกรรม เป็นค่าเริ่มต้นเสมอ</w:t>
            </w:r>
          </w:p>
          <w:p w:rsidR="4ADBF5A5" w:rsidP="003778A5" w:rsidRDefault="727CBC2E" w14:paraId="68139BAD" w14:textId="7B064061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รายชื่อ</w:t>
            </w:r>
            <w:r w:rsidRPr="3070D2CA" w:rsidR="4CEBE994">
              <w:rPr>
                <w:rFonts w:ascii="Sarabun" w:hAnsi="Sarabun" w:eastAsia="Sarabun" w:cs="Sarabun"/>
              </w:rPr>
              <w:t xml:space="preserve"> </w:t>
            </w:r>
            <w:r w:rsidRPr="3070D2CA" w:rsidR="3B1DFD04">
              <w:rPr>
                <w:rFonts w:ascii="Sarabun" w:hAnsi="Sarabun" w:eastAsia="Sarabun" w:cs="Sarabun"/>
                <w:b/>
                <w:bCs/>
              </w:rPr>
              <w:t>สถานที่ออกบูธ/กิจกรรม</w:t>
            </w:r>
            <w:r w:rsidRPr="3070D2CA" w:rsidR="3B1DFD04">
              <w:rPr>
                <w:rFonts w:ascii="Sarabun" w:hAnsi="Sarabun" w:eastAsia="Sarabun" w:cs="Sarabun"/>
              </w:rPr>
              <w:t xml:space="preserve"> </w:t>
            </w:r>
            <w:r w:rsidRPr="3070D2CA">
              <w:rPr>
                <w:rFonts w:ascii="Sarabun" w:hAnsi="Sarabun" w:eastAsia="Sarabun" w:cs="Sarabun"/>
              </w:rPr>
              <w:t>ที่สามารถระบุได้</w:t>
            </w:r>
            <w:r w:rsidRPr="3070D2CA" w:rsidR="594C9ACC">
              <w:rPr>
                <w:rFonts w:ascii="Sarabun" w:hAnsi="Sarabun" w:eastAsia="Sarabun" w:cs="Sarabun"/>
              </w:rPr>
              <w:t xml:space="preserve"> จะดึงมาข้อมูล API มาจากโครงการฯ</w:t>
            </w:r>
            <w:r w:rsidRPr="3070D2CA" w:rsidR="32B5D09B">
              <w:rPr>
                <w:rFonts w:ascii="Sarabun" w:hAnsi="Sarabun" w:eastAsia="Sarabun" w:cs="Sarabun"/>
              </w:rPr>
              <w:t xml:space="preserve"> </w:t>
            </w:r>
          </w:p>
          <w:p w:rsidR="5A00D99F" w:rsidP="003778A5" w:rsidRDefault="428BAC21" w14:paraId="5A876AB5" w14:textId="4AA5E807">
            <w:pPr>
              <w:pStyle w:val="ListParagraph"/>
              <w:widowControl w:val="0"/>
              <w:numPr>
                <w:ilvl w:val="2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ให้แสดงข้อมูล CODE ตามด้วยหน่วยงาน หรือ CODE ตามด้วย</w:t>
            </w:r>
            <w:r w:rsidRPr="3070D2CA" w:rsidR="0A87EDCB">
              <w:rPr>
                <w:rFonts w:ascii="Sarabun" w:hAnsi="Sarabun" w:eastAsia="Sarabun" w:cs="Sarabun"/>
              </w:rPr>
              <w:t>โรงงาน/บริษัท ดังตัวอย่าง</w:t>
            </w:r>
          </w:p>
          <w:tbl>
            <w:tblPr>
              <w:tblStyle w:val="TableGrid"/>
              <w:tblW w:w="8580" w:type="dxa"/>
              <w:jc w:val="center"/>
              <w:tblLook w:val="06A0" w:firstRow="1" w:lastRow="0" w:firstColumn="1" w:lastColumn="0" w:noHBand="1" w:noVBand="1"/>
            </w:tblPr>
            <w:tblGrid>
              <w:gridCol w:w="1740"/>
              <w:gridCol w:w="6840"/>
            </w:tblGrid>
            <w:tr w:rsidR="450C9456" w:rsidTr="3070D2CA" w14:paraId="1C2B168A" w14:textId="77777777">
              <w:trPr>
                <w:trHeight w:val="300"/>
                <w:jc w:val="center"/>
              </w:trPr>
              <w:tc>
                <w:tcPr>
                  <w:tcW w:w="1740" w:type="dxa"/>
                  <w:shd w:val="clear" w:color="auto" w:fill="3C78D8"/>
                </w:tcPr>
                <w:p w:rsidR="75886961" w:rsidP="3070D2CA" w:rsidRDefault="0E7DF579" w14:paraId="185F4479" w14:textId="74C233B0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FFFFFF" w:themeColor="background1"/>
                    </w:rPr>
                  </w:pPr>
                  <w:r w:rsidRPr="3070D2CA">
                    <w:rPr>
                      <w:rFonts w:ascii="Sarabun" w:hAnsi="Sarabun" w:eastAsia="Sarabun" w:cs="Sarabun"/>
                      <w:b/>
                      <w:bCs/>
                      <w:color w:val="FFFFFF" w:themeColor="background1"/>
                    </w:rPr>
                    <w:t>CODE</w:t>
                  </w:r>
                </w:p>
              </w:tc>
              <w:tc>
                <w:tcPr>
                  <w:tcW w:w="6840" w:type="dxa"/>
                  <w:shd w:val="clear" w:color="auto" w:fill="3C78D8"/>
                </w:tcPr>
                <w:p w:rsidR="75886961" w:rsidP="3070D2CA" w:rsidRDefault="0E7DF579" w14:paraId="4BCB4903" w14:textId="2D0D45F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FFFFFF" w:themeColor="background1"/>
                    </w:rPr>
                  </w:pPr>
                  <w:r w:rsidRPr="3070D2CA">
                    <w:rPr>
                      <w:rFonts w:ascii="Sarabun" w:hAnsi="Sarabun" w:eastAsia="Sarabun" w:cs="Sarabun"/>
                      <w:b/>
                      <w:bCs/>
                      <w:color w:val="FFFFFF" w:themeColor="background1"/>
                    </w:rPr>
                    <w:t>หน่วยงาน หรือ โรงงาน/บริษัท</w:t>
                  </w:r>
                </w:p>
              </w:tc>
            </w:tr>
            <w:tr w:rsidR="450C9456" w:rsidTr="3070D2CA" w14:paraId="628796F8" w14:textId="77777777">
              <w:trPr>
                <w:trHeight w:val="300"/>
                <w:jc w:val="center"/>
              </w:trPr>
              <w:tc>
                <w:tcPr>
                  <w:tcW w:w="1740" w:type="dxa"/>
                </w:tcPr>
                <w:p w:rsidR="75886961" w:rsidP="3070D2CA" w:rsidRDefault="0E7DF579" w14:paraId="6D3E61A4" w14:textId="7331AB77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A00001</w:t>
                  </w:r>
                </w:p>
              </w:tc>
              <w:tc>
                <w:tcPr>
                  <w:tcW w:w="6840" w:type="dxa"/>
                </w:tcPr>
                <w:p w:rsidR="75886961" w:rsidP="3070D2CA" w:rsidRDefault="0E7DF579" w14:paraId="56F33656" w14:textId="21BCC5EC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ค่ายสุรนารี</w:t>
                  </w:r>
                </w:p>
              </w:tc>
            </w:tr>
            <w:tr w:rsidR="450C9456" w:rsidTr="3070D2CA" w14:paraId="4E1BB76E" w14:textId="77777777">
              <w:trPr>
                <w:trHeight w:val="300"/>
                <w:jc w:val="center"/>
              </w:trPr>
              <w:tc>
                <w:tcPr>
                  <w:tcW w:w="1740" w:type="dxa"/>
                </w:tcPr>
                <w:p w:rsidR="75886961" w:rsidP="3070D2CA" w:rsidRDefault="0E7DF579" w14:paraId="3125E391" w14:textId="71C3BDD0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T00130</w:t>
                  </w:r>
                </w:p>
              </w:tc>
              <w:tc>
                <w:tcPr>
                  <w:tcW w:w="6840" w:type="dxa"/>
                </w:tcPr>
                <w:p w:rsidR="75886961" w:rsidP="3070D2CA" w:rsidRDefault="0E7DF579" w14:paraId="0894B65E" w14:textId="636FBB9B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โรงพยาบาลสมเด็จพระยุพราชสว่างแดนดิน (รัตนาพร)</w:t>
                  </w:r>
                </w:p>
              </w:tc>
            </w:tr>
            <w:tr w:rsidR="6AD05062" w:rsidTr="3070D2CA" w14:paraId="0F4B8C09" w14:textId="77777777">
              <w:trPr>
                <w:trHeight w:val="300"/>
                <w:jc w:val="center"/>
              </w:trPr>
              <w:tc>
                <w:tcPr>
                  <w:tcW w:w="1740" w:type="dxa"/>
                </w:tcPr>
                <w:p w:rsidR="75886961" w:rsidP="3070D2CA" w:rsidRDefault="0E7DF579" w14:paraId="0FE76FFF" w14:textId="5B2D604C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T00147</w:t>
                  </w:r>
                </w:p>
              </w:tc>
              <w:tc>
                <w:tcPr>
                  <w:tcW w:w="6840" w:type="dxa"/>
                </w:tcPr>
                <w:p w:rsidR="75886961" w:rsidP="3070D2CA" w:rsidRDefault="0E7DF579" w14:paraId="6BCC4FD3" w14:textId="2D90B2E1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ธนาคารเพื่อการเกษตรและสหกรณ์การเกษตรบ้านดุง (พรพิชญาวัลค์)</w:t>
                  </w:r>
                </w:p>
              </w:tc>
            </w:tr>
            <w:tr w:rsidR="450C9456" w:rsidTr="3070D2CA" w14:paraId="16C71572" w14:textId="77777777">
              <w:trPr>
                <w:trHeight w:val="300"/>
                <w:jc w:val="center"/>
              </w:trPr>
              <w:tc>
                <w:tcPr>
                  <w:tcW w:w="1740" w:type="dxa"/>
                </w:tcPr>
                <w:p w:rsidR="75886961" w:rsidP="3070D2CA" w:rsidRDefault="0E7DF579" w14:paraId="2E19912E" w14:textId="129B49A3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000032</w:t>
                  </w:r>
                </w:p>
              </w:tc>
              <w:tc>
                <w:tcPr>
                  <w:tcW w:w="6840" w:type="dxa"/>
                </w:tcPr>
                <w:p w:rsidR="75886961" w:rsidP="3070D2CA" w:rsidRDefault="0E7DF579" w14:paraId="04F94F3F" w14:textId="7FD8A27B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PANASONIC NAWANAKORN</w:t>
                  </w:r>
                </w:p>
              </w:tc>
            </w:tr>
            <w:tr w:rsidR="450C9456" w:rsidTr="3070D2CA" w14:paraId="72CC3953" w14:textId="77777777">
              <w:trPr>
                <w:trHeight w:val="300"/>
                <w:jc w:val="center"/>
              </w:trPr>
              <w:tc>
                <w:tcPr>
                  <w:tcW w:w="1740" w:type="dxa"/>
                </w:tcPr>
                <w:p w:rsidR="450C9456" w:rsidP="3070D2CA" w:rsidRDefault="0E7DF579" w14:paraId="38BF79B4" w14:textId="1BFBDB0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000093</w:t>
                  </w:r>
                </w:p>
              </w:tc>
              <w:tc>
                <w:tcPr>
                  <w:tcW w:w="6840" w:type="dxa"/>
                </w:tcPr>
                <w:p w:rsidR="75886961" w:rsidP="3070D2CA" w:rsidRDefault="0E7DF579" w14:paraId="41A7FFDC" w14:textId="5C6F92BB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THAI BRIDGESTONE NONG KHAE 1</w:t>
                  </w:r>
                  <w:commentRangeStart w:id="39"/>
                  <w:commentRangeEnd w:id="39"/>
                  <w:r w:rsidR="75886961">
                    <w:rPr>
                      <w:rStyle w:val="CommentReference"/>
                      <w:rFonts w:ascii="Sarabun" w:hAnsi="Sarabun" w:eastAsia="Sarabun" w:cs="Sarabun"/>
                      <w:sz w:val="22"/>
                      <w:szCs w:val="22"/>
                    </w:rPr>
                    <w:commentReference w:id="39"/>
                  </w:r>
                </w:p>
              </w:tc>
            </w:tr>
          </w:tbl>
          <w:p w:rsidR="450C9456" w:rsidP="3070D2CA" w:rsidRDefault="450C9456" w14:paraId="271BB180" w14:textId="4EE98BF4">
            <w:pPr>
              <w:spacing w:line="360" w:lineRule="auto"/>
            </w:pPr>
          </w:p>
          <w:p w:rsidR="317B993E" w:rsidP="003778A5" w:rsidRDefault="374190B9" w14:paraId="25D2F11C" w14:textId="144485F2">
            <w:pPr>
              <w:pStyle w:val="ListParagraph"/>
              <w:widowControl w:val="0"/>
              <w:numPr>
                <w:ilvl w:val="2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ให้ระบบแสดง สถานที่ออกบูธ/กิจกรรม โดยเรียง CODE ตามอักษร A-Z</w:t>
            </w:r>
            <w:r w:rsidRPr="3070D2CA" w:rsidR="24D7FAD7">
              <w:rPr>
                <w:rFonts w:ascii="Sarabun" w:hAnsi="Sarabun" w:eastAsia="Sarabun" w:cs="Sarabun"/>
              </w:rPr>
              <w:t xml:space="preserve">, </w:t>
            </w:r>
            <w:r w:rsidRPr="3070D2CA">
              <w:rPr>
                <w:rFonts w:ascii="Sarabun" w:hAnsi="Sarabun" w:eastAsia="Sarabun" w:cs="Sarabun"/>
              </w:rPr>
              <w:t>0-9 และ ก-ฮ ตามลำดับ</w:t>
            </w:r>
          </w:p>
          <w:p w:rsidR="0BBA72BF" w:rsidP="003778A5" w:rsidRDefault="1F44E23D" w14:paraId="6C76E8BF" w14:textId="1127F0D4">
            <w:pPr>
              <w:pStyle w:val="ListParagraph"/>
              <w:widowControl w:val="0"/>
              <w:numPr>
                <w:ilvl w:val="2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ผู้ใช้งานที่มีสิทธิ์ในโครงการฯ สามารถมีข้อมูล สถานที่ออกบูธ/กิจกรรม มากสุดไม่เกิน 10 รายการ</w:t>
            </w:r>
          </w:p>
          <w:p w:rsidR="5F59159D" w:rsidP="003778A5" w:rsidRDefault="1DB5388A" w14:paraId="6AF5E237" w14:textId="6D85FB2E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</w:pPr>
            <w:r w:rsidRPr="3070D2CA">
              <w:rPr>
                <w:rFonts w:ascii="Sarabun" w:hAnsi="Sarabun" w:eastAsia="Sarabun" w:cs="Sarabun"/>
              </w:rPr>
              <w:t xml:space="preserve">อ้างอิงข้อมูลตัวอย่างชื่อ </w:t>
            </w:r>
            <w:r w:rsidRPr="3070D2CA">
              <w:rPr>
                <w:rFonts w:ascii="Sarabun" w:hAnsi="Sarabun" w:eastAsia="Sarabun" w:cs="Sarabun"/>
                <w:b/>
                <w:bCs/>
              </w:rPr>
              <w:t>สถานที่ออกบูธ/กิจกรรม</w:t>
            </w:r>
            <w:r w:rsidRPr="3070D2CA">
              <w:rPr>
                <w:rFonts w:ascii="Sarabun" w:hAnsi="Sarabun" w:eastAsia="Sarabun" w:cs="Sarabun"/>
              </w:rPr>
              <w:t xml:space="preserve"> ตามไฟล์นี้</w:t>
            </w:r>
            <w:r w:rsidRPr="3070D2CA" w:rsidR="47E52595">
              <w:rPr>
                <w:rFonts w:ascii="Sarabun" w:hAnsi="Sarabun" w:eastAsia="Sarabun" w:cs="Sarabun"/>
              </w:rPr>
              <w:t xml:space="preserve"> </w:t>
            </w:r>
            <w:hyperlink r:id="rId61">
              <w:r w:rsidRPr="3070D2CA" w:rsidR="47E52595">
                <w:rPr>
                  <w:rStyle w:val="Hyperlink"/>
                </w:rPr>
                <w:t>Worksite Code.xlsx</w:t>
              </w:r>
            </w:hyperlink>
          </w:p>
          <w:p w:rsidR="17565F8D" w:rsidP="003778A5" w:rsidRDefault="57317792" w14:paraId="69550F4C" w14:textId="772B226E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ระยะเวลาที่แสดง</w:t>
            </w:r>
            <w:r w:rsidRPr="3070D2CA" w:rsidR="0DAD8CDE">
              <w:rPr>
                <w:rFonts w:ascii="Sarabun" w:hAnsi="Sarabun" w:eastAsia="Sarabun" w:cs="Sarabun"/>
              </w:rPr>
              <w:t xml:space="preserve"> </w:t>
            </w:r>
            <w:r w:rsidRPr="3070D2CA">
              <w:rPr>
                <w:rFonts w:ascii="Sarabun" w:hAnsi="Sarabun" w:eastAsia="Sarabun" w:cs="Sarabun"/>
                <w:b/>
                <w:bCs/>
              </w:rPr>
              <w:t>สถานที่ออกบูธ/กิจกรรม</w:t>
            </w:r>
            <w:r w:rsidRPr="3070D2CA">
              <w:rPr>
                <w:rFonts w:ascii="Sarabun" w:hAnsi="Sarabun" w:eastAsia="Sarabun" w:cs="Sarabun"/>
              </w:rPr>
              <w:t xml:space="preserve"> ในตัวเลือกให้ยึดตาม</w:t>
            </w:r>
            <w:r w:rsidRPr="3070D2CA" w:rsidR="5B08877D">
              <w:rPr>
                <w:rFonts w:ascii="Sarabun" w:hAnsi="Sarabun" w:eastAsia="Sarabun" w:cs="Sarabun"/>
              </w:rPr>
              <w:t>เวลาเปิด-ปิดบูธจาก</w:t>
            </w:r>
            <w:r w:rsidRPr="3070D2CA">
              <w:rPr>
                <w:rFonts w:ascii="Sarabun" w:hAnsi="Sarabun" w:eastAsia="Sarabun" w:cs="Sarabun"/>
              </w:rPr>
              <w:t xml:space="preserve"> API (เริ่มต้นและสิ้นสุดพร้อมกัน)</w:t>
            </w:r>
          </w:p>
          <w:p w:rsidR="459992B1" w:rsidP="003778A5" w:rsidRDefault="72ED69FD" w14:paraId="54584D6B" w14:textId="52BAFBA0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ตัวอย่าง</w:t>
            </w:r>
            <w:r w:rsidRPr="3070D2CA" w:rsidR="03FF5C1F">
              <w:rPr>
                <w:rFonts w:ascii="Sarabun" w:hAnsi="Sarabun" w:eastAsia="Sarabun" w:cs="Sarabun"/>
              </w:rPr>
              <w:t>ของการระบุข้อมูล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2640"/>
              <w:gridCol w:w="1680"/>
              <w:gridCol w:w="1230"/>
              <w:gridCol w:w="3915"/>
            </w:tblGrid>
            <w:tr w:rsidR="2780FD1A" w:rsidTr="3070D2CA" w14:paraId="15340ED2" w14:textId="77777777">
              <w:trPr>
                <w:trHeight w:val="300"/>
              </w:trPr>
              <w:tc>
                <w:tcPr>
                  <w:tcW w:w="2640" w:type="dxa"/>
                  <w:shd w:val="clear" w:color="auto" w:fill="3C78D8"/>
                  <w:vAlign w:val="center"/>
                </w:tcPr>
                <w:p w:rsidR="459992B1" w:rsidP="3070D2CA" w:rsidRDefault="72ED69FD" w14:paraId="225688C7" w14:textId="1935873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3070D2CA">
                    <w:rPr>
                      <w:rFonts w:ascii="Sarabun" w:hAnsi="Sarabun" w:eastAsia="Sarabun" w:cs="Sarabun"/>
                      <w:color w:val="FFFFFF" w:themeColor="background1"/>
                    </w:rPr>
                    <w:t>Field Name</w:t>
                  </w:r>
                </w:p>
              </w:tc>
              <w:tc>
                <w:tcPr>
                  <w:tcW w:w="1680" w:type="dxa"/>
                  <w:shd w:val="clear" w:color="auto" w:fill="3C78D8"/>
                  <w:vAlign w:val="center"/>
                </w:tcPr>
                <w:p w:rsidR="459992B1" w:rsidP="3070D2CA" w:rsidRDefault="72ED69FD" w14:paraId="281AE8E3" w14:textId="2FF3B8D7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3070D2CA">
                    <w:rPr>
                      <w:rFonts w:ascii="Sarabun" w:hAnsi="Sarabun" w:eastAsia="Sarabun" w:cs="Sarabun"/>
                      <w:color w:val="FFFFFF" w:themeColor="background1"/>
                    </w:rPr>
                    <w:t>Require Field</w:t>
                  </w:r>
                </w:p>
              </w:tc>
              <w:tc>
                <w:tcPr>
                  <w:tcW w:w="1230" w:type="dxa"/>
                  <w:shd w:val="clear" w:color="auto" w:fill="3C78D8"/>
                  <w:vAlign w:val="center"/>
                </w:tcPr>
                <w:p w:rsidR="459992B1" w:rsidP="3070D2CA" w:rsidRDefault="72ED69FD" w14:paraId="77CF774F" w14:textId="4E5241D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3070D2CA">
                    <w:rPr>
                      <w:rFonts w:ascii="Sarabun" w:hAnsi="Sarabun" w:eastAsia="Sarabun" w:cs="Sarabun"/>
                      <w:color w:val="FFFFFF" w:themeColor="background1"/>
                    </w:rPr>
                    <w:t>Input ID</w:t>
                  </w:r>
                </w:p>
              </w:tc>
              <w:tc>
                <w:tcPr>
                  <w:tcW w:w="3915" w:type="dxa"/>
                  <w:shd w:val="clear" w:color="auto" w:fill="3C78D8"/>
                  <w:vAlign w:val="center"/>
                </w:tcPr>
                <w:p w:rsidR="459992B1" w:rsidP="3070D2CA" w:rsidRDefault="72ED69FD" w14:paraId="3AD4F4A0" w14:textId="6A7F320F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3070D2CA">
                    <w:rPr>
                      <w:rFonts w:ascii="Sarabun" w:hAnsi="Sarabun" w:eastAsia="Sarabun" w:cs="Sarabun"/>
                      <w:color w:val="FFFFFF" w:themeColor="background1"/>
                    </w:rPr>
                    <w:t>Remark</w:t>
                  </w:r>
                </w:p>
              </w:tc>
            </w:tr>
            <w:tr w:rsidR="2780FD1A" w:rsidTr="3070D2CA" w14:paraId="2722AB71" w14:textId="77777777">
              <w:trPr>
                <w:trHeight w:val="300"/>
              </w:trPr>
              <w:tc>
                <w:tcPr>
                  <w:tcW w:w="2640" w:type="dxa"/>
                  <w:vAlign w:val="center"/>
                </w:tcPr>
                <w:p w:rsidR="0ED3B013" w:rsidP="3070D2CA" w:rsidRDefault="519B188C" w14:paraId="53C089E8" w14:textId="2BC83D45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สถานที่ออกบูธ/กิจกรรม</w:t>
                  </w:r>
                </w:p>
              </w:tc>
              <w:tc>
                <w:tcPr>
                  <w:tcW w:w="1680" w:type="dxa"/>
                  <w:vAlign w:val="center"/>
                </w:tcPr>
                <w:p w:rsidR="416CB481" w:rsidP="3070D2CA" w:rsidRDefault="6D5DD16C" w14:paraId="51B47E89" w14:textId="6367D6EA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Y</w:t>
                  </w:r>
                </w:p>
              </w:tc>
              <w:tc>
                <w:tcPr>
                  <w:tcW w:w="1230" w:type="dxa"/>
                  <w:vAlign w:val="center"/>
                </w:tcPr>
                <w:p w:rsidR="416CB481" w:rsidP="3070D2CA" w:rsidRDefault="6D5DD16C" w14:paraId="1657F50E" w14:textId="540569DC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N/A</w:t>
                  </w:r>
                </w:p>
              </w:tc>
              <w:tc>
                <w:tcPr>
                  <w:tcW w:w="3915" w:type="dxa"/>
                  <w:vAlign w:val="center"/>
                </w:tcPr>
                <w:p w:rsidR="43607955" w:rsidP="3070D2CA" w:rsidRDefault="64E7612E" w14:paraId="5C8505B0" w14:textId="6783B0D6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3070D2CA">
                    <w:rPr>
                      <w:rFonts w:ascii="Sarabun" w:hAnsi="Sarabun" w:eastAsia="Sarabun" w:cs="Sarabun"/>
                    </w:rPr>
                    <w:t>ให้ระบบแสดงชื่อ สถานที่ออกบูธ/กิจกรรม ตามสิทธิ์ของฝ่ายขาย</w:t>
                  </w:r>
                </w:p>
              </w:tc>
            </w:tr>
          </w:tbl>
          <w:p w:rsidR="00AD40B5" w:rsidP="3070D2CA" w:rsidRDefault="00AD40B5" w14:paraId="6669EE30" w14:textId="77777777">
            <w:pPr>
              <w:widowControl w:val="0"/>
              <w:spacing w:line="360" w:lineRule="auto"/>
              <w:rPr>
                <w:rFonts w:ascii="Sarabun" w:hAnsi="Sarabun" w:eastAsia="Sarabun" w:cs="Sarabun"/>
                <w:lang w:val="en-US"/>
              </w:rPr>
            </w:pPr>
          </w:p>
          <w:p w:rsidR="00915925" w:rsidP="3070D2CA" w:rsidRDefault="00915925" w14:paraId="0CBA5A4D" w14:textId="77777777">
            <w:pPr>
              <w:widowControl w:val="0"/>
              <w:spacing w:line="360" w:lineRule="auto"/>
              <w:rPr>
                <w:rFonts w:ascii="Sarabun" w:hAnsi="Sarabun" w:eastAsia="Sarabun" w:cs="Sarabun"/>
                <w:lang w:val="en-US"/>
              </w:rPr>
            </w:pPr>
          </w:p>
          <w:p w:rsidR="00915925" w:rsidP="3070D2CA" w:rsidRDefault="00915925" w14:paraId="4369AFB6" w14:textId="77777777">
            <w:pPr>
              <w:widowControl w:val="0"/>
              <w:spacing w:line="360" w:lineRule="auto"/>
              <w:rPr>
                <w:rFonts w:ascii="Sarabun" w:hAnsi="Sarabun" w:eastAsia="Sarabun" w:cs="Sarabun"/>
                <w:lang w:val="en-US"/>
              </w:rPr>
            </w:pPr>
          </w:p>
          <w:p w:rsidRPr="00AD40B5" w:rsidR="00915925" w:rsidP="3070D2CA" w:rsidRDefault="00915925" w14:paraId="709DC8EB" w14:textId="77777777">
            <w:pPr>
              <w:widowControl w:val="0"/>
              <w:spacing w:line="360" w:lineRule="auto"/>
              <w:rPr>
                <w:rFonts w:ascii="Sarabun" w:hAnsi="Sarabun" w:eastAsia="Sarabun" w:cs="Sarabun"/>
                <w:lang w:val="en-US"/>
              </w:rPr>
            </w:pPr>
          </w:p>
          <w:p w:rsidR="08CF79BA" w:rsidP="003778A5" w:rsidRDefault="23448CEC" w14:paraId="4B246E11" w14:textId="38990576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ผู้ใช้งานที่มีสิทธิ์ในโครงการฯ </w:t>
            </w:r>
            <w:r w:rsidRPr="3070D2CA" w:rsidR="7398AEE2">
              <w:rPr>
                <w:rFonts w:ascii="Sarabun" w:hAnsi="Sarabun" w:eastAsia="Sarabun" w:cs="Sarabun"/>
              </w:rPr>
              <w:t>ใ</w:t>
            </w:r>
            <w:r w:rsidRPr="3070D2CA" w:rsidR="552CD3FD">
              <w:rPr>
                <w:rFonts w:ascii="Sarabun" w:hAnsi="Sarabun" w:eastAsia="Sarabun" w:cs="Sarabun"/>
              </w:rPr>
              <w:t>ห้ระบบแสดงหัวข้อ “ประเภทลูกค้า” และแสดงตัวเลือกประเภทเพิ่มเติม</w:t>
            </w:r>
          </w:p>
          <w:p w:rsidR="08CF79BA" w:rsidP="003778A5" w:rsidRDefault="7398AEE2" w14:paraId="2E0F95B2" w14:textId="4B5E7419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โดยให้สามารถเลือกประเภทได้จาก</w:t>
            </w:r>
            <w:r w:rsidRPr="3070D2CA" w:rsidR="52CD5EC1">
              <w:rPr>
                <w:rFonts w:ascii="Sarabun" w:hAnsi="Sarabun" w:eastAsia="Sarabun" w:cs="Sarabun"/>
              </w:rPr>
              <w:t xml:space="preserve"> 2 </w:t>
            </w:r>
            <w:r w:rsidRPr="3070D2CA">
              <w:rPr>
                <w:rFonts w:ascii="Sarabun" w:hAnsi="Sarabun" w:eastAsia="Sarabun" w:cs="Sarabun"/>
              </w:rPr>
              <w:t>ตัวเลือก ดังนี้</w:t>
            </w:r>
          </w:p>
          <w:p w:rsidR="08CF79BA" w:rsidP="003778A5" w:rsidRDefault="7398AEE2" w14:paraId="23117E13" w14:textId="31FE6783">
            <w:pPr>
              <w:pStyle w:val="ListParagraph"/>
              <w:widowControl w:val="0"/>
              <w:numPr>
                <w:ilvl w:val="2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ตัวเลือก </w:t>
            </w:r>
            <w:r w:rsidRPr="3070D2CA">
              <w:rPr>
                <w:rFonts w:ascii="Sarabun" w:hAnsi="Sarabun" w:eastAsia="Sarabun" w:cs="Sarabun"/>
                <w:b/>
                <w:bCs/>
              </w:rPr>
              <w:t>ซื้อจากบูธ/กิจกรรม</w:t>
            </w:r>
          </w:p>
          <w:p w:rsidR="08CF79BA" w:rsidP="003778A5" w:rsidRDefault="7398AEE2" w14:paraId="025476DB" w14:textId="0E53AF37">
            <w:pPr>
              <w:pStyle w:val="ListParagraph"/>
              <w:widowControl w:val="0"/>
              <w:numPr>
                <w:ilvl w:val="2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ตัวเลือก </w:t>
            </w:r>
            <w:r w:rsidRPr="3070D2CA">
              <w:rPr>
                <w:rFonts w:ascii="Sarabun" w:hAnsi="Sarabun" w:eastAsia="Sarabun" w:cs="Sarabun"/>
                <w:b/>
                <w:bCs/>
              </w:rPr>
              <w:t>ได้รับการแนะนำ</w:t>
            </w:r>
          </w:p>
          <w:p w:rsidR="3E666FBE" w:rsidP="003778A5" w:rsidRDefault="45420707" w14:paraId="2A26A4E4" w14:textId="5A5EC148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 xml:space="preserve">ให้ระบบ Default ตัวเลือก </w:t>
            </w:r>
            <w:r w:rsidRPr="3070D2CA">
              <w:rPr>
                <w:rFonts w:ascii="Sarabun" w:hAnsi="Sarabun" w:eastAsia="Sarabun" w:cs="Sarabun"/>
                <w:b/>
                <w:bCs/>
              </w:rPr>
              <w:t>ซื้อจากบูธ/กิจกรรม</w:t>
            </w:r>
            <w:r w:rsidRPr="3070D2CA">
              <w:rPr>
                <w:rFonts w:ascii="Sarabun" w:hAnsi="Sarabun" w:eastAsia="Sarabun" w:cs="Sarabun"/>
              </w:rPr>
              <w:t xml:space="preserve"> เสมอ</w:t>
            </w:r>
          </w:p>
          <w:p w:rsidR="08CF79BA" w:rsidP="003778A5" w:rsidRDefault="7398AEE2" w14:paraId="73B3B7A2" w14:textId="04F80CF3">
            <w:pPr>
              <w:pStyle w:val="ListParagraph"/>
              <w:widowControl w:val="0"/>
              <w:numPr>
                <w:ilvl w:val="1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จะต้องเลือกอย่างน้อย 1 ประเภท และไม่เป็นค่าว่าง</w:t>
            </w:r>
          </w:p>
          <w:p w:rsidR="04FA347F" w:rsidP="003778A5" w:rsidRDefault="71BCED10" w14:paraId="64DBD4B1" w14:textId="752D103F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ให้ระบบแสดงข้อความ Information ใน section:โครงการ</w:t>
            </w:r>
            <w:r w:rsidRPr="3070D2CA" w:rsidR="42B721D8">
              <w:rPr>
                <w:rFonts w:ascii="Sarabun" w:hAnsi="Sarabun" w:eastAsia="Sarabun" w:cs="Sarabun"/>
              </w:rPr>
              <w:t>ฯ</w:t>
            </w:r>
            <w:r w:rsidRPr="3070D2CA">
              <w:rPr>
                <w:rFonts w:ascii="Sarabun" w:hAnsi="Sarabun" w:eastAsia="Sarabun" w:cs="Sarabun"/>
              </w:rPr>
              <w:t xml:space="preserve"> มีข้อความว่า “กรุณาระบุข้อมูลตามจริงเพื่อรับสิทธิประโยชน์ตามโครงการของคุณ โดยสามารถระบุได้เพียงครั้งเดียวเท่านั้น </w:t>
            </w:r>
            <w:r w:rsidRPr="3070D2CA" w:rsidR="3FA1675C">
              <w:rPr>
                <w:rFonts w:ascii="Sarabun" w:hAnsi="Sarabun" w:eastAsia="Sarabun" w:cs="Sarabun"/>
              </w:rPr>
              <w:t>กรณีต้องการแก้ไขข้อมูล กรุณาติดต่อ everysite@thailife.com</w:t>
            </w:r>
            <w:r w:rsidRPr="3070D2CA">
              <w:rPr>
                <w:rFonts w:ascii="Sarabun" w:hAnsi="Sarabun" w:eastAsia="Sarabun" w:cs="Sarabun"/>
              </w:rPr>
              <w:t>”</w:t>
            </w:r>
          </w:p>
          <w:p w:rsidR="3E3CBA09" w:rsidP="003778A5" w:rsidRDefault="5E013995" w14:paraId="03080532" w14:textId="3C29CB49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</w:pPr>
            <w:r w:rsidRPr="3070D2CA">
              <w:rPr>
                <w:rFonts w:ascii="Sarabun" w:hAnsi="Sarabun" w:eastAsia="Sarabun" w:cs="Sarabun"/>
              </w:rPr>
              <w:t>ผู้ใช้งานที่มีสิทธิ์ในโครงการฯ สามารถระบุข้อมูล สถานที่ออกบูธ/กิจกรรม ในกรณีที่ใบคำขอมีสถา</w:t>
            </w:r>
            <w:r w:rsidRPr="3070D2CA" w:rsidR="60EB80CF">
              <w:rPr>
                <w:rFonts w:ascii="Sarabun" w:hAnsi="Sarabun" w:eastAsia="Sarabun" w:cs="Sarabun"/>
              </w:rPr>
              <w:t xml:space="preserve">นะ </w:t>
            </w:r>
            <w:r w:rsidRPr="3070D2CA">
              <w:rPr>
                <w:rFonts w:ascii="Sarabun" w:hAnsi="Sarabun" w:eastAsia="Sarabun" w:cs="Sarabun"/>
              </w:rPr>
              <w:t>โดยอ้างอิง</w:t>
            </w:r>
            <w:r w:rsidRPr="3070D2CA" w:rsidR="4609799B">
              <w:rPr>
                <w:rFonts w:ascii="Sarabun" w:hAnsi="Sarabun" w:eastAsia="Sarabun" w:cs="Sarabun"/>
              </w:rPr>
              <w:t>ตาม</w:t>
            </w:r>
            <w:r w:rsidRPr="3070D2CA">
              <w:rPr>
                <w:rFonts w:ascii="Sarabun" w:hAnsi="Sarabun" w:eastAsia="Sarabun" w:cs="Sarabun"/>
              </w:rPr>
              <w:t xml:space="preserve"> Sheet: All Status ในคอลัมภ์ R</w:t>
            </w:r>
            <w:r w:rsidRPr="3070D2CA" w:rsidR="19BE4E8D">
              <w:rPr>
                <w:rFonts w:ascii="Sarabun" w:hAnsi="Sarabun" w:eastAsia="Sarabun" w:cs="Sarabun"/>
              </w:rPr>
              <w:t>:</w:t>
            </w:r>
            <w:r w:rsidRPr="3070D2CA" w:rsidR="2C6964E0">
              <w:rPr>
                <w:rFonts w:ascii="Sarabun" w:hAnsi="Sarabun" w:eastAsia="Sarabun" w:cs="Sarabun"/>
              </w:rPr>
              <w:t xml:space="preserve"> </w:t>
            </w:r>
            <w:r w:rsidRPr="3070D2CA" w:rsidR="19BE4E8D">
              <w:rPr>
                <w:rFonts w:ascii="Sarabun" w:hAnsi="Sarabun" w:eastAsia="Sarabun" w:cs="Sarabun"/>
              </w:rPr>
              <w:t xml:space="preserve">แสดง section: “โครงการ Every Site” (กรณีที่ฝ่ายขายมีสิทธิ์) </w:t>
            </w:r>
            <w:hyperlink r:id="rId62">
              <w:r w:rsidRPr="3070D2CA" w:rsidR="19BE4E8D">
                <w:rPr>
                  <w:rStyle w:val="Hyperlink"/>
                </w:rPr>
                <w:t>[NASA] Status Master.xlsx</w:t>
              </w:r>
            </w:hyperlink>
          </w:p>
          <w:p w:rsidR="3574C1BB" w:rsidP="003778A5" w:rsidRDefault="6E7252BC" w14:paraId="07FC1F9D" w14:textId="05467099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3070D2CA">
              <w:rPr>
                <w:rFonts w:ascii="Sarabun" w:hAnsi="Sarabun" w:eastAsia="Sarabun" w:cs="Sarabun"/>
              </w:rPr>
              <w:t>กรณีที่ผู้ใช้งาน</w:t>
            </w:r>
            <w:r w:rsidRPr="3070D2CA" w:rsidR="0EFA50E7">
              <w:rPr>
                <w:rFonts w:ascii="Sarabun" w:hAnsi="Sarabun" w:eastAsia="Sarabun" w:cs="Sarabun"/>
              </w:rPr>
              <w:t xml:space="preserve">ที่มีสิทธิ์โครงการฯ </w:t>
            </w:r>
            <w:r w:rsidRPr="3070D2CA">
              <w:rPr>
                <w:rFonts w:ascii="Sarabun" w:hAnsi="Sarabun" w:eastAsia="Sarabun" w:cs="Sarabun"/>
              </w:rPr>
              <w:t>มีการระบุข้อมูล สถานที่ออกบูธ/กิจกรรม แล้วจะแสดงข้อมูลแบบ Read-only ไว้ตลอด</w:t>
            </w:r>
          </w:p>
          <w:p w:rsidR="3574C1BB" w:rsidP="3070D2CA" w:rsidRDefault="42F4877B" w14:paraId="45A2A022" w14:textId="620729C3">
            <w:pPr>
              <w:widowControl w:val="0"/>
              <w:spacing w:line="360" w:lineRule="auto"/>
              <w:rPr>
                <w:rFonts w:ascii="Sarabun" w:hAnsi="Sarabun" w:eastAsia="Sarabun" w:cs="Sarabun"/>
                <w:color w:val="FFFFFF" w:themeColor="background1"/>
                <w:lang w:bidi="th-TH"/>
              </w:rPr>
            </w:pPr>
            <w:r w:rsidRPr="3070D2CA">
              <w:rPr>
                <w:rFonts w:ascii="Sarabun" w:hAnsi="Sarabun" w:eastAsia="Sarabun" w:cs="Sarabun"/>
              </w:rPr>
              <w:t xml:space="preserve">อ้างอิงเอกสารของโครงการฯ  </w:t>
            </w:r>
            <w:hyperlink r:id="rId63">
              <w:r w:rsidRPr="3070D2CA" w:rsidR="69E19096">
                <w:rPr>
                  <w:rStyle w:val="Hyperlink"/>
                  <w:rFonts w:ascii="Sarabun" w:hAnsi="Sarabun" w:eastAsia="Sarabun" w:cs="Sarabun"/>
                </w:rPr>
                <w:t>[BR - TL Pro Plus] - บันทึกผู้มุ่งหวังโครงการ Worksite.docx</w:t>
              </w:r>
            </w:hyperlink>
          </w:p>
          <w:p w:rsidR="6339A4C1" w:rsidP="003778A5" w:rsidRDefault="6BCABDA4" w14:paraId="48CD0FF3" w14:textId="75CE97CD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  <w:color w:val="FFFFFF" w:themeColor="background1"/>
                <w:lang w:bidi="th-TH"/>
              </w:rPr>
            </w:pPr>
            <w:r w:rsidRPr="4513D033">
              <w:rPr>
                <w:rFonts w:ascii="Sarabun" w:hAnsi="Sarabun" w:eastAsia="Sarabun" w:cs="Sarabun"/>
                <w:color w:val="FFFFFF" w:themeColor="background1"/>
                <w:lang w:bidi="th-TH"/>
              </w:rPr>
              <w:t>สำรอง</w:t>
            </w:r>
          </w:p>
          <w:p w:rsidR="241F165A" w:rsidP="003778A5" w:rsidRDefault="6BCABDA4" w14:paraId="1D1FFA53" w14:textId="59B5DF81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Sarabun" w:hAnsi="Sarabun" w:eastAsia="Sarabun" w:cs="Sarabun"/>
                <w:color w:val="FFFFFF" w:themeColor="background1"/>
                <w:sz w:val="24"/>
                <w:szCs w:val="24"/>
                <w:lang w:bidi="th-TH"/>
              </w:rPr>
            </w:pPr>
            <w:r w:rsidRPr="4513D033">
              <w:rPr>
                <w:rFonts w:ascii="Sarabun" w:hAnsi="Sarabun" w:eastAsia="Sarabun" w:cs="Sarabun"/>
                <w:color w:val="FFFFFF" w:themeColor="background1"/>
                <w:sz w:val="24"/>
                <w:szCs w:val="24"/>
                <w:lang w:bidi="th-TH"/>
              </w:rPr>
              <w:t>สำรอง</w:t>
            </w:r>
          </w:p>
        </w:tc>
      </w:tr>
      <w:tr w:rsidR="241F165A" w:rsidTr="21E94FA9" w14:paraId="33FD05F4" w14:textId="77777777">
        <w:trPr>
          <w:trHeight w:val="300"/>
        </w:trPr>
        <w:tc>
          <w:tcPr>
            <w:tcW w:w="166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1F09F4C4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241F165A" w14:paraId="154B71A7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241F165A" w:rsidTr="21E94FA9" w14:paraId="3AD0F001" w14:textId="77777777">
        <w:trPr>
          <w:trHeight w:val="300"/>
        </w:trPr>
        <w:tc>
          <w:tcPr>
            <w:tcW w:w="1668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1C587847" w14:paraId="7E49BA4C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1F165A" w:rsidP="241F165A" w:rsidRDefault="241F165A" w14:paraId="1C1595B3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56E5707E" w:rsidP="5AB76AB7" w:rsidRDefault="56E5707E" w14:paraId="03D75851" w14:textId="6D9B8724">
      <w:pPr>
        <w:rPr>
          <w:color w:val="000000" w:themeColor="text1"/>
        </w:rPr>
      </w:pPr>
    </w:p>
    <w:p w:rsidR="56E5707E" w:rsidP="5AB76AB7" w:rsidRDefault="56E5707E" w14:paraId="7B7B0BC5" w14:textId="386334C2">
      <w:pPr>
        <w:rPr>
          <w:color w:val="000000" w:themeColor="text1"/>
        </w:rPr>
      </w:pPr>
    </w:p>
    <w:p w:rsidR="56E5707E" w:rsidP="5AB76AB7" w:rsidRDefault="56E5707E" w14:paraId="6EF4A28E" w14:textId="24F26090">
      <w:pPr>
        <w:rPr>
          <w:color w:val="000000" w:themeColor="text1"/>
          <w:lang w:val="en-US"/>
        </w:rPr>
      </w:pPr>
    </w:p>
    <w:p w:rsidRPr="00915925" w:rsidR="00915925" w:rsidP="5AB76AB7" w:rsidRDefault="00915925" w14:paraId="41473F96" w14:textId="77777777">
      <w:pPr>
        <w:rPr>
          <w:color w:val="000000" w:themeColor="text1"/>
          <w:lang w:val="en-US"/>
        </w:rPr>
      </w:pPr>
    </w:p>
    <w:p w:rsidR="7FDB0877" w:rsidRDefault="7FDB0877" w14:paraId="1B6A52D7" w14:textId="411149FF">
      <w:pPr>
        <w:rPr>
          <w:del w:author="Chonlada Chomson" w:date="2026-03-12T07:16:00Z" w16du:dateUtc="2026-03-12T07:16:02Z" w:id="40"/>
        </w:rPr>
      </w:pPr>
    </w:p>
    <w:p w:rsidR="7FDB0877" w:rsidP="7FDB0877" w:rsidRDefault="7FDB0877" w14:paraId="5DD6C876" w14:textId="1BACC3C6">
      <w:pPr>
        <w:rPr>
          <w:color w:val="000000" w:themeColor="text1"/>
        </w:rPr>
      </w:pPr>
    </w:p>
    <w:tbl>
      <w:tblPr>
        <w:tblW w:w="0" w:type="auto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00" w:firstRow="0" w:lastRow="0" w:firstColumn="0" w:lastColumn="0" w:noHBand="1" w:noVBand="1"/>
      </w:tblPr>
      <w:tblGrid>
        <w:gridCol w:w="1635"/>
        <w:gridCol w:w="8089"/>
      </w:tblGrid>
      <w:tr w:rsidR="5AB76AB7" w:rsidTr="52FFD849" w14:paraId="31F2FAFB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6B577225" w14:paraId="7A881A46" w14:textId="39D29E0B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Requirement No.</w:t>
            </w:r>
            <w:r w:rsidRPr="21E94FA9" w:rsidR="7F38EFDD">
              <w:rPr>
                <w:rFonts w:ascii="Sarabun" w:hAnsi="Sarabun" w:eastAsia="Sarabun" w:cs="Sarabun"/>
                <w:color w:val="FFFFFF" w:themeColor="background1"/>
              </w:rPr>
              <w:t>9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0E22D1F" w:rsidP="5AB76AB7" w:rsidRDefault="007885B8" w14:paraId="1111C4DE" w14:textId="7C91358C">
            <w:pPr>
              <w:pStyle w:val="Heading4"/>
              <w:widowControl w:val="0"/>
              <w:rPr>
                <w:b/>
                <w:bCs/>
              </w:rPr>
            </w:pPr>
            <w:commentRangeStart w:id="41"/>
            <w:commentRangeStart w:id="42"/>
            <w:r w:rsidRPr="7FDB0877">
              <w:rPr>
                <w:b/>
                <w:bCs/>
              </w:rPr>
              <w:t>[Sprint 1</w:t>
            </w:r>
            <w:r w:rsidRPr="7FDB0877" w:rsidR="760C905A">
              <w:rPr>
                <w:b/>
                <w:bCs/>
              </w:rPr>
              <w:t>5</w:t>
            </w:r>
            <w:r w:rsidRPr="7FDB0877">
              <w:rPr>
                <w:b/>
                <w:bCs/>
              </w:rPr>
              <w:t>] Application Data Retention</w:t>
            </w:r>
            <w:commentRangeEnd w:id="41"/>
            <w:r w:rsidR="5AB76AB7">
              <w:rPr>
                <w:rStyle w:val="CommentReference"/>
                <w:b/>
                <w:bCs/>
                <w:sz w:val="22"/>
                <w:szCs w:val="22"/>
              </w:rPr>
              <w:commentReference w:id="41"/>
            </w:r>
            <w:commentRangeEnd w:id="42"/>
            <w:r>
              <w:rPr>
                <w:rStyle w:val="CommentReference"/>
              </w:rPr>
              <w:commentReference w:id="42"/>
            </w:r>
          </w:p>
        </w:tc>
      </w:tr>
      <w:tr w:rsidR="5AB76AB7" w:rsidTr="52FFD849" w14:paraId="50F6C4F3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40C77DEE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5AB76AB7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19EF51A1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N/A</w:t>
            </w:r>
          </w:p>
        </w:tc>
      </w:tr>
      <w:tr w:rsidR="5AB76AB7" w:rsidTr="52FFD849" w14:paraId="3CE6CB8F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107DF658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5AB76AB7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1294849A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N/A</w:t>
            </w:r>
          </w:p>
        </w:tc>
      </w:tr>
      <w:tr w:rsidR="5AB76AB7" w:rsidTr="52FFD849" w14:paraId="63AC476B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349F7ED3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5AB76AB7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11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71001A85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5AB76AB7" w:rsidTr="52FFD849" w14:paraId="1492B89D" w14:textId="77777777">
        <w:trPr>
          <w:trHeight w:val="420"/>
        </w:trPr>
        <w:tc>
          <w:tcPr>
            <w:tcW w:w="9750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65B9BCEF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5AB76AB7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5AB76AB7" w:rsidTr="52FFD849" w14:paraId="73E59668" w14:textId="77777777">
        <w:trPr>
          <w:trHeight w:val="420"/>
        </w:trPr>
        <w:tc>
          <w:tcPr>
            <w:tcW w:w="975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E460E8C" w:rsidP="003778A5" w:rsidRDefault="488306FE" w14:paraId="1ED9433A" w14:textId="16318F2C">
            <w:pPr>
              <w:pStyle w:val="ListParagraph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  <w:b/>
                <w:bCs/>
              </w:rPr>
              <w:t>ระบบเก็บรักษาข้อมูลที่ถูกสร้างในระบบ เป็นระยะเวลา 30 วัน นับตั้งแต่วันที่สร้างใบเสนอขาย จากนั้นหากข้อมูลมีอายุเกิน 30 วัน ระบบจะต้องลบข้อมูลออกจาก</w:t>
            </w:r>
            <w:r w:rsidRPr="7FDB0877" w:rsidR="75CD470A">
              <w:rPr>
                <w:rFonts w:ascii="Sarabun" w:hAnsi="Sarabun" w:eastAsia="Sarabun" w:cs="Sarabun"/>
                <w:b/>
                <w:bCs/>
              </w:rPr>
              <w:t>หน้า</w:t>
            </w:r>
            <w:r w:rsidRPr="7FDB0877" w:rsidR="27BCA2B6">
              <w:rPr>
                <w:rFonts w:ascii="Sarabun" w:hAnsi="Sarabun" w:eastAsia="Sarabun" w:cs="Sarabun"/>
                <w:b/>
                <w:bCs/>
              </w:rPr>
              <w:t>ระบบ</w:t>
            </w:r>
            <w:r w:rsidRPr="7FDB0877">
              <w:rPr>
                <w:rFonts w:ascii="Sarabun" w:hAnsi="Sarabun" w:eastAsia="Sarabun" w:cs="Sarabun"/>
                <w:b/>
                <w:bCs/>
              </w:rPr>
              <w:t>โดยอัตโนมัติ โดยมีข้อมูลดังนี้</w:t>
            </w:r>
          </w:p>
          <w:p w:rsidR="73816A14" w:rsidP="003778A5" w:rsidRDefault="373810B4" w14:paraId="147EEE29" w14:textId="4F14AFA2">
            <w:pPr>
              <w:pStyle w:val="ListParagraph"/>
              <w:widowControl w:val="0"/>
              <w:numPr>
                <w:ilvl w:val="1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  </w:t>
            </w:r>
            <w:r w:rsidRPr="7FDB0877" w:rsidR="488306FE">
              <w:rPr>
                <w:rFonts w:ascii="Sarabun" w:hAnsi="Sarabun" w:eastAsia="Sarabun" w:cs="Sarabun"/>
              </w:rPr>
              <w:t xml:space="preserve">ใบคำขอที่จับคู่ใบเสนอขายแล้วแต่ยังไม่ Consent </w:t>
            </w:r>
            <w:r w:rsidRPr="7FDB0877" w:rsidR="62282AF5">
              <w:rPr>
                <w:rFonts w:ascii="Sarabun" w:hAnsi="Sarabun" w:eastAsia="Sarabun" w:cs="Sarabun"/>
              </w:rPr>
              <w:t>Lead</w:t>
            </w:r>
          </w:p>
          <w:p w:rsidR="2E460E8C" w:rsidP="003778A5" w:rsidRDefault="488306FE" w14:paraId="07C7A94B" w14:textId="7B773240">
            <w:pPr>
              <w:pStyle w:val="ListParagraph"/>
              <w:widowControl w:val="0"/>
              <w:numPr>
                <w:ilvl w:val="1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 </w:t>
            </w:r>
            <w:r w:rsidRPr="7FDB0877" w:rsidR="1883F478">
              <w:rPr>
                <w:rFonts w:ascii="Sarabun" w:hAnsi="Sarabun" w:eastAsia="Sarabun" w:cs="Sarabun"/>
              </w:rPr>
              <w:t xml:space="preserve"> </w:t>
            </w:r>
            <w:r w:rsidRPr="7FDB0877">
              <w:rPr>
                <w:rFonts w:ascii="Sarabun" w:hAnsi="Sarabun" w:eastAsia="Sarabun" w:cs="Sarabun"/>
              </w:rPr>
              <w:t>เอกสารแนบ / ภาพถ่าย</w:t>
            </w:r>
            <w:r w:rsidRPr="7FDB0877" w:rsidR="76D7C0BC">
              <w:rPr>
                <w:rFonts w:ascii="Sarabun" w:hAnsi="Sarabun" w:eastAsia="Sarabun" w:cs="Sarabun"/>
              </w:rPr>
              <w:t xml:space="preserve"> ในใบคำขอ</w:t>
            </w:r>
          </w:p>
          <w:p w:rsidR="5AB76AB7" w:rsidP="5AB76AB7" w:rsidRDefault="5AB76AB7" w14:paraId="1DB9E25A" w14:textId="5A54E0E0">
            <w:pPr>
              <w:widowControl w:val="0"/>
              <w:spacing w:line="360" w:lineRule="auto"/>
              <w:rPr>
                <w:rFonts w:ascii="Sarabun" w:hAnsi="Sarabun" w:eastAsia="Sarabun" w:cs="Sarabun"/>
                <w:b/>
                <w:bCs/>
              </w:rPr>
            </w:pPr>
          </w:p>
          <w:p w:rsidR="467ADE55" w:rsidP="003778A5" w:rsidRDefault="52FFD849" w14:paraId="562C2D27" w14:textId="37B331D0">
            <w:pPr>
              <w:pStyle w:val="ListParagraph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Sarabun" w:hAnsi="Sarabun" w:eastAsia="Sarabun" w:cs="Sarabun"/>
                <w:b/>
                <w:bCs/>
              </w:rPr>
            </w:pPr>
            <w:r w:rsidRPr="52FFD849">
              <w:rPr>
                <w:rFonts w:ascii="Sarabun" w:hAnsi="Sarabun" w:eastAsia="Sarabun" w:cs="Sarabun"/>
                <w:b/>
                <w:bCs/>
              </w:rPr>
              <w:t>ระบบเก็บรักษาข้อมูลที่ถูกสร้างในระบบ เป็นระยะเวลา 1 เดือน (30 วัน) นับตั้งแต่วันที่อนุมัติกรมธรม์ หรือ อนุมัติกรมธรรม์แบบมีเบี้ยเกิน จากนั้นหากข้อมูลมีอายุเกิน 1 ปี (365 วัน) ระบบจะต้องลบข้อมูล PDF ออกจากหน้าระบบโดยอัตโนมัติ โดยมีข้อมูลดังนี้</w:t>
            </w:r>
          </w:p>
          <w:p w:rsidR="2D7CDB9D" w:rsidP="003778A5" w:rsidRDefault="41AF249F" w14:paraId="3A1C1771" w14:textId="45D44867">
            <w:pPr>
              <w:pStyle w:val="ListParagraph"/>
              <w:widowControl w:val="0"/>
              <w:numPr>
                <w:ilvl w:val="1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ใบคำขอที่มีสถานะ อนุมัติออกกรมธรรม์ ในรูปแบบ PDF</w:t>
            </w:r>
          </w:p>
          <w:p w:rsidR="2D7CDB9D" w:rsidP="003778A5" w:rsidRDefault="1B3E9962" w14:paraId="6FF3DD44" w14:textId="017AAAB3">
            <w:pPr>
              <w:pStyle w:val="ListParagraph"/>
              <w:widowControl w:val="0"/>
              <w:numPr>
                <w:ilvl w:val="1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>ใบคำขอที่มีสถานะ อนุมัติออกกรมธรรม์มีเบี้ยเกิน ในรูปแบบ PDF</w:t>
            </w:r>
          </w:p>
          <w:p w:rsidR="369BE940" w:rsidP="003778A5" w:rsidRDefault="369BE940" w14:paraId="424ADEB4" w14:textId="38494DBE">
            <w:pPr>
              <w:pStyle w:val="ListParagraph"/>
              <w:widowControl w:val="0"/>
              <w:numPr>
                <w:ilvl w:val="1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 xml:space="preserve">  </w:t>
            </w:r>
            <w:r w:rsidRPr="5AB76AB7" w:rsidR="4986CA9D">
              <w:rPr>
                <w:rFonts w:ascii="Sarabun" w:hAnsi="Sarabun" w:eastAsia="Sarabun" w:cs="Sarabun"/>
              </w:rPr>
              <w:t>ลายมือชื่ออิเล็กทรอนิกส์</w:t>
            </w:r>
          </w:p>
          <w:p w:rsidR="2D190758" w:rsidP="003778A5" w:rsidRDefault="2D190758" w14:paraId="198A176A" w14:textId="21E9C663">
            <w:pPr>
              <w:pStyle w:val="ListParagraph"/>
              <w:widowControl w:val="0"/>
              <w:numPr>
                <w:ilvl w:val="1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 xml:space="preserve">  หน้า Application Detail</w:t>
            </w:r>
          </w:p>
          <w:p w:rsidR="2D190758" w:rsidP="003778A5" w:rsidRDefault="4CB9B74D" w14:paraId="3DDDB425" w14:textId="745B3D65">
            <w:pPr>
              <w:pStyle w:val="ListParagraph"/>
              <w:widowControl w:val="0"/>
              <w:numPr>
                <w:ilvl w:val="2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61DC97E2">
              <w:rPr>
                <w:rFonts w:ascii="Sarabun" w:hAnsi="Sarabun" w:eastAsia="Sarabun" w:cs="Sarabun"/>
              </w:rPr>
              <w:t>จะไม่แสดงปุ่ม ส่งอีเมล และ ดูใบคำขอและเอกสารอื่นๆที่เกี่ยวข้อง, ใบเสนอขาย, ใบเสร็จรับเงินชั่วคราว</w:t>
            </w:r>
            <w:r w:rsidRPr="61DC97E2" w:rsidR="5767F751">
              <w:rPr>
                <w:rFonts w:ascii="Sarabun" w:hAnsi="Sarabun" w:eastAsia="Sarabun" w:cs="Sarabun"/>
              </w:rPr>
              <w:t xml:space="preserve"> ในรูปแบบ PDF</w:t>
            </w:r>
            <w:r w:rsidRPr="61DC97E2" w:rsidR="501F5544">
              <w:rPr>
                <w:rFonts w:ascii="Sarabun" w:hAnsi="Sarabun" w:eastAsia="Sarabun" w:cs="Sarabun"/>
              </w:rPr>
              <w:t xml:space="preserve"> โดยนับจากวันที่</w:t>
            </w:r>
            <w:r w:rsidRPr="61DC97E2" w:rsidR="5FB9B9D6">
              <w:rPr>
                <w:rFonts w:ascii="Sarabun" w:hAnsi="Sarabun" w:eastAsia="Sarabun" w:cs="Sarabun"/>
              </w:rPr>
              <w:t>สร้างใบเสนอขาย</w:t>
            </w:r>
          </w:p>
          <w:p w:rsidR="3C1DE9AC" w:rsidP="003778A5" w:rsidRDefault="1FB9E506" w14:paraId="6153E5BC" w14:textId="0FDFFB1E">
            <w:pPr>
              <w:pStyle w:val="ListParagraph"/>
              <w:widowControl w:val="0"/>
              <w:numPr>
                <w:ilvl w:val="2"/>
                <w:numId w:val="5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61DC97E2">
              <w:rPr>
                <w:rFonts w:ascii="Sarabun" w:hAnsi="Sarabun" w:eastAsia="Sarabun" w:cs="Sarabun"/>
              </w:rPr>
              <w:t>แสดงข้อมูลรายละเอียดของใบคำขอนั้นๆ ประกอบด้วย</w:t>
            </w:r>
            <w:r w:rsidRPr="61DC97E2" w:rsidR="72D604B8">
              <w:rPr>
                <w:rFonts w:ascii="Sarabun" w:hAnsi="Sarabun" w:eastAsia="Sarabun" w:cs="Sarabun"/>
              </w:rPr>
              <w:t xml:space="preserve">ข้อมูลตาม </w:t>
            </w:r>
            <w:hyperlink w:history="1" w:anchor="Bookmark1">
              <w:r w:rsidRPr="4513D033" w:rsidR="137CDB54">
                <w:rPr>
                  <w:rStyle w:val="Hyperlink"/>
                  <w:rFonts w:ascii="Sarabun" w:hAnsi="Sarabun" w:eastAsia="Sarabun" w:cs="Sarabun"/>
                </w:rPr>
                <w:t>Requirement No.1</w:t>
              </w:r>
            </w:hyperlink>
            <w:r w:rsidRPr="61DC97E2" w:rsidR="72D604B8">
              <w:rPr>
                <w:rFonts w:ascii="Sarabun" w:hAnsi="Sarabun" w:eastAsia="Sarabun" w:cs="Sarabun"/>
              </w:rPr>
              <w:t xml:space="preserve"> </w:t>
            </w:r>
          </w:p>
          <w:p w:rsidR="5AB76AB7" w:rsidP="00915925" w:rsidRDefault="5AB76AB7" w14:paraId="3948D037" w14:textId="4F40217C">
            <w:pPr>
              <w:widowControl w:val="0"/>
              <w:spacing w:line="360" w:lineRule="auto"/>
              <w:rPr>
                <w:rFonts w:ascii="Sarabun" w:hAnsi="Sarabun" w:eastAsia="Sarabun" w:cs="Sarabun"/>
                <w:lang w:val="en-US"/>
              </w:rPr>
            </w:pPr>
          </w:p>
          <w:p w:rsidRPr="00915925" w:rsidR="00676957" w:rsidP="00915925" w:rsidRDefault="00676957" w14:paraId="2730E2C8" w14:textId="77777777">
            <w:pPr>
              <w:widowControl w:val="0"/>
              <w:spacing w:line="360" w:lineRule="auto"/>
              <w:rPr>
                <w:rFonts w:ascii="Sarabun" w:hAnsi="Sarabun" w:eastAsia="Sarabun" w:cs="Sarabun"/>
                <w:lang w:val="en-US"/>
              </w:rPr>
            </w:pPr>
          </w:p>
          <w:p w:rsidR="0C2983BE" w:rsidP="003778A5" w:rsidRDefault="56A52C5C" w14:paraId="5CCB08B4" w14:textId="3A4ADE25">
            <w:pPr>
              <w:pStyle w:val="ListParagraph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Sarabun" w:hAnsi="Sarabun" w:eastAsia="Sarabun" w:cs="Sarabun"/>
                <w:b/>
                <w:bCs/>
              </w:rPr>
            </w:pPr>
            <w:commentRangeStart w:id="43"/>
            <w:r w:rsidRPr="7FDB0877">
              <w:rPr>
                <w:rFonts w:ascii="Sarabun" w:hAnsi="Sarabun" w:eastAsia="Sarabun" w:cs="Sarabun"/>
                <w:b/>
                <w:bCs/>
              </w:rPr>
              <w:t>เงื่อนไขของ</w:t>
            </w:r>
            <w:r w:rsidRPr="7FDB0877" w:rsidR="17B89DA6">
              <w:rPr>
                <w:rFonts w:ascii="Sarabun" w:hAnsi="Sarabun" w:eastAsia="Sarabun" w:cs="Sarabun"/>
                <w:b/>
                <w:bCs/>
              </w:rPr>
              <w:t>ใบคำขอ</w:t>
            </w:r>
            <w:commentRangeStart w:id="44"/>
            <w:r w:rsidRPr="7FDB0877" w:rsidR="17B89DA6">
              <w:rPr>
                <w:rFonts w:ascii="Sarabun" w:hAnsi="Sarabun" w:eastAsia="Sarabun" w:cs="Sarabun"/>
                <w:b/>
                <w:bCs/>
              </w:rPr>
              <w:t>หมดอาย</w:t>
            </w:r>
            <w:r w:rsidRPr="7FDB0877" w:rsidR="2714F3AF">
              <w:rPr>
                <w:rFonts w:ascii="Sarabun" w:hAnsi="Sarabun" w:eastAsia="Sarabun" w:cs="Sarabun"/>
                <w:b/>
                <w:bCs/>
              </w:rPr>
              <w:t>ุ</w:t>
            </w:r>
            <w:commentRangeEnd w:id="43"/>
            <w:r w:rsidR="0C2983BE">
              <w:rPr>
                <w:rStyle w:val="CommentReference"/>
                <w:rFonts w:ascii="Sarabun" w:hAnsi="Sarabun" w:eastAsia="Sarabun" w:cs="Sarabun"/>
                <w:b/>
                <w:bCs/>
                <w:sz w:val="22"/>
                <w:szCs w:val="22"/>
              </w:rPr>
              <w:commentReference w:id="43"/>
            </w:r>
            <w:commentRangeEnd w:id="44"/>
            <w:r w:rsidR="0C2983BE">
              <w:rPr>
                <w:rStyle w:val="CommentReference"/>
                <w:rFonts w:ascii="Sarabun" w:hAnsi="Sarabun" w:eastAsia="Sarabun" w:cs="Sarabun"/>
                <w:b/>
                <w:bCs/>
                <w:sz w:val="22"/>
                <w:szCs w:val="22"/>
              </w:rPr>
              <w:commentReference w:id="44"/>
            </w:r>
          </w:p>
          <w:p w:rsidR="5AB76AB7" w:rsidP="005E58B9" w:rsidRDefault="160B6342" w14:paraId="207F3EEF" w14:textId="6C3A6691">
            <w:pPr>
              <w:widowControl w:val="0"/>
              <w:numPr>
                <w:ilvl w:val="0"/>
                <w:numId w:val="13"/>
              </w:numPr>
              <w:spacing w:line="360" w:lineRule="auto"/>
              <w:ind w:left="1440"/>
              <w:rPr>
                <w:rFonts w:ascii="Sarabun" w:hAnsi="Sarabun" w:eastAsia="Sarabun" w:cs="Sarabun"/>
              </w:rPr>
            </w:pPr>
            <w:r w:rsidRPr="160B6342">
              <w:rPr>
                <w:rFonts w:ascii="Sarabun" w:hAnsi="Sarabun" w:eastAsia="Sarabun" w:cs="Sarabun"/>
                <w:highlight w:val="yellow"/>
              </w:rPr>
              <w:t>วันหมดอายุใบคำขอ ขึ้นอยู่กับวันหมดอายุของใบเสนอขาย (กรณีที่ใบเสนอขายที่ออกเลข Ref. มาแล้ว 10 วัน, ใบคำขอจะคงเหลือ 20 วัน) *ไม่รวมกรณีที่ผู้ขอเอาประกันภัยอายุเปลี่ยน</w:t>
            </w:r>
          </w:p>
          <w:p w:rsidR="160B6342" w:rsidP="005E58B9" w:rsidRDefault="160B6342" w14:paraId="0AA7D13C" w14:textId="38E4E9FB">
            <w:pPr>
              <w:widowControl w:val="0"/>
              <w:numPr>
                <w:ilvl w:val="0"/>
                <w:numId w:val="13"/>
              </w:numPr>
              <w:spacing w:line="360" w:lineRule="auto"/>
              <w:ind w:left="1440"/>
              <w:rPr>
                <w:rFonts w:ascii="Sarabun" w:hAnsi="Sarabun" w:eastAsia="Sarabun" w:cs="Sarabun"/>
              </w:rPr>
            </w:pPr>
            <w:r w:rsidRPr="160B6342">
              <w:rPr>
                <w:rFonts w:ascii="Sarabun" w:hAnsi="Sarabun" w:eastAsia="Sarabun" w:cs="Sarabun"/>
              </w:rPr>
              <w:t xml:space="preserve">กรณีผู้มุ่งหวัง ไม่ได้มีการ Consent Lead แต่มีการ Consent PDPA (Policy) </w:t>
            </w:r>
            <w:r w:rsidRPr="160B6342">
              <w:rPr>
                <w:rFonts w:ascii="Sarabun" w:hAnsi="Sarabun" w:eastAsia="Sarabun" w:cs="Sarabun"/>
                <w:b/>
                <w:bCs/>
                <w:color w:val="FF0000"/>
              </w:rPr>
              <w:t>จะไม่เข้าเงื่อนไขหมดอายุ</w:t>
            </w:r>
            <w:r w:rsidRPr="160B6342">
              <w:rPr>
                <w:rFonts w:ascii="Sarabun" w:hAnsi="Sarabun" w:eastAsia="Sarabun" w:cs="Sarabun"/>
              </w:rPr>
              <w:t xml:space="preserve"> เนื่องจากเริ่มนับ Consent PDPA (Policy) จากวันที่ Consent Date</w:t>
            </w:r>
          </w:p>
          <w:p w:rsidR="160B6342" w:rsidP="005E58B9" w:rsidRDefault="1B3E9962" w14:paraId="01616186" w14:textId="04EEE2A8">
            <w:pPr>
              <w:widowControl w:val="0"/>
              <w:numPr>
                <w:ilvl w:val="0"/>
                <w:numId w:val="13"/>
              </w:numPr>
              <w:spacing w:line="360" w:lineRule="auto"/>
              <w:ind w:left="1440"/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 xml:space="preserve">กรณีผู้มุ่งหวัง และใบเสนอขาย ไม่ได้มีการ Consent Lead แต่มีการ Consent PDPA (Policy) </w:t>
            </w:r>
            <w:r w:rsidRPr="1B3E9962">
              <w:rPr>
                <w:rFonts w:ascii="Sarabun" w:hAnsi="Sarabun" w:eastAsia="Sarabun" w:cs="Sarabun"/>
                <w:b/>
                <w:bCs/>
                <w:color w:val="FF0000"/>
              </w:rPr>
              <w:t>จะไม่เข้าเงื่อนไขหมดอาย</w:t>
            </w:r>
            <w:r w:rsidRPr="1B3E9962">
              <w:rPr>
                <w:rFonts w:ascii="Sarabun" w:hAnsi="Sarabun" w:eastAsia="Sarabun" w:cs="Sarabun"/>
                <w:color w:val="FF0000"/>
              </w:rPr>
              <w:t>ุ</w:t>
            </w:r>
            <w:r w:rsidRPr="1B3E9962">
              <w:rPr>
                <w:rFonts w:ascii="Sarabun" w:hAnsi="Sarabun" w:eastAsia="Sarabun" w:cs="Sarabun"/>
              </w:rPr>
              <w:t xml:space="preserve"> เนื่องจากเริ่มนับ Consent PDPA (Policy) จากวันที่ Consent Date</w:t>
            </w:r>
          </w:p>
          <w:p w:rsidR="5AB76AB7" w:rsidP="005E58B9" w:rsidRDefault="5AB76AB7" w14:paraId="58AA3B30" w14:textId="265E7FB9">
            <w:pPr>
              <w:widowControl w:val="0"/>
              <w:numPr>
                <w:ilvl w:val="0"/>
                <w:numId w:val="13"/>
              </w:numPr>
              <w:spacing w:line="360" w:lineRule="auto"/>
              <w:ind w:left="144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การยกเลิกขายแบบประกัน หรือสัญญาเพิ่มเติมที่เลือก และอยู่ในสถานะกำลังดำเนินการ ในส่วนการทำใบคำขอ และใบคำขอที่อยู่ในสถานะ รอชำระเบี้ย จะหมดอายุทันที (อ้างอิงจากใบเสนอขายหมดอายุ)</w:t>
            </w:r>
          </w:p>
          <w:p w:rsidR="2BB83D1D" w:rsidP="005E58B9" w:rsidRDefault="1B3E9962" w14:paraId="041C1898" w14:textId="6CA28058">
            <w:pPr>
              <w:widowControl w:val="0"/>
              <w:numPr>
                <w:ilvl w:val="0"/>
                <w:numId w:val="13"/>
              </w:numPr>
              <w:spacing w:line="360" w:lineRule="auto"/>
              <w:ind w:left="1440"/>
              <w:rPr>
                <w:rFonts w:ascii="Sarabun" w:hAnsi="Sarabun" w:eastAsia="Sarabun" w:cs="Sarabun"/>
              </w:rPr>
            </w:pPr>
            <w:commentRangeStart w:id="46"/>
            <w:commentRangeStart w:id="47"/>
            <w:r w:rsidRPr="1B3E9962">
              <w:rPr>
                <w:rFonts w:ascii="Sarabun" w:hAnsi="Sarabun" w:eastAsia="Sarabun" w:cs="Sarabun"/>
              </w:rPr>
              <w:t>ใบคำขอที่ตรวจสอบพบข้อมูลผู้ขอเอาประกันภัย และข้อมูล DOPA ไม่สัมพันธ์กันจะหมดอายุ</w:t>
            </w:r>
            <w:commentRangeStart w:id="48"/>
            <w:r w:rsidRPr="1B3E9962">
              <w:rPr>
                <w:rFonts w:ascii="Sarabun" w:hAnsi="Sarabun" w:eastAsia="Sarabun" w:cs="Sarabun"/>
              </w:rPr>
              <w:t>ทันที</w:t>
            </w:r>
            <w:commentRangeEnd w:id="46"/>
            <w:r w:rsidR="2BB83D1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46"/>
            </w:r>
            <w:commentRangeEnd w:id="47"/>
            <w:r>
              <w:rPr>
                <w:rStyle w:val="CommentReference"/>
              </w:rPr>
              <w:commentReference w:id="47"/>
            </w:r>
            <w:commentRangeEnd w:id="48"/>
            <w:r w:rsidR="2BB83D1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48"/>
            </w:r>
          </w:p>
          <w:p w:rsidR="379A9151" w:rsidP="005E58B9" w:rsidRDefault="1B3E9962" w14:paraId="71DBC8FA" w14:textId="5CE70B89">
            <w:pPr>
              <w:widowControl w:val="0"/>
              <w:numPr>
                <w:ilvl w:val="2"/>
                <w:numId w:val="13"/>
              </w:numPr>
              <w:spacing w:line="360" w:lineRule="auto"/>
              <w:rPr>
                <w:rFonts w:ascii="Sarabun" w:hAnsi="Sarabun" w:eastAsia="Sarabun" w:cs="Sarabun"/>
              </w:rPr>
            </w:pPr>
            <w:r w:rsidRPr="1B3E9962">
              <w:rPr>
                <w:rFonts w:ascii="Sarabun" w:hAnsi="Sarabun" w:eastAsia="Sarabun" w:cs="Sarabun"/>
              </w:rPr>
              <w:t>เลขบัตรประจำตัวประชาชน</w:t>
            </w:r>
          </w:p>
          <w:p w:rsidR="522FD005" w:rsidP="005E58B9" w:rsidRDefault="321497D1" w14:paraId="72E5458C" w14:textId="241FE870">
            <w:pPr>
              <w:widowControl w:val="0"/>
              <w:numPr>
                <w:ilvl w:val="0"/>
                <w:numId w:val="13"/>
              </w:numPr>
              <w:spacing w:line="360" w:lineRule="auto"/>
              <w:ind w:left="144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ใบคำขอที่ตรวจสอบทำ e-KYC มีผลไม่ผ่านทั้ง DOPA, Face Liveness และ Face Compare ใบคำขอหมดอายุทันที </w:t>
            </w:r>
            <w:r w:rsidRPr="7FDB0877" w:rsidR="78444AA2">
              <w:rPr>
                <w:rFonts w:ascii="Sarabun" w:hAnsi="Sarabun" w:eastAsia="Sarabun" w:cs="Sarabun"/>
              </w:rPr>
              <w:t>(ตรวจสอบได้เฉพาะกรณีที่เรียก API E-KYC ได้)</w:t>
            </w:r>
          </w:p>
          <w:p w:rsidR="7BD23194" w:rsidP="005E58B9" w:rsidRDefault="12C9C533" w14:paraId="70289CED" w14:textId="5BAB3895">
            <w:pPr>
              <w:widowControl w:val="0"/>
              <w:numPr>
                <w:ilvl w:val="0"/>
                <w:numId w:val="13"/>
              </w:numPr>
              <w:spacing w:line="360" w:lineRule="auto"/>
              <w:ind w:left="1440"/>
              <w:rPr>
                <w:rFonts w:ascii="Sarabun" w:hAnsi="Sarabun" w:eastAsia="Sarabun" w:cs="Sarabun"/>
              </w:rPr>
            </w:pPr>
            <w:commentRangeStart w:id="49"/>
            <w:r w:rsidRPr="7FDB0877">
              <w:rPr>
                <w:rFonts w:ascii="Sarabun" w:hAnsi="Sarabun" w:eastAsia="Sarabun" w:cs="Sarabun"/>
              </w:rPr>
              <w:t xml:space="preserve">แบบประกัน </w:t>
            </w:r>
            <w:r w:rsidRPr="7FDB0877" w:rsidR="6DE1A21B">
              <w:rPr>
                <w:rFonts w:ascii="Sarabun" w:hAnsi="Sarabun" w:eastAsia="Sarabun" w:cs="Sarabun"/>
              </w:rPr>
              <w:t>ธนทวี8 3/2 [</w:t>
            </w:r>
            <w:r w:rsidRPr="7FDB0877">
              <w:rPr>
                <w:rFonts w:ascii="Sarabun" w:hAnsi="Sarabun" w:eastAsia="Sarabun" w:cs="Sarabun"/>
              </w:rPr>
              <w:t>EN39</w:t>
            </w:r>
            <w:r w:rsidRPr="7FDB0877" w:rsidR="201AD88A">
              <w:rPr>
                <w:rFonts w:ascii="Sarabun" w:hAnsi="Sarabun" w:eastAsia="Sarabun" w:cs="Sarabun"/>
              </w:rPr>
              <w:t>]</w:t>
            </w:r>
            <w:commentRangeEnd w:id="49"/>
            <w:r w:rsidRPr="7FDB0877" w:rsidR="7BD23194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49"/>
            </w:r>
            <w:r w:rsidRPr="7FDB0877" w:rsidR="201AD88A">
              <w:rPr>
                <w:rFonts w:ascii="Sarabun" w:hAnsi="Sarabun" w:eastAsia="Sarabun" w:cs="Sarabun"/>
              </w:rPr>
              <w:t xml:space="preserve"> กรณีครบกำหนดระยะเวลาเสนอขาย ใบเสนอขายและใบคำขอที่สร้างไว้แต่ยังไม่ชำระเบี้ย ให้</w:t>
            </w:r>
            <w:r w:rsidRPr="7FDB0877" w:rsidR="4C3729DC">
              <w:rPr>
                <w:rFonts w:ascii="Sarabun" w:hAnsi="Sarabun" w:eastAsia="Sarabun" w:cs="Sarabun"/>
              </w:rPr>
              <w:t>ระบบ</w:t>
            </w:r>
            <w:r w:rsidRPr="7FDB0877" w:rsidR="201AD88A">
              <w:rPr>
                <w:rFonts w:ascii="Sarabun" w:hAnsi="Sarabun" w:eastAsia="Sarabun" w:cs="Sarabun"/>
              </w:rPr>
              <w:t>เปลี่ยนสถานะเป็น หมดอายุ ทันที</w:t>
            </w:r>
          </w:p>
          <w:p w:rsidR="5AB76AB7" w:rsidP="5AB76AB7" w:rsidRDefault="5AB76AB7" w14:paraId="39B8E994" w14:textId="77777777">
            <w:pPr>
              <w:widowControl w:val="0"/>
              <w:spacing w:line="360" w:lineRule="auto"/>
              <w:rPr>
                <w:rFonts w:ascii="Sarabun" w:hAnsi="Sarabun" w:eastAsia="Sarabun" w:cs="Sarabun"/>
              </w:rPr>
            </w:pPr>
          </w:p>
          <w:p w:rsidR="5AB76AB7" w:rsidP="5AB76AB7" w:rsidRDefault="5AB76AB7" w14:paraId="0E9E6482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sz w:val="20"/>
                <w:szCs w:val="20"/>
              </w:rPr>
            </w:pPr>
          </w:p>
        </w:tc>
      </w:tr>
      <w:tr w:rsidR="5AB76AB7" w:rsidTr="52FFD849" w14:paraId="355C306F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76077F81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5AB76AB7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526FC67D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5AB76AB7" w:rsidTr="52FFD849" w14:paraId="3E6C34C1" w14:textId="77777777">
        <w:trPr>
          <w:trHeight w:val="300"/>
        </w:trPr>
        <w:tc>
          <w:tcPr>
            <w:tcW w:w="163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2BB61CC1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5AB76AB7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5AB76AB7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B76AB7" w:rsidP="5AB76AB7" w:rsidRDefault="5AB76AB7" w14:paraId="440C7DEA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56E5707E" w:rsidP="5AB76AB7" w:rsidRDefault="56E5707E" w14:paraId="1CB675DF" w14:textId="1C7C1228">
      <w:pPr>
        <w:ind w:left="1080"/>
        <w:rPr>
          <w:color w:val="000000" w:themeColor="text1"/>
        </w:rPr>
      </w:pPr>
    </w:p>
    <w:p w:rsidR="56E5707E" w:rsidP="5AB76AB7" w:rsidRDefault="56E5707E" w14:paraId="46A79DB0" w14:textId="43976326">
      <w:pPr>
        <w:shd w:val="clear" w:color="auto" w:fill="FFFFFF" w:themeFill="background1"/>
        <w:rPr>
          <w:rFonts w:ascii="Sarabun" w:hAnsi="Sarabun" w:eastAsia="Sarabun" w:cs="Sarabun"/>
        </w:rPr>
      </w:pPr>
    </w:p>
    <w:p w:rsidR="5AB76AB7" w:rsidP="5AB76AB7" w:rsidRDefault="5AB76AB7" w14:paraId="5083864B" w14:textId="631CC91A">
      <w:pPr>
        <w:shd w:val="clear" w:color="auto" w:fill="FFFFFF" w:themeFill="background1"/>
        <w:rPr>
          <w:rFonts w:ascii="Sarabun" w:hAnsi="Sarabun" w:eastAsia="Sarabun" w:cs="Sarabun"/>
        </w:rPr>
      </w:pPr>
    </w:p>
    <w:p w:rsidR="0BA4851F" w:rsidP="0BA4851F" w:rsidRDefault="0BA4851F" w14:paraId="3CFAC61A" w14:textId="55ED1A2C">
      <w:pPr>
        <w:rPr>
          <w:color w:val="000000" w:themeColor="text1"/>
          <w:lang w:val="en-US"/>
        </w:rPr>
      </w:pPr>
    </w:p>
    <w:p w:rsidR="00CD5321" w:rsidP="0BA4851F" w:rsidRDefault="00CD5321" w14:paraId="578887A4" w14:textId="77777777">
      <w:pPr>
        <w:rPr>
          <w:color w:val="FFFFFF" w:themeColor="background1"/>
          <w:lang w:val="en-US"/>
        </w:rPr>
      </w:pPr>
    </w:p>
    <w:p w:rsidR="00CD5321" w:rsidP="0BA4851F" w:rsidRDefault="00CD5321" w14:paraId="44F43037" w14:textId="77777777">
      <w:pPr>
        <w:rPr>
          <w:color w:val="FFFFFF" w:themeColor="background1"/>
          <w:lang w:val="en-US"/>
        </w:rPr>
      </w:pPr>
    </w:p>
    <w:p w:rsidR="00CD5321" w:rsidP="0BA4851F" w:rsidRDefault="00CD5321" w14:paraId="4EB9D157" w14:textId="77777777">
      <w:pPr>
        <w:rPr>
          <w:color w:val="FFFFFF" w:themeColor="background1"/>
          <w:lang w:val="en-US"/>
        </w:rPr>
      </w:pPr>
    </w:p>
    <w:p w:rsidRPr="00CD5321" w:rsidR="00CD5321" w:rsidP="0BA4851F" w:rsidRDefault="00CD5321" w14:paraId="394CB861" w14:textId="77777777">
      <w:pPr>
        <w:rPr>
          <w:color w:val="FFFFFF" w:themeColor="background1"/>
          <w:lang w:val="en-US"/>
        </w:rPr>
      </w:pPr>
    </w:p>
    <w:tbl>
      <w:tblPr>
        <w:tblW w:w="9718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80" w:firstRow="0" w:lastRow="0" w:firstColumn="1" w:lastColumn="0" w:noHBand="1" w:noVBand="1"/>
      </w:tblPr>
      <w:tblGrid>
        <w:gridCol w:w="1663"/>
        <w:gridCol w:w="8055"/>
      </w:tblGrid>
      <w:tr w:rsidR="56E5707E" w:rsidTr="5B0B1DB8" w14:paraId="5B6D70B4" w14:textId="77777777">
        <w:trPr>
          <w:trHeight w:val="300"/>
        </w:trPr>
        <w:tc>
          <w:tcPr>
            <w:tcW w:w="1663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053D0CA5" w14:paraId="42109C85" w14:textId="267A1FCA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Requirement No.</w:t>
            </w:r>
            <w:r w:rsidRPr="21E94FA9" w:rsidR="3A2DC38C">
              <w:rPr>
                <w:rFonts w:ascii="Sarabun" w:hAnsi="Sarabun" w:eastAsia="Sarabun" w:cs="Sarabun"/>
                <w:color w:val="FFFFFF" w:themeColor="background1"/>
              </w:rPr>
              <w:t>10</w:t>
            </w:r>
          </w:p>
        </w:tc>
        <w:tc>
          <w:tcPr>
            <w:tcW w:w="80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1B3E9962" w14:paraId="5E323B1B" w14:textId="217E3A83">
            <w:pPr>
              <w:pStyle w:val="Heading4"/>
              <w:widowControl w:val="0"/>
              <w:rPr>
                <w:b/>
                <w:bCs/>
              </w:rPr>
            </w:pPr>
            <w:commentRangeStart w:id="50"/>
            <w:commentRangeStart w:id="51"/>
            <w:r w:rsidRPr="1B3E9962">
              <w:rPr>
                <w:b/>
                <w:bCs/>
              </w:rPr>
              <w:t>[Sprint 16] เพิ่มการแสดงขั้นตอนการดำเนินงานของ Underwriter สำหรับเคสใหม่ (Legacy / New Core)</w:t>
            </w:r>
            <w:commentRangeEnd w:id="50"/>
            <w:r w:rsidR="4945C340">
              <w:rPr>
                <w:rStyle w:val="CommentReference"/>
                <w:b/>
                <w:bCs/>
                <w:sz w:val="22"/>
                <w:szCs w:val="22"/>
              </w:rPr>
              <w:commentReference w:id="50"/>
            </w:r>
            <w:commentRangeEnd w:id="51"/>
            <w:r>
              <w:rPr>
                <w:rStyle w:val="CommentReference"/>
              </w:rPr>
              <w:commentReference w:id="51"/>
            </w:r>
          </w:p>
          <w:p w:rsidR="56E5707E" w:rsidP="56E5707E" w:rsidRDefault="56E5707E" w14:paraId="12F5871B" w14:textId="0768C181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56E5707E" w:rsidTr="5B0B1DB8" w14:paraId="6BBB36D9" w14:textId="77777777">
        <w:trPr>
          <w:trHeight w:val="300"/>
        </w:trPr>
        <w:tc>
          <w:tcPr>
            <w:tcW w:w="1663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0FE18DD2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0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0512E2DD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56E5707E" w:rsidTr="5B0B1DB8" w14:paraId="3F1CEDD0" w14:textId="77777777">
        <w:trPr>
          <w:trHeight w:val="300"/>
        </w:trPr>
        <w:tc>
          <w:tcPr>
            <w:tcW w:w="1663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2A1E4008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0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085C8C76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N/A</w:t>
            </w:r>
          </w:p>
        </w:tc>
      </w:tr>
      <w:tr w:rsidR="56E5707E" w:rsidTr="5B0B1DB8" w14:paraId="08FFC438" w14:textId="77777777">
        <w:trPr>
          <w:trHeight w:val="300"/>
        </w:trPr>
        <w:tc>
          <w:tcPr>
            <w:tcW w:w="1663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7CAE7A88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0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7A6CA400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56E5707E" w:rsidTr="5B0B1DB8" w14:paraId="7C3340FB" w14:textId="77777777">
        <w:trPr>
          <w:trHeight w:val="420"/>
        </w:trPr>
        <w:tc>
          <w:tcPr>
            <w:tcW w:w="9718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637D8F78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56E5707E" w:rsidTr="5B0B1DB8" w14:paraId="6A8462CA" w14:textId="77777777">
        <w:trPr>
          <w:trHeight w:val="420"/>
        </w:trPr>
        <w:tc>
          <w:tcPr>
            <w:tcW w:w="9718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6B6E20D0" w:rsidRDefault="2DE9778E" w14:paraId="09A88495" w14:textId="389915B2">
            <w:pPr>
              <w:widowControl w:val="0"/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เพิ่มการแสดงข้อมูลการพิจารณารับประกันที่หน้า Application Detail</w:t>
            </w:r>
            <w:r w:rsidRPr="6B6E20D0" w:rsidR="70252982">
              <w:rPr>
                <w:rFonts w:ascii="Sarabun" w:hAnsi="Sarabun" w:eastAsia="Sarabun" w:cs="Sarabun"/>
              </w:rPr>
              <w:t xml:space="preserve"> โดย</w:t>
            </w:r>
            <w:r w:rsidRPr="6B6E20D0" w:rsidR="025B2803">
              <w:rPr>
                <w:rFonts w:ascii="Sarabun" w:hAnsi="Sarabun" w:eastAsia="Sarabun" w:cs="Sarabun"/>
              </w:rPr>
              <w:t>มีเงื่อนไขเพิ่มเติม ดังนี้</w:t>
            </w:r>
          </w:p>
          <w:p w:rsidR="56E5707E" w:rsidP="003778A5" w:rsidRDefault="361E173F" w14:paraId="4FAB502C" w14:textId="0439B7E2">
            <w:pPr>
              <w:pStyle w:val="ListParagraph"/>
              <w:widowControl w:val="0"/>
              <w:numPr>
                <w:ilvl w:val="0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ระบบแสดงปุ่ม “การพิจารณารับประกัน”</w:t>
            </w:r>
          </w:p>
          <w:p w:rsidR="1B5C1FD1" w:rsidP="003778A5" w:rsidRDefault="1B5C1FD1" w14:paraId="5D0E2C9E" w14:textId="209595E4">
            <w:pPr>
              <w:pStyle w:val="ListParagraph"/>
              <w:widowControl w:val="0"/>
              <w:numPr>
                <w:ilvl w:val="0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5AB76AB7">
              <w:rPr>
                <w:rFonts w:ascii="Sarabun" w:hAnsi="Sarabun" w:eastAsia="Sarabun" w:cs="Sarabun"/>
              </w:rPr>
              <w:t>กรณีกดปุ่มแล้ว ให้ระบบ</w:t>
            </w:r>
            <w:r w:rsidRPr="5AB76AB7" w:rsidR="67C07CB3">
              <w:rPr>
                <w:rFonts w:ascii="Sarabun" w:hAnsi="Sarabun" w:eastAsia="Sarabun" w:cs="Sarabun"/>
              </w:rPr>
              <w:t xml:space="preserve">แสดง pop-up </w:t>
            </w:r>
            <w:r w:rsidRPr="5AB76AB7" w:rsidR="295458D8">
              <w:rPr>
                <w:rFonts w:ascii="Sarabun" w:hAnsi="Sarabun" w:eastAsia="Sarabun" w:cs="Sarabun"/>
              </w:rPr>
              <w:t>และ</w:t>
            </w:r>
            <w:r w:rsidRPr="5AB76AB7" w:rsidR="67C07CB3">
              <w:rPr>
                <w:rFonts w:ascii="Sarabun" w:hAnsi="Sarabun" w:eastAsia="Sarabun" w:cs="Sarabun"/>
              </w:rPr>
              <w:t>แสดงข้อมูลในรูปแบบตาราง</w:t>
            </w:r>
          </w:p>
          <w:p w:rsidR="56E5707E" w:rsidP="003778A5" w:rsidRDefault="17FE9F6B" w14:paraId="5F50F202" w14:textId="14025770">
            <w:pPr>
              <w:pStyle w:val="ListParagraph"/>
              <w:widowControl w:val="0"/>
              <w:numPr>
                <w:ilvl w:val="0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ระบบแสดงปุ่มในสถานะใบคำขอดังนี้</w:t>
            </w:r>
          </w:p>
          <w:p w:rsidR="56E5707E" w:rsidP="003778A5" w:rsidRDefault="0A611ED0" w14:paraId="4AEA2B51" w14:textId="3A87D223">
            <w:pPr>
              <w:pStyle w:val="ListParagraph"/>
              <w:widowControl w:val="0"/>
              <w:numPr>
                <w:ilvl w:val="1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ข้อมูลสถานะตาม Tab: All Status ใน Column: Q แสดงปุ่ม การพิจารณารับประกัน</w:t>
            </w:r>
          </w:p>
          <w:p w:rsidR="56E5707E" w:rsidP="6B6E20D0" w:rsidRDefault="0A611ED0" w14:paraId="661CBBCD" w14:textId="6D3F9D95">
            <w:pPr>
              <w:pStyle w:val="ListParagraph"/>
              <w:widowControl w:val="0"/>
              <w:spacing w:before="120" w:after="120"/>
              <w:ind w:left="1440"/>
            </w:pPr>
            <w:r w:rsidRPr="6B6E20D0">
              <w:rPr>
                <w:rFonts w:ascii="Sarabun" w:hAnsi="Sarabun" w:eastAsia="Sarabun" w:cs="Sarabun"/>
              </w:rPr>
              <w:t xml:space="preserve">อ้างอิงตามไฟล์แนบ : </w:t>
            </w:r>
            <w:hyperlink r:id="rId64">
              <w:r w:rsidRPr="6B6E20D0">
                <w:rPr>
                  <w:rStyle w:val="Hyperlink"/>
                </w:rPr>
                <w:t>[NASA] Status Master.xlsx</w:t>
              </w:r>
            </w:hyperlink>
          </w:p>
          <w:p w:rsidR="56E5707E" w:rsidP="003778A5" w:rsidRDefault="5F066374" w14:paraId="116EE1B7" w14:textId="752ED679">
            <w:pPr>
              <w:pStyle w:val="ListParagraph"/>
              <w:widowControl w:val="0"/>
              <w:numPr>
                <w:ilvl w:val="0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ระบบแสดงข้อมูลแบบตารางตามหัวข้อ โดยมีตัวอย่าง ดังนี้</w:t>
            </w:r>
          </w:p>
          <w:tbl>
            <w:tblPr>
              <w:tblStyle w:val="TableGrid"/>
              <w:tblW w:w="9453" w:type="dxa"/>
              <w:tblLook w:val="06A0" w:firstRow="1" w:lastRow="0" w:firstColumn="1" w:lastColumn="0" w:noHBand="1" w:noVBand="1"/>
            </w:tblPr>
            <w:tblGrid>
              <w:gridCol w:w="2465"/>
              <w:gridCol w:w="2755"/>
              <w:gridCol w:w="2609"/>
              <w:gridCol w:w="1624"/>
            </w:tblGrid>
            <w:tr w:rsidR="6B6E20D0" w:rsidTr="21E94FA9" w14:paraId="2162C9B6" w14:textId="77777777">
              <w:trPr>
                <w:trHeight w:val="300"/>
              </w:trPr>
              <w:tc>
                <w:tcPr>
                  <w:tcW w:w="2970" w:type="dxa"/>
                  <w:shd w:val="clear" w:color="auto" w:fill="0070C0"/>
                  <w:vAlign w:val="center"/>
                </w:tcPr>
                <w:p w:rsidR="5F066374" w:rsidP="21E94FA9" w:rsidRDefault="22E14DAA" w14:paraId="6401AEE4" w14:textId="636D482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การดำเนินงาน</w:t>
                  </w:r>
                </w:p>
              </w:tc>
              <w:tc>
                <w:tcPr>
                  <w:tcW w:w="2161" w:type="dxa"/>
                  <w:shd w:val="clear" w:color="auto" w:fill="0070C0"/>
                  <w:vAlign w:val="center"/>
                </w:tcPr>
                <w:p w:rsidR="5F066374" w:rsidP="21E94FA9" w:rsidRDefault="22E14DAA" w14:paraId="2EF5919C" w14:textId="7902F8D6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ส่วนรับประกันแจ้งดำเนินการ</w:t>
                  </w:r>
                </w:p>
                <w:p w:rsidR="5F066374" w:rsidP="21E94FA9" w:rsidRDefault="22E14DAA" w14:paraId="4DE2493B" w14:textId="28BADCB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(วัน/เดือน/ปี)</w:t>
                  </w:r>
                </w:p>
              </w:tc>
              <w:tc>
                <w:tcPr>
                  <w:tcW w:w="2161" w:type="dxa"/>
                  <w:shd w:val="clear" w:color="auto" w:fill="0070C0"/>
                  <w:vAlign w:val="center"/>
                </w:tcPr>
                <w:p w:rsidR="5F066374" w:rsidP="21E94FA9" w:rsidRDefault="22E14DAA" w14:paraId="48769BB8" w14:textId="4347146C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ส่วนรับประกันได้รับเอกสาร</w:t>
                  </w:r>
                </w:p>
                <w:p w:rsidR="5F066374" w:rsidP="21E94FA9" w:rsidRDefault="22E14DAA" w14:paraId="48BCA73D" w14:textId="1FCD3E5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(วัน/เดือน/ปี)</w:t>
                  </w:r>
                </w:p>
              </w:tc>
              <w:tc>
                <w:tcPr>
                  <w:tcW w:w="2161" w:type="dxa"/>
                  <w:shd w:val="clear" w:color="auto" w:fill="0070C0"/>
                  <w:vAlign w:val="center"/>
                </w:tcPr>
                <w:p w:rsidR="5F066374" w:rsidP="21E94FA9" w:rsidRDefault="22E14DAA" w14:paraId="516D6CBF" w14:textId="4972A433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สรุปผล</w:t>
                  </w:r>
                </w:p>
                <w:p w:rsidR="5F066374" w:rsidP="21E94FA9" w:rsidRDefault="22E14DAA" w14:paraId="210F67E0" w14:textId="28B3E8EA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(วัน/เดือน/ปี)</w:t>
                  </w:r>
                </w:p>
              </w:tc>
            </w:tr>
            <w:tr w:rsidR="6B6E20D0" w:rsidTr="21E94FA9" w14:paraId="49002AA7" w14:textId="77777777">
              <w:trPr>
                <w:trHeight w:val="300"/>
              </w:trPr>
              <w:tc>
                <w:tcPr>
                  <w:tcW w:w="2970" w:type="dxa"/>
                  <w:vAlign w:val="center"/>
                </w:tcPr>
                <w:p w:rsidR="247F3D4E" w:rsidP="21E94FA9" w:rsidRDefault="42C54FDD" w14:paraId="0BEB3CC5" w14:textId="124F698A">
                  <w:pPr>
                    <w:spacing w:before="10" w:after="10"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รับชุดคำขอ</w:t>
                  </w:r>
                </w:p>
              </w:tc>
              <w:tc>
                <w:tcPr>
                  <w:tcW w:w="2161" w:type="dxa"/>
                  <w:vAlign w:val="center"/>
                </w:tcPr>
                <w:p w:rsidR="6B6E20D0" w:rsidP="21E94FA9" w:rsidRDefault="6B6E20D0" w14:paraId="05B9B95F" w14:textId="50B64376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</w:p>
              </w:tc>
              <w:tc>
                <w:tcPr>
                  <w:tcW w:w="2161" w:type="dxa"/>
                  <w:vAlign w:val="center"/>
                </w:tcPr>
                <w:p w:rsidR="494DCB9E" w:rsidP="21E94FA9" w:rsidRDefault="6BA20EB3" w14:paraId="6786E6D3" w14:textId="45FB5902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31/10/2568</w:t>
                  </w:r>
                </w:p>
              </w:tc>
              <w:tc>
                <w:tcPr>
                  <w:tcW w:w="2161" w:type="dxa"/>
                  <w:vAlign w:val="center"/>
                </w:tcPr>
                <w:p w:rsidR="494DCB9E" w:rsidP="21E94FA9" w:rsidRDefault="6BA20EB3" w14:paraId="0863E3D5" w14:textId="620A3432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1/11/2568</w:t>
                  </w:r>
                </w:p>
              </w:tc>
            </w:tr>
            <w:tr w:rsidR="6B6E20D0" w:rsidTr="21E94FA9" w14:paraId="77748B3E" w14:textId="77777777">
              <w:trPr>
                <w:trHeight w:val="300"/>
              </w:trPr>
              <w:tc>
                <w:tcPr>
                  <w:tcW w:w="2970" w:type="dxa"/>
                  <w:vAlign w:val="center"/>
                </w:tcPr>
                <w:p w:rsidR="247F3D4E" w:rsidP="21E94FA9" w:rsidRDefault="42C54FDD" w14:paraId="44541A57" w14:textId="57A2FA9F">
                  <w:pPr>
                    <w:spacing w:before="10" w:after="10"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แจ้งดำเนินการ</w:t>
                  </w:r>
                </w:p>
              </w:tc>
              <w:tc>
                <w:tcPr>
                  <w:tcW w:w="2161" w:type="dxa"/>
                  <w:vAlign w:val="center"/>
                </w:tcPr>
                <w:p w:rsidR="6CAC2267" w:rsidP="21E94FA9" w:rsidRDefault="53608250" w14:paraId="76677B74" w14:textId="76D411DF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1/11/2568</w:t>
                  </w:r>
                </w:p>
              </w:tc>
              <w:tc>
                <w:tcPr>
                  <w:tcW w:w="2161" w:type="dxa"/>
                  <w:vAlign w:val="center"/>
                </w:tcPr>
                <w:p w:rsidR="6CAC2267" w:rsidP="21E94FA9" w:rsidRDefault="53608250" w14:paraId="44E9D2EE" w14:textId="749B39BF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5/11/2568</w:t>
                  </w:r>
                </w:p>
              </w:tc>
              <w:tc>
                <w:tcPr>
                  <w:tcW w:w="2161" w:type="dxa"/>
                  <w:vAlign w:val="center"/>
                </w:tcPr>
                <w:p w:rsidR="6CAC2267" w:rsidP="21E94FA9" w:rsidRDefault="53608250" w14:paraId="0EC6B779" w14:textId="59F0EE85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7/11/2568</w:t>
                  </w:r>
                </w:p>
              </w:tc>
            </w:tr>
            <w:tr w:rsidR="6B6E20D0" w:rsidTr="21E94FA9" w14:paraId="617A5DBE" w14:textId="77777777">
              <w:trPr>
                <w:trHeight w:val="300"/>
              </w:trPr>
              <w:tc>
                <w:tcPr>
                  <w:tcW w:w="2970" w:type="dxa"/>
                  <w:vAlign w:val="center"/>
                </w:tcPr>
                <w:p w:rsidR="247F3D4E" w:rsidP="21E94FA9" w:rsidRDefault="42C54FDD" w14:paraId="65703B5E" w14:textId="3A5C9F31">
                  <w:pPr>
                    <w:spacing w:before="10" w:after="10"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ขอประวัติการรักษาโดย สนญ.</w:t>
                  </w:r>
                </w:p>
              </w:tc>
              <w:tc>
                <w:tcPr>
                  <w:tcW w:w="2161" w:type="dxa"/>
                  <w:vAlign w:val="center"/>
                </w:tcPr>
                <w:p w:rsidR="62CB06C7" w:rsidP="21E94FA9" w:rsidRDefault="6B9D37FC" w14:paraId="1DBCFBEC" w14:textId="5ACA7D7D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7/11/2568</w:t>
                  </w:r>
                </w:p>
              </w:tc>
              <w:tc>
                <w:tcPr>
                  <w:tcW w:w="2161" w:type="dxa"/>
                  <w:vAlign w:val="center"/>
                </w:tcPr>
                <w:p w:rsidR="62CB06C7" w:rsidP="21E94FA9" w:rsidRDefault="6B9D37FC" w14:paraId="336CCE97" w14:textId="57F04164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25/11/2568</w:t>
                  </w:r>
                </w:p>
              </w:tc>
              <w:tc>
                <w:tcPr>
                  <w:tcW w:w="2161" w:type="dxa"/>
                  <w:vAlign w:val="center"/>
                </w:tcPr>
                <w:p w:rsidR="62CB06C7" w:rsidP="21E94FA9" w:rsidRDefault="6B9D37FC" w14:paraId="1DD02C66" w14:textId="5AA21213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28/11/2568</w:t>
                  </w:r>
                </w:p>
              </w:tc>
            </w:tr>
            <w:tr w:rsidR="6B6E20D0" w:rsidTr="21E94FA9" w14:paraId="3C59FB39" w14:textId="77777777">
              <w:trPr>
                <w:trHeight w:val="300"/>
              </w:trPr>
              <w:tc>
                <w:tcPr>
                  <w:tcW w:w="2970" w:type="dxa"/>
                  <w:vAlign w:val="center"/>
                </w:tcPr>
                <w:p w:rsidR="247F3D4E" w:rsidP="21E94FA9" w:rsidRDefault="42C54FDD" w14:paraId="56317081" w14:textId="40AE9AC9">
                  <w:pPr>
                    <w:spacing w:before="10" w:after="10"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แจ้งข้อเสนอใหม่</w:t>
                  </w:r>
                </w:p>
              </w:tc>
              <w:tc>
                <w:tcPr>
                  <w:tcW w:w="2161" w:type="dxa"/>
                  <w:vAlign w:val="center"/>
                </w:tcPr>
                <w:p w:rsidR="66E3AD39" w:rsidP="21E94FA9" w:rsidRDefault="4972910D" w14:paraId="41D09A35" w14:textId="5E0D1FD0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28/11/2568</w:t>
                  </w:r>
                </w:p>
              </w:tc>
              <w:tc>
                <w:tcPr>
                  <w:tcW w:w="2161" w:type="dxa"/>
                  <w:vAlign w:val="center"/>
                </w:tcPr>
                <w:p w:rsidR="66E3AD39" w:rsidP="21E94FA9" w:rsidRDefault="4972910D" w14:paraId="7860CCAC" w14:textId="04D5CCCF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29/11/2568</w:t>
                  </w:r>
                </w:p>
              </w:tc>
              <w:tc>
                <w:tcPr>
                  <w:tcW w:w="2161" w:type="dxa"/>
                  <w:vAlign w:val="center"/>
                </w:tcPr>
                <w:p w:rsidR="66E3AD39" w:rsidP="21E94FA9" w:rsidRDefault="4972910D" w14:paraId="14CC32C9" w14:textId="11C733FE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30/11/2568</w:t>
                  </w:r>
                </w:p>
              </w:tc>
            </w:tr>
            <w:tr w:rsidR="6B6E20D0" w:rsidTr="21E94FA9" w14:paraId="419AF887" w14:textId="77777777">
              <w:trPr>
                <w:trHeight w:val="300"/>
              </w:trPr>
              <w:tc>
                <w:tcPr>
                  <w:tcW w:w="2970" w:type="dxa"/>
                  <w:vAlign w:val="center"/>
                </w:tcPr>
                <w:p w:rsidR="247F3D4E" w:rsidP="21E94FA9" w:rsidRDefault="42C54FDD" w14:paraId="6D6AA55A" w14:textId="2D5984E9">
                  <w:pPr>
                    <w:spacing w:before="10" w:after="10"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อนุมัติ</w:t>
                  </w:r>
                  <w:r w:rsidRPr="21E94FA9" w:rsidR="6AB86956">
                    <w:rPr>
                      <w:rFonts w:ascii="Sarabun" w:hAnsi="Sarabun" w:eastAsia="Sarabun" w:cs="Sarabun"/>
                    </w:rPr>
                    <w:t>ออกกรมธรรม์</w:t>
                  </w:r>
                </w:p>
              </w:tc>
              <w:tc>
                <w:tcPr>
                  <w:tcW w:w="2161" w:type="dxa"/>
                  <w:vAlign w:val="center"/>
                </w:tcPr>
                <w:p w:rsidR="036549C5" w:rsidP="21E94FA9" w:rsidRDefault="6D83570D" w14:paraId="1AF36ADD" w14:textId="5B8D8233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30/11/2568</w:t>
                  </w:r>
                </w:p>
              </w:tc>
              <w:tc>
                <w:tcPr>
                  <w:tcW w:w="2161" w:type="dxa"/>
                  <w:vAlign w:val="center"/>
                </w:tcPr>
                <w:p w:rsidR="6B6E20D0" w:rsidP="21E94FA9" w:rsidRDefault="6B6E20D0" w14:paraId="4150FC7F" w14:textId="7BDD1264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</w:p>
              </w:tc>
              <w:tc>
                <w:tcPr>
                  <w:tcW w:w="2161" w:type="dxa"/>
                  <w:vAlign w:val="center"/>
                </w:tcPr>
                <w:p w:rsidR="6B6E20D0" w:rsidP="21E94FA9" w:rsidRDefault="6B6E20D0" w14:paraId="344AB0A9" w14:textId="576457F2">
                  <w:pPr>
                    <w:spacing w:before="10" w:after="10"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="56E5707E" w:rsidP="6B6E20D0" w:rsidRDefault="49AA213A" w14:paraId="2B9D860A" w14:textId="1AD40939">
            <w:pPr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รายละเอียดข้อมูลที่นำมาแสดงในตาราง ดังนี้</w:t>
            </w:r>
          </w:p>
          <w:p w:rsidR="56E5707E" w:rsidP="003778A5" w:rsidRDefault="5F066374" w14:paraId="7D0F2847" w14:textId="522DF7A6">
            <w:pPr>
              <w:pStyle w:val="ListParagraph"/>
              <w:widowControl w:val="0"/>
              <w:numPr>
                <w:ilvl w:val="1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 </w:t>
            </w:r>
            <w:r w:rsidRPr="6B6E20D0" w:rsidR="3ED73ED5">
              <w:rPr>
                <w:rFonts w:ascii="Sarabun" w:hAnsi="Sarabun" w:eastAsia="Sarabun" w:cs="Sarabun"/>
                <w:b/>
                <w:bCs/>
              </w:rPr>
              <w:t>การดำเนิน</w:t>
            </w:r>
            <w:r w:rsidRPr="6B6E20D0" w:rsidR="713099DF">
              <w:rPr>
                <w:rFonts w:ascii="Sarabun" w:hAnsi="Sarabun" w:eastAsia="Sarabun" w:cs="Sarabun"/>
                <w:b/>
                <w:bCs/>
              </w:rPr>
              <w:t>งาน</w:t>
            </w:r>
            <w:r w:rsidRPr="6B6E20D0" w:rsidR="5E5250D6">
              <w:rPr>
                <w:rFonts w:ascii="Sarabun" w:hAnsi="Sarabun" w:eastAsia="Sarabun" w:cs="Sarabun"/>
              </w:rPr>
              <w:t xml:space="preserve"> : </w:t>
            </w:r>
            <w:r w:rsidRPr="6B6E20D0" w:rsidR="713099DF">
              <w:rPr>
                <w:rFonts w:ascii="Sarabun" w:hAnsi="Sarabun" w:eastAsia="Sarabun" w:cs="Sarabun"/>
              </w:rPr>
              <w:t xml:space="preserve"> ให้</w:t>
            </w:r>
            <w:r w:rsidRPr="6B6E20D0" w:rsidR="30CA425F">
              <w:rPr>
                <w:rFonts w:ascii="Sarabun" w:hAnsi="Sarabun" w:eastAsia="Sarabun" w:cs="Sarabun"/>
              </w:rPr>
              <w:t>ระบบ</w:t>
            </w:r>
            <w:r w:rsidRPr="6B6E20D0" w:rsidR="713099DF">
              <w:rPr>
                <w:rFonts w:ascii="Sarabun" w:hAnsi="Sarabun" w:eastAsia="Sarabun" w:cs="Sarabun"/>
              </w:rPr>
              <w:t>แสดง</w:t>
            </w:r>
            <w:r w:rsidRPr="6B6E20D0" w:rsidR="13857AA6">
              <w:rPr>
                <w:rFonts w:ascii="Sarabun" w:hAnsi="Sarabun" w:eastAsia="Sarabun" w:cs="Sarabun"/>
              </w:rPr>
              <w:t xml:space="preserve"> </w:t>
            </w:r>
            <w:r w:rsidRPr="6B6E20D0" w:rsidR="4CA81F35">
              <w:rPr>
                <w:rFonts w:ascii="Sarabun" w:hAnsi="Sarabun" w:eastAsia="Sarabun" w:cs="Sarabun"/>
              </w:rPr>
              <w:t xml:space="preserve">Transaction </w:t>
            </w:r>
            <w:r w:rsidRPr="6B6E20D0" w:rsidR="713099DF">
              <w:rPr>
                <w:rFonts w:ascii="Sarabun" w:hAnsi="Sarabun" w:eastAsia="Sarabun" w:cs="Sarabun"/>
              </w:rPr>
              <w:t>ที่ทาง UW ได้ดำเนินการ มีรายการดังนี้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808"/>
              <w:gridCol w:w="1077"/>
              <w:gridCol w:w="3652"/>
              <w:gridCol w:w="3720"/>
            </w:tblGrid>
            <w:tr w:rsidR="6B6E20D0" w:rsidTr="52FFD849" w14:paraId="115C7269" w14:textId="77777777">
              <w:trPr>
                <w:trHeight w:val="300"/>
              </w:trPr>
              <w:tc>
                <w:tcPr>
                  <w:tcW w:w="808" w:type="dxa"/>
                  <w:shd w:val="clear" w:color="auto" w:fill="0070C0"/>
                  <w:vAlign w:val="center"/>
                </w:tcPr>
                <w:p w:rsidR="6B6E20D0" w:rsidP="21E94FA9" w:rsidRDefault="63021936" w14:paraId="13EC5013" w14:textId="796A633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No</w:t>
                  </w:r>
                </w:p>
              </w:tc>
              <w:tc>
                <w:tcPr>
                  <w:tcW w:w="1077" w:type="dxa"/>
                  <w:shd w:val="clear" w:color="auto" w:fill="0070C0"/>
                  <w:vAlign w:val="center"/>
                </w:tcPr>
                <w:p w:rsidR="6B6E20D0" w:rsidP="21E94FA9" w:rsidRDefault="63021936" w14:paraId="6AFE55CF" w14:textId="602C37D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Code</w:t>
                  </w:r>
                </w:p>
              </w:tc>
              <w:tc>
                <w:tcPr>
                  <w:tcW w:w="3652" w:type="dxa"/>
                  <w:shd w:val="clear" w:color="auto" w:fill="0070C0"/>
                  <w:vAlign w:val="center"/>
                </w:tcPr>
                <w:p w:rsidR="6B6E20D0" w:rsidP="21E94FA9" w:rsidRDefault="63021936" w14:paraId="357E97DC" w14:textId="3EDE81BF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Transaction Pre-UW</w:t>
                  </w:r>
                </w:p>
              </w:tc>
              <w:tc>
                <w:tcPr>
                  <w:tcW w:w="3720" w:type="dxa"/>
                  <w:shd w:val="clear" w:color="auto" w:fill="0070C0"/>
                  <w:vAlign w:val="center"/>
                </w:tcPr>
                <w:p w:rsidR="6FF091D6" w:rsidP="21E94FA9" w:rsidRDefault="6911574D" w14:paraId="19A6F7AD" w14:textId="7DAD8EB9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21E94FA9">
                    <w:rPr>
                      <w:rFonts w:ascii="Sarabun" w:hAnsi="Sarabun" w:eastAsia="Sarabun" w:cs="Sarabun"/>
                      <w:color w:val="FFFFFF" w:themeColor="background1"/>
                    </w:rPr>
                    <w:t>Transaction</w:t>
                  </w:r>
                </w:p>
              </w:tc>
            </w:tr>
            <w:tr w:rsidR="6B6E20D0" w:rsidTr="52FFD849" w14:paraId="7E0887EB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35531A77" w14:textId="2B91C69E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67067FCA" w14:textId="4ED9362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02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7A4A51E0" w14:textId="7B76488A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รับชุดคำขอ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0108D91E" w14:textId="15E739E1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รับชุดคำขอ</w:t>
                  </w:r>
                </w:p>
              </w:tc>
            </w:tr>
            <w:tr w:rsidR="6B6E20D0" w:rsidTr="52FFD849" w14:paraId="5D3646E4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21E9B01F" w14:textId="28712A69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2.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38B0E476" w14:textId="4143915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10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45209BC6" w14:textId="0B6D8B47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แจ้งดำเนินการ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13A7E46A" w14:textId="7B9FBE6A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แจ้งดำเนินการ</w:t>
                  </w:r>
                </w:p>
              </w:tc>
            </w:tr>
            <w:tr w:rsidR="6B6E20D0" w:rsidTr="52FFD849" w14:paraId="284C3847" w14:textId="77777777">
              <w:trPr>
                <w:trHeight w:val="300"/>
              </w:trPr>
              <w:tc>
                <w:tcPr>
                  <w:tcW w:w="808" w:type="dxa"/>
                  <w:shd w:val="clear" w:color="auto" w:fill="FFFF00"/>
                </w:tcPr>
                <w:p w:rsidR="6B6E20D0" w:rsidP="21E94FA9" w:rsidRDefault="63021936" w14:paraId="6D286EC8" w14:textId="2BE5BEA1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3.</w:t>
                  </w:r>
                </w:p>
              </w:tc>
              <w:tc>
                <w:tcPr>
                  <w:tcW w:w="1077" w:type="dxa"/>
                  <w:shd w:val="clear" w:color="auto" w:fill="FFFF00"/>
                </w:tcPr>
                <w:p w:rsidR="6B6E20D0" w:rsidP="21E94FA9" w:rsidRDefault="63021936" w14:paraId="2430395B" w14:textId="3C99180C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11</w:t>
                  </w:r>
                </w:p>
              </w:tc>
              <w:tc>
                <w:tcPr>
                  <w:tcW w:w="3652" w:type="dxa"/>
                  <w:shd w:val="clear" w:color="auto" w:fill="FFFF00"/>
                </w:tcPr>
                <w:p w:rsidR="6B6E20D0" w:rsidP="21E94FA9" w:rsidRDefault="63021936" w14:paraId="3F999B3D" w14:textId="40EF3EE7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แจ้งเพิ่มเบี้ย</w:t>
                  </w:r>
                </w:p>
              </w:tc>
              <w:tc>
                <w:tcPr>
                  <w:tcW w:w="3720" w:type="dxa"/>
                  <w:shd w:val="clear" w:color="auto" w:fill="FFFF00"/>
                </w:tcPr>
                <w:p w:rsidR="6B6E20D0" w:rsidP="21E94FA9" w:rsidRDefault="63021936" w14:paraId="1508565E" w14:textId="2D993143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แจ้งข้อเสนอใหม่</w:t>
                  </w:r>
                </w:p>
              </w:tc>
            </w:tr>
            <w:tr w:rsidR="6B6E20D0" w:rsidTr="52FFD849" w14:paraId="737D217E" w14:textId="77777777">
              <w:trPr>
                <w:trHeight w:val="300"/>
              </w:trPr>
              <w:tc>
                <w:tcPr>
                  <w:tcW w:w="808" w:type="dxa"/>
                  <w:shd w:val="clear" w:color="auto" w:fill="FFFF00"/>
                </w:tcPr>
                <w:p w:rsidR="6B6E20D0" w:rsidP="21E94FA9" w:rsidRDefault="52FFD849" w14:paraId="6F8FDE33" w14:textId="09C70578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commentRangeStart w:id="52"/>
                  <w:r w:rsidRPr="52FFD849">
                    <w:rPr>
                      <w:rFonts w:ascii="Sarabun" w:hAnsi="Sarabun" w:eastAsia="Sarabun" w:cs="Sarabun"/>
                    </w:rPr>
                    <w:t>4.</w:t>
                  </w:r>
                </w:p>
              </w:tc>
              <w:tc>
                <w:tcPr>
                  <w:tcW w:w="1077" w:type="dxa"/>
                  <w:shd w:val="clear" w:color="auto" w:fill="FFFF00"/>
                </w:tcPr>
                <w:p w:rsidR="6B6E20D0" w:rsidP="21E94FA9" w:rsidRDefault="63021936" w14:paraId="2EF10CE6" w14:textId="1EB56D39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16</w:t>
                  </w:r>
                </w:p>
              </w:tc>
              <w:tc>
                <w:tcPr>
                  <w:tcW w:w="3652" w:type="dxa"/>
                  <w:shd w:val="clear" w:color="auto" w:fill="FFFF00"/>
                </w:tcPr>
                <w:p w:rsidR="6B6E20D0" w:rsidP="21E94FA9" w:rsidRDefault="63021936" w14:paraId="6BB97D23" w14:textId="3F541CB8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ขอประวัติการรักษา</w:t>
                  </w:r>
                </w:p>
              </w:tc>
              <w:tc>
                <w:tcPr>
                  <w:tcW w:w="3720" w:type="dxa"/>
                  <w:shd w:val="clear" w:color="auto" w:fill="FFFF00"/>
                </w:tcPr>
                <w:p w:rsidR="6B6E20D0" w:rsidP="21E94FA9" w:rsidRDefault="52FFD849" w14:paraId="52105399" w14:textId="1E2FE4DF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52FFD849">
                    <w:rPr>
                      <w:rFonts w:ascii="Sarabun" w:hAnsi="Sarabun" w:eastAsia="Sarabun" w:cs="Sarabun"/>
                    </w:rPr>
                    <w:t>ขอประวัติการรักษาโดย สนญ.</w:t>
                  </w:r>
                  <w:commentRangeEnd w:id="52"/>
                  <w:r w:rsidR="63021936">
                    <w:rPr>
                      <w:rStyle w:val="CommentReference"/>
                      <w:rFonts w:ascii="Sarabun" w:hAnsi="Sarabun" w:eastAsia="Sarabun" w:cs="Sarabun"/>
                      <w:sz w:val="22"/>
                      <w:szCs w:val="22"/>
                    </w:rPr>
                    <w:commentReference w:id="52"/>
                  </w:r>
                </w:p>
              </w:tc>
            </w:tr>
            <w:tr w:rsidR="6B6E20D0" w:rsidTr="52FFD849" w14:paraId="2B55CC4E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4DEA6F72" w14:textId="45B75879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5.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79ACEF5C" w14:textId="7736F5DE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42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0C25A0A8" w14:textId="5F2DB5EF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เร่งดำเนินการ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16356F44" w14:textId="5151BC67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เร่งดำเนินการ</w:t>
                  </w:r>
                </w:p>
              </w:tc>
            </w:tr>
            <w:tr w:rsidR="6B6E20D0" w:rsidTr="52FFD849" w14:paraId="6071E9B8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3D1D2C7D" w14:textId="248AC5B7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6.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162206C6" w14:textId="7FA65EF0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68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6CA63C1E" w14:textId="5044F9BC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เคสทบทวน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342BF360" w14:textId="589EE90C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เคสทบทวน</w:t>
                  </w:r>
                </w:p>
              </w:tc>
            </w:tr>
            <w:tr w:rsidR="6B6E20D0" w:rsidTr="52FFD849" w14:paraId="36619A7B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16E65FE1" w14:textId="4366D1D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7.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7AA9E523" w14:textId="1ED2DC61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69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60276477" w14:textId="29C18D76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ปฏิเสธการรับประกัน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2F4727F7" w14:textId="4C466556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ปฏิเสธการรับประกัน</w:t>
                  </w:r>
                </w:p>
              </w:tc>
            </w:tr>
            <w:tr w:rsidR="6B6E20D0" w:rsidTr="52FFD849" w14:paraId="3E9AD53F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15B8A6A6" w14:textId="4B342CCA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8.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410F25F9" w14:textId="62B33010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70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52E13313" w14:textId="43A09360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ยกเลิกการรับประกัน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5DF5ADC1" w14:textId="6297AD89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ยกเลิกการรับประกัน</w:t>
                  </w:r>
                </w:p>
              </w:tc>
            </w:tr>
            <w:tr w:rsidR="6B6E20D0" w:rsidTr="52FFD849" w14:paraId="74B6A73F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2951B14D" w14:textId="234D25A8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9.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7A403E06" w14:textId="5257CE66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71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2524F097" w14:textId="2ADFF1EE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เลื่อนการรับประกัน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0566A165" w14:textId="3088FB05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เลื่อนการรับประกัน</w:t>
                  </w:r>
                </w:p>
              </w:tc>
            </w:tr>
            <w:tr w:rsidR="6B6E20D0" w:rsidTr="52FFD849" w14:paraId="3CD2BD3B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5EDC36F8" w14:textId="42D7098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10.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5E8E41B8" w14:textId="1A34E2D1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83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118CB259" w14:textId="00F23AC2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อนุมัติออกกรมธรรม์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4B14152E" w14:textId="616F5242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อนุมัติออกกรมธรรม์</w:t>
                  </w:r>
                </w:p>
              </w:tc>
            </w:tr>
            <w:tr w:rsidR="6B6E20D0" w:rsidTr="52FFD849" w14:paraId="4D84F638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3556B698" w14:textId="31C7BE2C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11.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261EA546" w14:textId="7E06857B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B2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7104D918" w14:textId="76CB1E30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ยืนยันผลสรุปเดิม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3E8F8C78" w14:textId="0979692D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ยืนยันผลสรุปเดิม</w:t>
                  </w:r>
                </w:p>
              </w:tc>
            </w:tr>
            <w:tr w:rsidR="6B6E20D0" w:rsidTr="52FFD849" w14:paraId="3E907F75" w14:textId="77777777">
              <w:trPr>
                <w:trHeight w:val="300"/>
              </w:trPr>
              <w:tc>
                <w:tcPr>
                  <w:tcW w:w="808" w:type="dxa"/>
                </w:tcPr>
                <w:p w:rsidR="6B6E20D0" w:rsidP="21E94FA9" w:rsidRDefault="63021936" w14:paraId="11461E1C" w14:textId="52B88277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12.</w:t>
                  </w:r>
                </w:p>
              </w:tc>
              <w:tc>
                <w:tcPr>
                  <w:tcW w:w="1077" w:type="dxa"/>
                </w:tcPr>
                <w:p w:rsidR="6B6E20D0" w:rsidP="21E94FA9" w:rsidRDefault="63021936" w14:paraId="75BB9E2D" w14:textId="580F14C8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C2</w:t>
                  </w:r>
                </w:p>
              </w:tc>
              <w:tc>
                <w:tcPr>
                  <w:tcW w:w="3652" w:type="dxa"/>
                </w:tcPr>
                <w:p w:rsidR="6B6E20D0" w:rsidP="21E94FA9" w:rsidRDefault="63021936" w14:paraId="67BD3D1C" w14:textId="14677704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อนุมัติกรมธรรม์(รอเช็คผ่าน)</w:t>
                  </w:r>
                </w:p>
              </w:tc>
              <w:tc>
                <w:tcPr>
                  <w:tcW w:w="3720" w:type="dxa"/>
                </w:tcPr>
                <w:p w:rsidR="6B6E20D0" w:rsidP="21E94FA9" w:rsidRDefault="63021936" w14:paraId="4541B706" w14:textId="37F09389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อนุมัติกรมธรรม์(รอเช็คผ่าน)</w:t>
                  </w:r>
                </w:p>
              </w:tc>
            </w:tr>
            <w:tr w:rsidR="6B6E20D0" w:rsidTr="52FFD849" w14:paraId="79CA818D" w14:textId="77777777">
              <w:trPr>
                <w:trHeight w:val="300"/>
              </w:trPr>
              <w:tc>
                <w:tcPr>
                  <w:tcW w:w="808" w:type="dxa"/>
                  <w:shd w:val="clear" w:color="auto" w:fill="FFFF00"/>
                </w:tcPr>
                <w:p w:rsidR="6B6E20D0" w:rsidP="21E94FA9" w:rsidRDefault="63021936" w14:paraId="68E282E8" w14:textId="10C76A0A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13.</w:t>
                  </w:r>
                </w:p>
              </w:tc>
              <w:tc>
                <w:tcPr>
                  <w:tcW w:w="1077" w:type="dxa"/>
                  <w:shd w:val="clear" w:color="auto" w:fill="FFFF00"/>
                </w:tcPr>
                <w:p w:rsidR="6B6E20D0" w:rsidP="21E94FA9" w:rsidRDefault="63021936" w14:paraId="695E7F7C" w14:textId="3C35AD59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TR</w:t>
                  </w:r>
                </w:p>
              </w:tc>
              <w:tc>
                <w:tcPr>
                  <w:tcW w:w="3652" w:type="dxa"/>
                  <w:shd w:val="clear" w:color="auto" w:fill="FFFF00"/>
                </w:tcPr>
                <w:p w:rsidR="6B6E20D0" w:rsidP="21E94FA9" w:rsidRDefault="63021936" w14:paraId="369B5AF1" w14:textId="6D2DBE32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อนุมัติกรมธรรม์ TR</w:t>
                  </w:r>
                </w:p>
              </w:tc>
              <w:tc>
                <w:tcPr>
                  <w:tcW w:w="3720" w:type="dxa"/>
                  <w:shd w:val="clear" w:color="auto" w:fill="FFFF00"/>
                </w:tcPr>
                <w:p w:rsidR="6B6E20D0" w:rsidP="21E94FA9" w:rsidRDefault="63021936" w14:paraId="2F4C6EB5" w14:textId="174F23D4">
                  <w:pPr>
                    <w:spacing w:line="360" w:lineRule="auto"/>
                    <w:rPr>
                      <w:rFonts w:ascii="Sarabun" w:hAnsi="Sarabun" w:eastAsia="Sarabun" w:cs="Sarabun"/>
                    </w:rPr>
                  </w:pPr>
                  <w:r w:rsidRPr="21E94FA9">
                    <w:rPr>
                      <w:rFonts w:ascii="Sarabun" w:hAnsi="Sarabun" w:eastAsia="Sarabun" w:cs="Sarabun"/>
                    </w:rPr>
                    <w:t>อนุมัติ กธ. ตามสิทธิ์ TR</w:t>
                  </w:r>
                </w:p>
              </w:tc>
            </w:tr>
          </w:tbl>
          <w:p w:rsidR="00800421" w:rsidP="52FFD849" w:rsidRDefault="00800421" w14:paraId="125C4083" w14:textId="77777777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  <w:b/>
                <w:bCs/>
                <w:color w:val="FF0000"/>
                <w:u w:val="single"/>
                <w:lang w:val="en-US"/>
              </w:rPr>
            </w:pPr>
          </w:p>
          <w:p w:rsidR="56E5707E" w:rsidP="52FFD849" w:rsidRDefault="52FFD849" w14:paraId="4CAEFBEA" w14:textId="1CF8DDA8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52FFD849">
              <w:rPr>
                <w:rFonts w:ascii="Sarabun" w:hAnsi="Sarabun" w:eastAsia="Sarabun" w:cs="Sarabun"/>
                <w:b/>
                <w:bCs/>
                <w:color w:val="FF0000"/>
                <w:u w:val="single"/>
              </w:rPr>
              <w:t>หมายเหตุ</w:t>
            </w:r>
            <w:r w:rsidRPr="52FFD849">
              <w:rPr>
                <w:rFonts w:ascii="Sarabun" w:hAnsi="Sarabun" w:eastAsia="Sarabun" w:cs="Sarabun"/>
              </w:rPr>
              <w:t>* Transaction รับชุดคำขอ Batch ของ UW จะรันระบบเวลา 10.00 น. และ 14.00 น. ของวัน (กรณีที่กดปุ่ม พิจารณารับประกัน ก่อนเวลาหรือหลังช่วงเวลาดังกล่าว จะไม่แสดงข้อมูลส่วนนี้)</w:t>
            </w:r>
          </w:p>
          <w:p w:rsidR="56E5707E" w:rsidP="003778A5" w:rsidRDefault="3ED73ED5" w14:paraId="31FFCA9A" w14:textId="7F82F1BD">
            <w:pPr>
              <w:pStyle w:val="ListParagraph"/>
              <w:widowControl w:val="0"/>
              <w:numPr>
                <w:ilvl w:val="1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ส่วน</w:t>
            </w:r>
            <w:r w:rsidRPr="6B6E20D0" w:rsidR="794F87BA">
              <w:rPr>
                <w:rFonts w:ascii="Sarabun" w:hAnsi="Sarabun" w:eastAsia="Sarabun" w:cs="Sarabun"/>
                <w:b/>
                <w:bCs/>
              </w:rPr>
              <w:t>รับประกันแจ้งดำเนินการ (วัน/เดือน/ปี)</w:t>
            </w:r>
            <w:r w:rsidRPr="6B6E20D0" w:rsidR="794F87BA">
              <w:rPr>
                <w:rFonts w:ascii="Sarabun" w:hAnsi="Sarabun" w:eastAsia="Sarabun" w:cs="Sarabun"/>
              </w:rPr>
              <w:t xml:space="preserve"> </w:t>
            </w:r>
            <w:r w:rsidRPr="6B6E20D0" w:rsidR="5BB6E3CD">
              <w:rPr>
                <w:rFonts w:ascii="Sarabun" w:hAnsi="Sarabun" w:eastAsia="Sarabun" w:cs="Sarabun"/>
              </w:rPr>
              <w:t xml:space="preserve"> : </w:t>
            </w:r>
            <w:r w:rsidRPr="6B6E20D0" w:rsidR="794F87BA">
              <w:rPr>
                <w:rFonts w:ascii="Sarabun" w:hAnsi="Sarabun" w:eastAsia="Sarabun" w:cs="Sarabun"/>
              </w:rPr>
              <w:t>ให้ระบบแสดง</w:t>
            </w:r>
            <w:r w:rsidRPr="6B6E20D0" w:rsidR="50362634">
              <w:rPr>
                <w:rFonts w:ascii="Sarabun" w:hAnsi="Sarabun" w:eastAsia="Sarabun" w:cs="Sarabun"/>
              </w:rPr>
              <w:t>วันที่ของ Transaction</w:t>
            </w:r>
          </w:p>
          <w:p w:rsidR="56E5707E" w:rsidP="003778A5" w:rsidRDefault="50362634" w14:paraId="4A7FF2BC" w14:textId="024E7350">
            <w:pPr>
              <w:pStyle w:val="ListParagraph"/>
              <w:widowControl w:val="0"/>
              <w:numPr>
                <w:ilvl w:val="1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ส่วนรับประกันได้รับเอกสาร (วัน/เดือน/ปี)</w:t>
            </w:r>
            <w:r w:rsidRPr="6B6E20D0">
              <w:rPr>
                <w:rFonts w:ascii="Sarabun" w:hAnsi="Sarabun" w:eastAsia="Sarabun" w:cs="Sarabun"/>
              </w:rPr>
              <w:t xml:space="preserve"> </w:t>
            </w:r>
            <w:r w:rsidRPr="6B6E20D0" w:rsidR="0C3C1BD6">
              <w:rPr>
                <w:rFonts w:ascii="Sarabun" w:hAnsi="Sarabun" w:eastAsia="Sarabun" w:cs="Sarabun"/>
              </w:rPr>
              <w:t xml:space="preserve">: </w:t>
            </w:r>
            <w:r w:rsidRPr="6B6E20D0">
              <w:rPr>
                <w:rFonts w:ascii="Sarabun" w:hAnsi="Sarabun" w:eastAsia="Sarabun" w:cs="Sarabun"/>
              </w:rPr>
              <w:t>ให้ระบบแสดงวันที่ ที่ UW ได้รับเอกสาร</w:t>
            </w:r>
          </w:p>
          <w:p w:rsidR="56E5707E" w:rsidP="003778A5" w:rsidRDefault="50362634" w14:paraId="3DEC71DE" w14:textId="6DAC7806">
            <w:pPr>
              <w:pStyle w:val="ListParagraph"/>
              <w:widowControl w:val="0"/>
              <w:numPr>
                <w:ilvl w:val="1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  <w:b/>
                <w:bCs/>
              </w:rPr>
              <w:t>สรุปผล (วัน/เดือน/ปี)</w:t>
            </w:r>
            <w:r w:rsidRPr="6B6E20D0">
              <w:rPr>
                <w:rFonts w:ascii="Sarabun" w:hAnsi="Sarabun" w:eastAsia="Sarabun" w:cs="Sarabun"/>
              </w:rPr>
              <w:t xml:space="preserve"> </w:t>
            </w:r>
            <w:r w:rsidRPr="6B6E20D0" w:rsidR="61BEE938">
              <w:rPr>
                <w:rFonts w:ascii="Sarabun" w:hAnsi="Sarabun" w:eastAsia="Sarabun" w:cs="Sarabun"/>
              </w:rPr>
              <w:t xml:space="preserve">: </w:t>
            </w:r>
            <w:r w:rsidRPr="6B6E20D0">
              <w:rPr>
                <w:rFonts w:ascii="Sarabun" w:hAnsi="Sarabun" w:eastAsia="Sarabun" w:cs="Sarabun"/>
              </w:rPr>
              <w:t>ให้ระบบแสดงวันที่ ที่ UW สรุปการดำเนินงานของ Transaction นั้น</w:t>
            </w:r>
          </w:p>
          <w:p w:rsidR="56E5707E" w:rsidP="1B3E9962" w:rsidRDefault="1B3E9962" w14:paraId="76452D8D" w14:textId="0D8AB56D">
            <w:pPr>
              <w:pStyle w:val="ListParagraph"/>
              <w:widowControl w:val="0"/>
              <w:numPr>
                <w:ilvl w:val="0"/>
                <w:numId w:val="9"/>
              </w:numPr>
              <w:spacing w:before="120" w:after="120"/>
              <w:rPr>
                <w:rFonts w:ascii="Sarabun" w:hAnsi="Sarabun" w:eastAsia="Sarabun" w:cs="Sarabun"/>
                <w:strike/>
              </w:rPr>
            </w:pPr>
            <w:r w:rsidRPr="1B3E9962">
              <w:rPr>
                <w:rFonts w:ascii="Sarabun" w:hAnsi="Sarabun" w:eastAsia="Sarabun" w:cs="Sarabun"/>
                <w:strike/>
              </w:rPr>
              <w:t>กรณีเป็นแบบประกัน EN61, W020 และ EN63 ไม่ต้องแสดงปุ่ม การพิจารณารับประกัน</w:t>
            </w:r>
          </w:p>
          <w:p w:rsidR="56E5707E" w:rsidP="003778A5" w:rsidRDefault="2CC80043" w14:paraId="5978313B" w14:textId="099192CC">
            <w:pPr>
              <w:pStyle w:val="ListParagraph"/>
              <w:widowControl w:val="0"/>
              <w:numPr>
                <w:ilvl w:val="0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เอกสารอ้างอิงตาม</w:t>
            </w:r>
          </w:p>
          <w:p w:rsidR="56E5707E" w:rsidP="003778A5" w:rsidRDefault="16B935BA" w14:paraId="7D446C70" w14:textId="2D24A484">
            <w:pPr>
              <w:pStyle w:val="ListParagraph"/>
              <w:widowControl w:val="0"/>
              <w:numPr>
                <w:ilvl w:val="1"/>
                <w:numId w:val="9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BRD รับประกัน </w:t>
            </w:r>
            <w:r w:rsidRPr="6B6E20D0" w:rsidR="2CC80043">
              <w:rPr>
                <w:rFonts w:ascii="Sarabun" w:hAnsi="Sarabun" w:eastAsia="Sarabun" w:cs="Sarabun"/>
              </w:rPr>
              <w:t xml:space="preserve">&gt;&gt;&gt;  </w:t>
            </w:r>
            <w:hyperlink r:id="rId65">
              <w:r w:rsidRPr="6B6E20D0" w:rsidR="2CC80043">
                <w:rPr>
                  <w:rStyle w:val="Hyperlink"/>
                  <w:rFonts w:ascii="Sarabun" w:hAnsi="Sarabun" w:eastAsia="Sarabun" w:cs="Sarabun"/>
                </w:rPr>
                <w:t>BR_ปรับระบบแจ้งเตือน SLA การพิจารณารับประกัน.docx</w:t>
              </w:r>
            </w:hyperlink>
          </w:p>
          <w:p w:rsidR="56E5707E" w:rsidP="003778A5" w:rsidRDefault="22B03D20" w14:paraId="083600DA" w14:textId="21F8E9BA">
            <w:pPr>
              <w:pStyle w:val="ListParagraph"/>
              <w:widowControl w:val="0"/>
              <w:numPr>
                <w:ilvl w:val="1"/>
                <w:numId w:val="9"/>
              </w:numPr>
              <w:spacing w:before="120" w:after="120"/>
            </w:pPr>
            <w:r w:rsidRPr="6B6E20D0">
              <w:rPr>
                <w:rFonts w:ascii="Sarabun" w:hAnsi="Sarabun" w:eastAsia="Sarabun" w:cs="Sarabun"/>
              </w:rPr>
              <w:t xml:space="preserve">BRD TL PRO+ &gt;&gt;&gt; </w:t>
            </w:r>
            <w:hyperlink r:id="rId66">
              <w:r w:rsidRPr="6B6E20D0">
                <w:rPr>
                  <w:rStyle w:val="Hyperlink"/>
                </w:rPr>
                <w:t>[BR - TL Pro Plus ]เพิ่มปุ่มแจ้งการพิจารณารับประกัน.docx</w:t>
              </w:r>
            </w:hyperlink>
          </w:p>
          <w:p w:rsidR="56E5707E" w:rsidP="6B6E20D0" w:rsidRDefault="56E5707E" w14:paraId="7551926D" w14:textId="23810053">
            <w:pPr>
              <w:widowControl w:val="0"/>
              <w:spacing w:before="120" w:after="120"/>
              <w:rPr>
                <w:rFonts w:ascii="Sarabun" w:hAnsi="Sarabun" w:eastAsia="Sarabun" w:cs="Sarabun"/>
              </w:rPr>
            </w:pPr>
          </w:p>
        </w:tc>
      </w:tr>
      <w:tr w:rsidR="56E5707E" w:rsidTr="5B0B1DB8" w14:paraId="1142870D" w14:textId="77777777">
        <w:trPr>
          <w:trHeight w:val="300"/>
        </w:trPr>
        <w:tc>
          <w:tcPr>
            <w:tcW w:w="1663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7F3388E3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051B8C27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56E5707E" w:rsidTr="5B0B1DB8" w14:paraId="590860AC" w14:textId="77777777">
        <w:trPr>
          <w:trHeight w:val="300"/>
        </w:trPr>
        <w:tc>
          <w:tcPr>
            <w:tcW w:w="1663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2AAEEDA2" w14:paraId="6BA91810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6B6E20D0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6B6E20D0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E5707E" w:rsidP="56E5707E" w:rsidRDefault="56E5707E" w14:paraId="52A58CB6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56E5707E" w:rsidP="56E5707E" w:rsidRDefault="56E5707E" w14:paraId="52CADED0" w14:textId="5454E2A4">
      <w:pPr>
        <w:rPr>
          <w:color w:val="000000" w:themeColor="text1"/>
        </w:rPr>
      </w:pPr>
    </w:p>
    <w:p w:rsidR="56E5707E" w:rsidP="56E5707E" w:rsidRDefault="56E5707E" w14:paraId="7E6B0D56" w14:textId="342A122B">
      <w:pPr>
        <w:rPr>
          <w:color w:val="000000" w:themeColor="text1"/>
        </w:rPr>
      </w:pPr>
    </w:p>
    <w:p w:rsidR="56E5707E" w:rsidP="21E94FA9" w:rsidRDefault="56E5707E" w14:paraId="771D83CA" w14:textId="4A452FEB">
      <w:pPr>
        <w:rPr>
          <w:color w:val="000000" w:themeColor="text1"/>
        </w:rPr>
      </w:pPr>
    </w:p>
    <w:p w:rsidR="56E5707E" w:rsidP="21E94FA9" w:rsidRDefault="56E5707E" w14:paraId="0B1E2535" w14:textId="20A0231E">
      <w:pPr>
        <w:rPr>
          <w:color w:val="FFFFFF" w:themeColor="background1"/>
          <w:lang w:val="en-US"/>
        </w:rPr>
      </w:pPr>
    </w:p>
    <w:p w:rsidR="00800421" w:rsidP="21E94FA9" w:rsidRDefault="00800421" w14:paraId="3924C225" w14:textId="77777777">
      <w:pPr>
        <w:rPr>
          <w:color w:val="FFFFFF" w:themeColor="background1"/>
          <w:lang w:val="en-US"/>
        </w:rPr>
      </w:pPr>
    </w:p>
    <w:p w:rsidRPr="00800421" w:rsidR="00800421" w:rsidP="21E94FA9" w:rsidRDefault="00800421" w14:paraId="328AD37F" w14:textId="77777777">
      <w:pPr>
        <w:rPr>
          <w:color w:val="FFFFFF" w:themeColor="background1"/>
          <w:lang w:val="en-US"/>
        </w:rPr>
      </w:pPr>
    </w:p>
    <w:p w:rsidR="56E5707E" w:rsidP="21E94FA9" w:rsidRDefault="56E5707E" w14:paraId="4D158DE4" w14:textId="193492A6">
      <w:pPr>
        <w:rPr>
          <w:color w:val="000000" w:themeColor="text1"/>
        </w:rPr>
      </w:pPr>
    </w:p>
    <w:tbl>
      <w:tblPr>
        <w:tblW w:w="9668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80" w:firstRow="0" w:lastRow="0" w:firstColumn="1" w:lastColumn="0" w:noHBand="1" w:noVBand="1"/>
      </w:tblPr>
      <w:tblGrid>
        <w:gridCol w:w="2021"/>
        <w:gridCol w:w="7703"/>
      </w:tblGrid>
      <w:tr w:rsidR="21E94FA9" w:rsidTr="7FDB0877" w14:paraId="7206CB81" w14:textId="77777777">
        <w:trPr>
          <w:trHeight w:val="300"/>
        </w:trPr>
        <w:tc>
          <w:tcPr>
            <w:tcW w:w="177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61D36A61" w14:textId="66AF3D40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Requirement No.1</w:t>
            </w:r>
            <w:r w:rsidRPr="21E94FA9" w:rsidR="0D64F032">
              <w:rPr>
                <w:rFonts w:ascii="Sarabun" w:hAnsi="Sarabun" w:eastAsia="Sarabun" w:cs="Sarabun"/>
                <w:color w:val="FFFFFF" w:themeColor="background1"/>
              </w:rPr>
              <w:t>1</w:t>
            </w:r>
          </w:p>
        </w:tc>
        <w:tc>
          <w:tcPr>
            <w:tcW w:w="789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7FDB0877" w:rsidRDefault="21E94FA9" w14:paraId="0D32A9BB" w14:textId="4098538A">
            <w:pPr>
              <w:widowControl w:val="0"/>
              <w:rPr>
                <w:rFonts w:ascii="Sarabun" w:hAnsi="Sarabun" w:eastAsia="Sarabun" w:cs="Sarabun"/>
                <w:sz w:val="24"/>
                <w:szCs w:val="24"/>
                <w:lang w:bidi="th-TH"/>
              </w:rPr>
            </w:pPr>
            <w:r w:rsidRPr="7FDB0877">
              <w:rPr>
                <w:rFonts w:ascii="Sarabun" w:hAnsi="Sarabun" w:eastAsia="Sarabun" w:cs="Sarabun"/>
                <w:b/>
                <w:bCs/>
                <w:sz w:val="24"/>
                <w:szCs w:val="24"/>
              </w:rPr>
              <w:t>[Sprint 1</w:t>
            </w:r>
            <w:r w:rsidRPr="7FDB0877" w:rsidR="21EE13A8">
              <w:rPr>
                <w:rFonts w:ascii="Sarabun" w:hAnsi="Sarabun" w:eastAsia="Sarabun" w:cs="Sarabun"/>
                <w:b/>
                <w:bCs/>
                <w:sz w:val="24"/>
                <w:szCs w:val="24"/>
              </w:rPr>
              <w:t>5</w:t>
            </w:r>
            <w:r w:rsidRPr="7FDB0877">
              <w:rPr>
                <w:rFonts w:ascii="Sarabun" w:hAnsi="Sarabun" w:eastAsia="Sarabun" w:cs="Sarabun"/>
                <w:b/>
                <w:bCs/>
                <w:sz w:val="24"/>
                <w:szCs w:val="24"/>
              </w:rPr>
              <w:t xml:space="preserve">] </w:t>
            </w:r>
            <w:r w:rsidRPr="4513D033" w:rsidR="7A0E4839">
              <w:rPr>
                <w:rFonts w:ascii="Sarabun" w:hAnsi="Sarabun" w:eastAsia="Sarabun" w:cs="Sarabun"/>
                <w:b/>
                <w:bCs/>
                <w:sz w:val="24"/>
                <w:szCs w:val="24"/>
                <w:lang w:bidi="th-TH"/>
              </w:rPr>
              <w:t>เพิ่มลายน้ำในใบคำขอเอาประกันทุกประเภท(PDF)</w:t>
            </w:r>
          </w:p>
          <w:p w:rsidR="21E94FA9" w:rsidP="21E94FA9" w:rsidRDefault="21E94FA9" w14:paraId="2DF0DFE0" w14:textId="18DBDC75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21E94FA9" w:rsidTr="7FDB0877" w14:paraId="0740DADE" w14:textId="77777777">
        <w:trPr>
          <w:trHeight w:val="300"/>
        </w:trPr>
        <w:tc>
          <w:tcPr>
            <w:tcW w:w="177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3ABA8144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789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6CC133A3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N/A</w:t>
            </w:r>
          </w:p>
        </w:tc>
      </w:tr>
      <w:tr w:rsidR="21E94FA9" w:rsidTr="7FDB0877" w14:paraId="25EFD598" w14:textId="77777777">
        <w:trPr>
          <w:trHeight w:val="300"/>
        </w:trPr>
        <w:tc>
          <w:tcPr>
            <w:tcW w:w="177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0DC6180E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789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1F2402C3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N/A</w:t>
            </w:r>
          </w:p>
        </w:tc>
      </w:tr>
      <w:tr w:rsidR="21E94FA9" w:rsidTr="7FDB0877" w14:paraId="58119F45" w14:textId="77777777">
        <w:trPr>
          <w:trHeight w:val="300"/>
        </w:trPr>
        <w:tc>
          <w:tcPr>
            <w:tcW w:w="177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45494CE0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789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16690B1F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21E94FA9" w:rsidTr="7FDB0877" w14:paraId="3A585875" w14:textId="77777777">
        <w:trPr>
          <w:trHeight w:val="420"/>
        </w:trPr>
        <w:tc>
          <w:tcPr>
            <w:tcW w:w="9668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63D98D96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21E94FA9" w:rsidTr="7FDB0877" w14:paraId="60228D1F" w14:textId="77777777">
        <w:trPr>
          <w:trHeight w:val="420"/>
        </w:trPr>
        <w:tc>
          <w:tcPr>
            <w:tcW w:w="9668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3A9E17" w:rsidP="21E94FA9" w:rsidRDefault="453A9E17" w14:paraId="5B1F3145" w14:textId="1A13D317">
            <w:pPr>
              <w:widowControl w:val="0"/>
              <w:spacing w:before="120" w:after="120"/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ให้ระบบ</w:t>
            </w:r>
            <w:r w:rsidRPr="21E94FA9" w:rsidR="4E8FE7C3">
              <w:rPr>
                <w:rFonts w:ascii="Sarabun" w:hAnsi="Sarabun" w:eastAsia="Sarabun" w:cs="Sarabun"/>
              </w:rPr>
              <w:t>แสดงข้อความคาดลายน้ำบนใบคำขอทุกกรณี โดยมีรายละเอียดดังนี้</w:t>
            </w:r>
          </w:p>
          <w:p w:rsidR="4E8FE7C3" w:rsidP="21E94FA9" w:rsidRDefault="7F13D25A" w14:paraId="5F588F97" w14:textId="7B157D6D">
            <w:pPr>
              <w:pStyle w:val="ListParagraph"/>
              <w:widowControl w:val="0"/>
              <w:numPr>
                <w:ilvl w:val="0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เงื่อนไขการคาดลายน้ำ</w:t>
            </w:r>
          </w:p>
          <w:p w:rsidR="4E8FE7C3" w:rsidP="7FDB0877" w:rsidRDefault="4E8FE7C3" w14:paraId="0B9E5A6F" w14:textId="2D3284A2">
            <w:pPr>
              <w:pStyle w:val="ListParagraph"/>
              <w:widowControl w:val="0"/>
              <w:numPr>
                <w:ilvl w:val="1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ใบคำขอรูปแบบ PDF ต้องมีคาดลายน้ำ </w:t>
            </w:r>
            <w:r w:rsidRPr="7FDB0877">
              <w:rPr>
                <w:rFonts w:ascii="Sarabun" w:hAnsi="Sarabun" w:eastAsia="Sarabun" w:cs="Sarabun"/>
                <w:b/>
                <w:bCs/>
                <w:color w:val="0070C0"/>
              </w:rPr>
              <w:t>“การสมัครทำประกันตามเอกสารฉบับนี้จะสมบูรณ์เมื่อท่านชำระเบี้ยให้กับบริษัทโดยตรงแล้วเท่านั้น”</w:t>
            </w:r>
            <w:r w:rsidRPr="7FDB0877">
              <w:rPr>
                <w:rFonts w:ascii="Sarabun" w:hAnsi="Sarabun" w:eastAsia="Sarabun" w:cs="Sarabun"/>
              </w:rPr>
              <w:t xml:space="preserve"> เพื่อระบุวัตถุประสงค์ของเอกสาร</w:t>
            </w:r>
          </w:p>
          <w:p w:rsidR="4E8FE7C3" w:rsidP="7FDB0877" w:rsidRDefault="4E8FE7C3" w14:paraId="0D8C9B91" w14:textId="535608C9">
            <w:pPr>
              <w:pStyle w:val="ListParagraph"/>
              <w:widowControl w:val="0"/>
              <w:numPr>
                <w:ilvl w:val="1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ให้ระบบแสดงข้อความคาดลายน้ำในใบคำขอ PDF กรณีที่มีการแชร์ และส่งอีเมล์ทุกกรณี</w:t>
            </w:r>
          </w:p>
          <w:p w:rsidR="4E8FE7C3" w:rsidP="7FDB0877" w:rsidRDefault="4E8FE7C3" w14:paraId="68ED8718" w14:textId="5806633E">
            <w:pPr>
              <w:pStyle w:val="ListParagraph"/>
              <w:widowControl w:val="0"/>
              <w:numPr>
                <w:ilvl w:val="1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ให้แสดงข้อความคาดลายน้ำบนใบคำขอทุกแบบประกัน</w:t>
            </w:r>
          </w:p>
          <w:p w:rsidR="42F78B32" w:rsidP="7FDB0877" w:rsidRDefault="42F78B32" w14:paraId="228BE820" w14:textId="39F19F56">
            <w:pPr>
              <w:pStyle w:val="ListParagraph"/>
              <w:widowControl w:val="0"/>
              <w:numPr>
                <w:ilvl w:val="1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ให้แสดงข้อความคาดลายน้ำบนเอกสารอื่นๆที่เกี่ยวข้องกับใบคำขอทุกใบ ได้แก่</w:t>
            </w:r>
          </w:p>
          <w:p w:rsidR="42F78B32" w:rsidP="7FDB0877" w:rsidRDefault="42F78B32" w14:paraId="7D55CECC" w14:textId="7157B952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เอกสาร </w:t>
            </w:r>
            <w:r w:rsidRPr="7FDB0877" w:rsidR="30EE0B78">
              <w:rPr>
                <w:rFonts w:ascii="Sarabun" w:hAnsi="Sarabun" w:eastAsia="Sarabun" w:cs="Sarabun"/>
              </w:rPr>
              <w:t>คุ้มครองการชำระเบี้ย (</w:t>
            </w:r>
            <w:r w:rsidRPr="7FDB0877">
              <w:rPr>
                <w:rFonts w:ascii="Sarabun" w:hAnsi="Sarabun" w:eastAsia="Sarabun" w:cs="Sarabun"/>
              </w:rPr>
              <w:t>คบ.</w:t>
            </w:r>
            <w:r w:rsidRPr="7FDB0877" w:rsidR="3C39291B">
              <w:rPr>
                <w:rFonts w:ascii="Sarabun" w:hAnsi="Sarabun" w:eastAsia="Sarabun" w:cs="Sarabun"/>
              </w:rPr>
              <w:t>)</w:t>
            </w:r>
          </w:p>
          <w:p w:rsidR="42F78B32" w:rsidP="7FDB0877" w:rsidRDefault="42F78B32" w14:paraId="4E850AE0" w14:textId="73B77D38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เอกสาร FATCA</w:t>
            </w:r>
          </w:p>
          <w:p w:rsidR="42F78B32" w:rsidP="7FDB0877" w:rsidRDefault="42F78B32" w14:paraId="01328EA8" w14:textId="69A989C4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เอกสาร CRS</w:t>
            </w:r>
          </w:p>
          <w:p w:rsidR="7FDB0877" w:rsidP="7FDB0877" w:rsidRDefault="7FDB0877" w14:paraId="009EA022" w14:textId="59020171">
            <w:pPr>
              <w:pStyle w:val="ListParagraph"/>
              <w:widowControl w:val="0"/>
              <w:spacing w:before="120" w:after="120"/>
              <w:ind w:left="2160"/>
              <w:rPr>
                <w:rFonts w:ascii="Sarabun" w:hAnsi="Sarabun" w:eastAsia="Sarabun" w:cs="Sarabun"/>
                <w:lang w:val="en-US"/>
              </w:rPr>
            </w:pPr>
          </w:p>
          <w:p w:rsidR="00800421" w:rsidP="7FDB0877" w:rsidRDefault="00800421" w14:paraId="1CE4AAC0" w14:textId="77777777">
            <w:pPr>
              <w:pStyle w:val="ListParagraph"/>
              <w:widowControl w:val="0"/>
              <w:spacing w:before="120" w:after="120"/>
              <w:ind w:left="2160"/>
              <w:rPr>
                <w:rFonts w:ascii="Sarabun" w:hAnsi="Sarabun" w:eastAsia="Sarabun" w:cs="Sarabun"/>
                <w:lang w:val="en-US"/>
              </w:rPr>
            </w:pPr>
          </w:p>
          <w:p w:rsidR="00800421" w:rsidP="7FDB0877" w:rsidRDefault="00800421" w14:paraId="7C5261C2" w14:textId="77777777">
            <w:pPr>
              <w:pStyle w:val="ListParagraph"/>
              <w:widowControl w:val="0"/>
              <w:spacing w:before="120" w:after="120"/>
              <w:ind w:left="2160"/>
              <w:rPr>
                <w:rFonts w:ascii="Sarabun" w:hAnsi="Sarabun" w:eastAsia="Sarabun" w:cs="Sarabun"/>
                <w:lang w:val="en-US"/>
              </w:rPr>
            </w:pPr>
          </w:p>
          <w:p w:rsidR="00800421" w:rsidP="7FDB0877" w:rsidRDefault="00800421" w14:paraId="062CEEF7" w14:textId="77777777">
            <w:pPr>
              <w:pStyle w:val="ListParagraph"/>
              <w:widowControl w:val="0"/>
              <w:spacing w:before="120" w:after="120"/>
              <w:ind w:left="2160"/>
              <w:rPr>
                <w:rFonts w:ascii="Sarabun" w:hAnsi="Sarabun" w:eastAsia="Sarabun" w:cs="Sarabun"/>
                <w:lang w:val="en-US"/>
              </w:rPr>
            </w:pPr>
          </w:p>
          <w:p w:rsidRPr="00800421" w:rsidR="00800421" w:rsidP="7FDB0877" w:rsidRDefault="00800421" w14:paraId="71DE37DB" w14:textId="77777777">
            <w:pPr>
              <w:pStyle w:val="ListParagraph"/>
              <w:widowControl w:val="0"/>
              <w:spacing w:before="120" w:after="120"/>
              <w:ind w:left="2160"/>
              <w:rPr>
                <w:rFonts w:ascii="Sarabun" w:hAnsi="Sarabun" w:eastAsia="Sarabun" w:cs="Sarabun"/>
                <w:lang w:val="en-US"/>
              </w:rPr>
            </w:pPr>
          </w:p>
          <w:p w:rsidR="0D57888F" w:rsidP="7FDB0877" w:rsidRDefault="0D57888F" w14:paraId="21898EE0" w14:textId="5776581F">
            <w:pPr>
              <w:pStyle w:val="ListParagraph"/>
              <w:widowControl w:val="0"/>
              <w:numPr>
                <w:ilvl w:val="0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เงื่อนไขการแสดงปุ่มแชร์, </w:t>
            </w:r>
            <w:r w:rsidRPr="7FDB0877" w:rsidR="4B0B5A52">
              <w:rPr>
                <w:rFonts w:ascii="Sarabun" w:hAnsi="Sarabun" w:eastAsia="Sarabun" w:cs="Sarabun"/>
              </w:rPr>
              <w:t>ปุ่ม</w:t>
            </w:r>
            <w:r w:rsidRPr="7FDB0877">
              <w:rPr>
                <w:rFonts w:ascii="Sarabun" w:hAnsi="Sarabun" w:eastAsia="Sarabun" w:cs="Sarabun"/>
              </w:rPr>
              <w:t>ส่งอีเมล</w:t>
            </w:r>
            <w:r w:rsidRPr="7FDB0877" w:rsidR="57ECCDA0">
              <w:rPr>
                <w:rFonts w:ascii="Sarabun" w:hAnsi="Sarabun" w:eastAsia="Sarabun" w:cs="Sarabun"/>
              </w:rPr>
              <w:t xml:space="preserve"> ของใบคำขอ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825"/>
              <w:gridCol w:w="1731"/>
              <w:gridCol w:w="1731"/>
              <w:gridCol w:w="1731"/>
              <w:gridCol w:w="1731"/>
              <w:gridCol w:w="1731"/>
            </w:tblGrid>
            <w:tr w:rsidR="7FDB0877" w:rsidTr="7FDB0877" w14:paraId="4A015903" w14:textId="77777777">
              <w:trPr>
                <w:trHeight w:val="300"/>
              </w:trPr>
              <w:tc>
                <w:tcPr>
                  <w:tcW w:w="825" w:type="dxa"/>
                  <w:vMerge w:val="restart"/>
                  <w:shd w:val="clear" w:color="auto" w:fill="0070C0"/>
                </w:tcPr>
                <w:p w:rsidR="57ECCDA0" w:rsidP="7FDB0877" w:rsidRDefault="57ECCDA0" w14:paraId="141EABC3" w14:textId="1F87D55B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7FDB0877">
                    <w:rPr>
                      <w:rFonts w:ascii="Sarabun" w:hAnsi="Sarabun" w:eastAsia="Sarabun" w:cs="Sarabun"/>
                      <w:color w:val="FFFFFF" w:themeColor="background1"/>
                    </w:rPr>
                    <w:t>#</w:t>
                  </w:r>
                </w:p>
              </w:tc>
              <w:tc>
                <w:tcPr>
                  <w:tcW w:w="5193" w:type="dxa"/>
                  <w:gridSpan w:val="3"/>
                  <w:shd w:val="clear" w:color="auto" w:fill="0070C0"/>
                </w:tcPr>
                <w:p w:rsidR="57ECCDA0" w:rsidP="7FDB0877" w:rsidRDefault="57ECCDA0" w14:paraId="23FF3D62" w14:textId="53D0AB0B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7FDB0877">
                    <w:rPr>
                      <w:rFonts w:ascii="Sarabun" w:hAnsi="Sarabun" w:eastAsia="Sarabun" w:cs="Sarabun"/>
                      <w:color w:val="FFFFFF" w:themeColor="background1"/>
                    </w:rPr>
                    <w:t>ใบคำขอ</w:t>
                  </w:r>
                </w:p>
              </w:tc>
              <w:tc>
                <w:tcPr>
                  <w:tcW w:w="3462" w:type="dxa"/>
                  <w:gridSpan w:val="2"/>
                  <w:shd w:val="clear" w:color="auto" w:fill="0070C0"/>
                </w:tcPr>
                <w:p w:rsidR="57ECCDA0" w:rsidP="7FDB0877" w:rsidRDefault="57ECCDA0" w14:paraId="29625985" w14:textId="7007F10A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7FDB0877">
                    <w:rPr>
                      <w:rFonts w:ascii="Sarabun" w:hAnsi="Sarabun" w:eastAsia="Sarabun" w:cs="Sarabun"/>
                      <w:color w:val="FFFFFF" w:themeColor="background1"/>
                    </w:rPr>
                    <w:t>แสดงปุ่ม</w:t>
                  </w:r>
                </w:p>
              </w:tc>
            </w:tr>
            <w:tr w:rsidR="7FDB0877" w:rsidTr="4513D033" w14:paraId="518987C7" w14:textId="77777777">
              <w:trPr>
                <w:trHeight w:val="300"/>
              </w:trPr>
              <w:tc>
                <w:tcPr>
                  <w:tcW w:w="825" w:type="dxa"/>
                  <w:vMerge/>
                </w:tcPr>
                <w:p w:rsidR="008812F3" w:rsidRDefault="008812F3" w14:paraId="3B62B4E2" w14:textId="77777777"/>
              </w:tc>
              <w:tc>
                <w:tcPr>
                  <w:tcW w:w="1731" w:type="dxa"/>
                  <w:shd w:val="clear" w:color="auto" w:fill="0070C0"/>
                </w:tcPr>
                <w:p w:rsidR="57ECCDA0" w:rsidP="7FDB0877" w:rsidRDefault="57ECCDA0" w14:paraId="31921108" w14:textId="55B164D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7FDB0877">
                    <w:rPr>
                      <w:rFonts w:ascii="Sarabun" w:hAnsi="Sarabun" w:eastAsia="Sarabun" w:cs="Sarabun"/>
                      <w:color w:val="FFFFFF" w:themeColor="background1"/>
                    </w:rPr>
                    <w:t>คาดลายน้ำ</w:t>
                  </w:r>
                </w:p>
              </w:tc>
              <w:tc>
                <w:tcPr>
                  <w:tcW w:w="1731" w:type="dxa"/>
                  <w:shd w:val="clear" w:color="auto" w:fill="0070C0"/>
                </w:tcPr>
                <w:p w:rsidR="57ECCDA0" w:rsidP="7FDB0877" w:rsidRDefault="57ECCDA0" w14:paraId="44829278" w14:textId="73BAC551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7FDB0877">
                    <w:rPr>
                      <w:rFonts w:ascii="Sarabun" w:hAnsi="Sarabun" w:eastAsia="Sarabun" w:cs="Sarabun"/>
                      <w:color w:val="FFFFFF" w:themeColor="background1"/>
                    </w:rPr>
                    <w:t>ลงลายมือชื่อ</w:t>
                  </w:r>
                </w:p>
              </w:tc>
              <w:tc>
                <w:tcPr>
                  <w:tcW w:w="1731" w:type="dxa"/>
                  <w:shd w:val="clear" w:color="auto" w:fill="0070C0"/>
                </w:tcPr>
                <w:p w:rsidR="57ECCDA0" w:rsidP="7FDB0877" w:rsidRDefault="57ECCDA0" w14:paraId="725CBA0D" w14:textId="4F7CE3BF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7FDB0877">
                    <w:rPr>
                      <w:rFonts w:ascii="Sarabun" w:hAnsi="Sarabun" w:eastAsia="Sarabun" w:cs="Sarabun"/>
                      <w:color w:val="FFFFFF" w:themeColor="background1"/>
                    </w:rPr>
                    <w:t>ชำระเบี้ย</w:t>
                  </w:r>
                </w:p>
              </w:tc>
              <w:tc>
                <w:tcPr>
                  <w:tcW w:w="1731" w:type="dxa"/>
                  <w:shd w:val="clear" w:color="auto" w:fill="0070C0"/>
                </w:tcPr>
                <w:p w:rsidR="57ECCDA0" w:rsidP="7FDB0877" w:rsidRDefault="57ECCDA0" w14:paraId="751497D1" w14:textId="509822CF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7FDB0877">
                    <w:rPr>
                      <w:rFonts w:ascii="Sarabun" w:hAnsi="Sarabun" w:eastAsia="Sarabun" w:cs="Sarabun"/>
                      <w:color w:val="FFFFFF" w:themeColor="background1"/>
                    </w:rPr>
                    <w:t>ปุ่มแชร์</w:t>
                  </w:r>
                </w:p>
              </w:tc>
              <w:tc>
                <w:tcPr>
                  <w:tcW w:w="1731" w:type="dxa"/>
                  <w:shd w:val="clear" w:color="auto" w:fill="0070C0"/>
                </w:tcPr>
                <w:p w:rsidR="57ECCDA0" w:rsidP="7FDB0877" w:rsidRDefault="57ECCDA0" w14:paraId="78248E40" w14:textId="7B02D31A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color w:val="FFFFFF" w:themeColor="background1"/>
                    </w:rPr>
                  </w:pPr>
                  <w:r w:rsidRPr="7FDB0877">
                    <w:rPr>
                      <w:rFonts w:ascii="Sarabun" w:hAnsi="Sarabun" w:eastAsia="Sarabun" w:cs="Sarabun"/>
                      <w:color w:val="FFFFFF" w:themeColor="background1"/>
                    </w:rPr>
                    <w:t>ปุ่มส่งอีเมล</w:t>
                  </w:r>
                </w:p>
              </w:tc>
            </w:tr>
            <w:tr w:rsidR="7FDB0877" w:rsidTr="7FDB0877" w14:paraId="1AC36314" w14:textId="77777777">
              <w:trPr>
                <w:trHeight w:val="300"/>
              </w:trPr>
              <w:tc>
                <w:tcPr>
                  <w:tcW w:w="825" w:type="dxa"/>
                </w:tcPr>
                <w:p w:rsidR="57ECCDA0" w:rsidP="7FDB0877" w:rsidRDefault="57ECCDA0" w14:paraId="47927B40" w14:textId="18B2793F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7FDB0877">
                    <w:rPr>
                      <w:rFonts w:ascii="Sarabun" w:hAnsi="Sarabun" w:eastAsia="Sarabun" w:cs="Sarabun"/>
                    </w:rPr>
                    <w:t>1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61650665" w14:textId="17A7B292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2DB21D79" w14:textId="5797E6C2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  <w:t>NO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6E87BBE4" w14:textId="40178BBC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  <w:t>NO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366EA295" w14:textId="2734CA8F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4679ED5E" w14:textId="3154962A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</w:tr>
            <w:tr w:rsidR="7FDB0877" w:rsidTr="7FDB0877" w14:paraId="7D3F2618" w14:textId="77777777">
              <w:trPr>
                <w:trHeight w:val="300"/>
              </w:trPr>
              <w:tc>
                <w:tcPr>
                  <w:tcW w:w="825" w:type="dxa"/>
                </w:tcPr>
                <w:p w:rsidR="57ECCDA0" w:rsidP="7FDB0877" w:rsidRDefault="57ECCDA0" w14:paraId="285A8273" w14:textId="53F4002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7FDB0877">
                    <w:rPr>
                      <w:rFonts w:ascii="Sarabun" w:hAnsi="Sarabun" w:eastAsia="Sarabun" w:cs="Sarabun"/>
                    </w:rPr>
                    <w:t>2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6EF1DA5C" w14:textId="3AB95100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52C85714" w14:textId="24CCC21F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43A7D9A2" w14:textId="0A62FCC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  <w:t>NO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7D284A96" w14:textId="0DEB29E3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  <w:t>NO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683F2F99" w14:textId="01CB4421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FF0000"/>
                    </w:rPr>
                    <w:t>NO</w:t>
                  </w:r>
                </w:p>
              </w:tc>
            </w:tr>
            <w:tr w:rsidR="7FDB0877" w:rsidTr="7FDB0877" w14:paraId="1EAE2A78" w14:textId="77777777">
              <w:trPr>
                <w:trHeight w:val="300"/>
              </w:trPr>
              <w:tc>
                <w:tcPr>
                  <w:tcW w:w="825" w:type="dxa"/>
                </w:tcPr>
                <w:p w:rsidR="57ECCDA0" w:rsidP="7FDB0877" w:rsidRDefault="57ECCDA0" w14:paraId="372BBE90" w14:textId="75D9AD9F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</w:rPr>
                  </w:pPr>
                  <w:r w:rsidRPr="7FDB0877">
                    <w:rPr>
                      <w:rFonts w:ascii="Sarabun" w:hAnsi="Sarabun" w:eastAsia="Sarabun" w:cs="Sarabun"/>
                    </w:rPr>
                    <w:t>3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48B861C5" w14:textId="254219AB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7E026DC3" w14:textId="00981819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300AE063" w14:textId="6D027CED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10817152" w14:textId="4C20A14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  <w:tc>
                <w:tcPr>
                  <w:tcW w:w="1731" w:type="dxa"/>
                </w:tcPr>
                <w:p w:rsidR="57ECCDA0" w:rsidP="7FDB0877" w:rsidRDefault="57ECCDA0" w14:paraId="0F946302" w14:textId="6AB73FE4">
                  <w:pPr>
                    <w:spacing w:line="360" w:lineRule="auto"/>
                    <w:jc w:val="center"/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</w:pPr>
                  <w:r w:rsidRPr="7FDB0877">
                    <w:rPr>
                      <w:rFonts w:ascii="Sarabun" w:hAnsi="Sarabun" w:eastAsia="Sarabun" w:cs="Sarabun"/>
                      <w:b/>
                      <w:bCs/>
                      <w:color w:val="00B050"/>
                    </w:rPr>
                    <w:t>YES</w:t>
                  </w:r>
                </w:p>
              </w:tc>
            </w:tr>
          </w:tbl>
          <w:p w:rsidR="7FDB0877" w:rsidRDefault="7FDB0877" w14:paraId="0A20796C" w14:textId="691E2ADB"/>
          <w:p w:rsidR="57ECCDA0" w:rsidP="7FDB0877" w:rsidRDefault="57ECCDA0" w14:paraId="5C70A9C4" w14:textId="08DC51FD">
            <w:p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กรณียังไม่ลงลายมือชื่อ ให้แสดงปุ่มแชร์ และปุ่มส่งอีเมล (เอกสารคาดลายน้ำ)</w:t>
            </w:r>
          </w:p>
          <w:p w:rsidR="57ECCDA0" w:rsidP="7FDB0877" w:rsidRDefault="57ECCDA0" w14:paraId="3979E851" w14:textId="54B5224E">
            <w:pPr>
              <w:pStyle w:val="ListParagraph"/>
              <w:widowControl w:val="0"/>
              <w:numPr>
                <w:ilvl w:val="1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กรณีลงลายมือชื่อ</w:t>
            </w:r>
          </w:p>
          <w:p w:rsidR="0D57888F" w:rsidP="7FDB0877" w:rsidRDefault="0D57888F" w14:paraId="3512A991" w14:textId="41778D7A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กรณีเอกสารยังไม่ลงลายมือชื่อ ให้แสดงปุ่ม แชร์</w:t>
            </w:r>
          </w:p>
          <w:p w:rsidR="0D57888F" w:rsidP="7FDB0877" w:rsidRDefault="0D57888F" w14:paraId="155A32B2" w14:textId="40AAC80E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กรณีเอกสารลงลายมือชื่อแล้วและยังไม่ชำระเงิน </w:t>
            </w:r>
            <w:r w:rsidRPr="7FDB0877">
              <w:rPr>
                <w:rFonts w:ascii="Sarabun" w:hAnsi="Sarabun" w:eastAsia="Sarabun" w:cs="Sarabun"/>
                <w:b/>
                <w:bCs/>
                <w:color w:val="FF0000"/>
              </w:rPr>
              <w:t>ไม่แสดงปุ่ม</w:t>
            </w:r>
            <w:r w:rsidRPr="7FDB0877">
              <w:rPr>
                <w:rFonts w:ascii="Sarabun" w:hAnsi="Sarabun" w:eastAsia="Sarabun" w:cs="Sarabun"/>
              </w:rPr>
              <w:t xml:space="preserve"> แชร์</w:t>
            </w:r>
          </w:p>
          <w:p w:rsidR="0D57888F" w:rsidP="7FDB0877" w:rsidRDefault="0D57888F" w14:paraId="277D832B" w14:textId="7DA36672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กรณีเอกสารลงลายมือชื่อแล้วและชำระเงินเรียบร้อยแล้ว ให้แสดงปุ่ม แชร์</w:t>
            </w:r>
          </w:p>
          <w:p w:rsidR="0D57888F" w:rsidP="7FDB0877" w:rsidRDefault="0D57888F" w14:paraId="51A4CD87" w14:textId="4009F44E">
            <w:pPr>
              <w:pStyle w:val="ListParagraph"/>
              <w:widowControl w:val="0"/>
              <w:numPr>
                <w:ilvl w:val="1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การแสดงปุ่มส่งอีเมล</w:t>
            </w:r>
          </w:p>
          <w:p w:rsidR="0D57888F" w:rsidP="7FDB0877" w:rsidRDefault="0D57888F" w14:paraId="0649468A" w14:textId="1D80FC50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>กรณีเอกสารยังไม่ลงลายมือชื่อ ให้แสดงปุ่ม ส่งอีเมล</w:t>
            </w:r>
          </w:p>
          <w:p w:rsidR="0D57888F" w:rsidP="7FDB0877" w:rsidRDefault="0D57888F" w14:paraId="614B73C0" w14:textId="2941B2E6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กรณีเอกสารลงลายมือชื่อแล้วและยังไม่ชำระเงิน </w:t>
            </w:r>
            <w:r w:rsidRPr="7FDB0877">
              <w:rPr>
                <w:rFonts w:ascii="Sarabun" w:hAnsi="Sarabun" w:eastAsia="Sarabun" w:cs="Sarabun"/>
                <w:b/>
                <w:bCs/>
                <w:color w:val="FF0000"/>
              </w:rPr>
              <w:t>ไม่แสดงปุ่ม</w:t>
            </w:r>
            <w:r w:rsidRPr="7FDB0877">
              <w:rPr>
                <w:rFonts w:ascii="Sarabun" w:hAnsi="Sarabun" w:eastAsia="Sarabun" w:cs="Sarabun"/>
              </w:rPr>
              <w:t xml:space="preserve"> ส่งอีเมล</w:t>
            </w:r>
          </w:p>
          <w:p w:rsidRPr="00CF70A4" w:rsidR="7FDB0877" w:rsidP="00CF70A4" w:rsidRDefault="0D57888F" w14:paraId="50EC35D7" w14:textId="4C70AA5F">
            <w:pPr>
              <w:pStyle w:val="ListParagraph"/>
              <w:widowControl w:val="0"/>
              <w:numPr>
                <w:ilvl w:val="2"/>
                <w:numId w:val="2"/>
              </w:numPr>
              <w:spacing w:before="120" w:after="120"/>
              <w:rPr>
                <w:rFonts w:ascii="Sarabun" w:hAnsi="Sarabun" w:eastAsia="Sarabun" w:cs="Sarabun"/>
              </w:rPr>
            </w:pPr>
            <w:r w:rsidRPr="7FDB0877">
              <w:rPr>
                <w:rFonts w:ascii="Sarabun" w:hAnsi="Sarabun" w:eastAsia="Sarabun" w:cs="Sarabun"/>
              </w:rPr>
              <w:t xml:space="preserve">กรณีเอกสารลงลายมือชื่อแล้วและชำระเงินเรียบร้อยแล้ว ให้แสดงปุ่ม </w:t>
            </w:r>
            <w:r w:rsidRPr="7FDB0877" w:rsidR="67BCB259">
              <w:rPr>
                <w:rFonts w:ascii="Sarabun" w:hAnsi="Sarabun" w:eastAsia="Sarabun" w:cs="Sarabun"/>
              </w:rPr>
              <w:t>ส่ง</w:t>
            </w:r>
            <w:r w:rsidRPr="7FDB0877">
              <w:rPr>
                <w:rFonts w:ascii="Sarabun" w:hAnsi="Sarabun" w:eastAsia="Sarabun" w:cs="Sarabun"/>
              </w:rPr>
              <w:t>อีเมล์</w:t>
            </w:r>
          </w:p>
          <w:p w:rsidR="21E94FA9" w:rsidP="7FDB0877" w:rsidRDefault="21E94FA9" w14:paraId="508DB4F3" w14:textId="47D9417A">
            <w:pPr>
              <w:widowControl w:val="0"/>
              <w:spacing w:before="120" w:after="120"/>
              <w:ind w:left="1440"/>
              <w:rPr>
                <w:rFonts w:ascii="Sarabun" w:hAnsi="Sarabun" w:eastAsia="Sarabun" w:cs="Sarabun"/>
              </w:rPr>
            </w:pPr>
          </w:p>
        </w:tc>
      </w:tr>
      <w:tr w:rsidR="21E94FA9" w:rsidTr="7FDB0877" w14:paraId="5DC3DA55" w14:textId="77777777">
        <w:trPr>
          <w:trHeight w:val="300"/>
        </w:trPr>
        <w:tc>
          <w:tcPr>
            <w:tcW w:w="177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39765055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7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7F968F5D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21E94FA9" w:rsidTr="7FDB0877" w14:paraId="61164CB1" w14:textId="77777777">
        <w:trPr>
          <w:trHeight w:val="300"/>
        </w:trPr>
        <w:tc>
          <w:tcPr>
            <w:tcW w:w="177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4172E511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21E94FA9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7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E94FA9" w:rsidP="21E94FA9" w:rsidRDefault="21E94FA9" w14:paraId="6FE82953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="56E5707E" w:rsidP="21E94FA9" w:rsidRDefault="56E5707E" w14:paraId="561111C1" w14:textId="5454E2A4">
      <w:pPr>
        <w:rPr>
          <w:color w:val="000000" w:themeColor="text1"/>
        </w:rPr>
      </w:pPr>
    </w:p>
    <w:p w:rsidR="56E5707E" w:rsidP="21E94FA9" w:rsidRDefault="56E5707E" w14:paraId="3A550707" w14:textId="77729276">
      <w:pPr>
        <w:rPr>
          <w:color w:val="000000" w:themeColor="text1"/>
        </w:rPr>
      </w:pPr>
    </w:p>
    <w:p w:rsidR="74C14063" w:rsidP="74C14063" w:rsidRDefault="74C14063" w14:paraId="68432F8D" w14:textId="4A452FEB">
      <w:pPr>
        <w:rPr>
          <w:color w:val="000000" w:themeColor="text1"/>
        </w:rPr>
      </w:pPr>
    </w:p>
    <w:p w:rsidR="472DB1A2" w:rsidP="472DB1A2" w:rsidRDefault="472DB1A2" w14:paraId="3A5AC422" w14:textId="1FED635D">
      <w:pPr>
        <w:rPr>
          <w:color w:val="FFFFFF" w:themeColor="background1"/>
        </w:rPr>
      </w:pPr>
    </w:p>
    <w:p w:rsidR="2CE2FBBD" w:rsidP="2CE2FBBD" w:rsidRDefault="2CE2FBBD" w14:paraId="04EB2FEA" w14:textId="088E3B9C">
      <w:pPr>
        <w:rPr>
          <w:color w:val="FFFFFF" w:themeColor="background1"/>
        </w:rPr>
      </w:pPr>
    </w:p>
    <w:p w:rsidR="2CE2FBBD" w:rsidP="2CE2FBBD" w:rsidRDefault="2CE2FBBD" w14:paraId="139943BC" w14:textId="5690EB79">
      <w:pPr>
        <w:rPr>
          <w:color w:val="FFFFFF" w:themeColor="background1"/>
        </w:rPr>
      </w:pPr>
    </w:p>
    <w:p w:rsidR="2CE2FBBD" w:rsidP="2CE2FBBD" w:rsidRDefault="2CE2FBBD" w14:paraId="1C2923D4" w14:textId="2F25A471">
      <w:pPr>
        <w:rPr>
          <w:color w:val="FFFFFF" w:themeColor="background1"/>
        </w:rPr>
      </w:pPr>
    </w:p>
    <w:p w:rsidR="2CE2FBBD" w:rsidP="2CE2FBBD" w:rsidRDefault="2CE2FBBD" w14:paraId="7CE8C585" w14:textId="08E23D29">
      <w:pPr>
        <w:rPr>
          <w:color w:val="FFFFFF" w:themeColor="background1"/>
        </w:rPr>
      </w:pPr>
    </w:p>
    <w:p w:rsidR="2CE2FBBD" w:rsidP="2CE2FBBD" w:rsidRDefault="2CE2FBBD" w14:paraId="6AAC4008" w14:textId="52C4D6C4">
      <w:pPr>
        <w:rPr>
          <w:color w:val="FFFFFF" w:themeColor="background1"/>
        </w:rPr>
      </w:pPr>
    </w:p>
    <w:p w:rsidR="2CE2FBBD" w:rsidP="2CE2FBBD" w:rsidRDefault="2CE2FBBD" w14:paraId="5171BBD9" w14:textId="2254EDA0">
      <w:pPr>
        <w:rPr>
          <w:color w:val="FFFFFF" w:themeColor="background1"/>
          <w:lang w:val="en-US"/>
        </w:rPr>
      </w:pPr>
    </w:p>
    <w:p w:rsidRPr="00933A28" w:rsidR="74C14063" w:rsidP="74C14063" w:rsidRDefault="00933A28" w14:paraId="1C71C685" w14:textId="672A255B">
      <w:pPr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br w:type="page"/>
      </w:r>
    </w:p>
    <w:tbl>
      <w:tblPr>
        <w:tblW w:w="9525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80" w:firstRow="0" w:lastRow="0" w:firstColumn="1" w:lastColumn="0" w:noHBand="1" w:noVBand="1"/>
      </w:tblPr>
      <w:tblGrid>
        <w:gridCol w:w="4005"/>
        <w:gridCol w:w="5520"/>
      </w:tblGrid>
      <w:tr w:rsidRPr="00EB1835" w:rsidR="74C14063" w:rsidTr="352C02B3" w14:paraId="2F0E5C13" w14:textId="19CB42A8">
        <w:trPr>
          <w:trHeight w:val="300"/>
        </w:trPr>
        <w:tc>
          <w:tcPr>
            <w:tcW w:w="40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74C14063" w:rsidRDefault="74C14063" w14:paraId="569CBB1A" w14:textId="5DF69170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74C14063">
              <w:rPr>
                <w:rFonts w:ascii="Sarabun" w:hAnsi="Sarabun" w:eastAsia="Sarabun" w:cs="Sarabun"/>
                <w:color w:val="FFFFFF" w:themeColor="background1"/>
              </w:rPr>
              <w:t>Requirement No.1</w:t>
            </w:r>
            <w:r w:rsidRPr="74C14063" w:rsidR="34168411">
              <w:rPr>
                <w:rFonts w:ascii="Sarabun" w:hAnsi="Sarabun" w:eastAsia="Sarabun" w:cs="Sarabun"/>
                <w:color w:val="FFFFFF" w:themeColor="background1"/>
              </w:rPr>
              <w:t>2</w:t>
            </w:r>
          </w:p>
        </w:tc>
        <w:tc>
          <w:tcPr>
            <w:tcW w:w="55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3A28" w:rsidR="0B332299" w:rsidP="2DA7646C" w:rsidRDefault="0B332299" w14:paraId="62D34C78" w14:textId="3958726A">
            <w:pPr>
              <w:widowControl w:val="0"/>
              <w:rPr>
                <w:rFonts w:ascii="Aptos Narrow" w:hAnsi="Aptos Narrow" w:eastAsia="Aptos Narrow" w:cs="Aptos Narrow"/>
                <w:color w:val="242424"/>
                <w:sz w:val="24"/>
                <w:szCs w:val="24"/>
                <w:lang w:val="en-US"/>
              </w:rPr>
            </w:pPr>
            <w:r w:rsidRPr="00692FB1">
              <w:rPr>
                <w:rFonts w:ascii="Sarabun" w:hAnsi="Sarabun" w:eastAsia="Sarabun" w:cs="Sarabun"/>
                <w:b/>
                <w:bCs/>
                <w:sz w:val="24"/>
                <w:szCs w:val="24"/>
                <w:lang w:val="en-US"/>
              </w:rPr>
              <w:t>[Sprint 1</w:t>
            </w:r>
            <w:r w:rsidRPr="00692FB1" w:rsidR="61E2E28E">
              <w:rPr>
                <w:rFonts w:ascii="Sarabun" w:hAnsi="Sarabun" w:eastAsia="Sarabun" w:cs="Sarabun"/>
                <w:b/>
                <w:bCs/>
                <w:sz w:val="24"/>
                <w:szCs w:val="24"/>
                <w:lang w:val="en-US"/>
              </w:rPr>
              <w:t>8</w:t>
            </w:r>
            <w:r w:rsidRPr="00692FB1">
              <w:rPr>
                <w:rFonts w:ascii="Sarabun" w:hAnsi="Sarabun" w:eastAsia="Sarabun" w:cs="Sarabun"/>
                <w:b/>
                <w:bCs/>
                <w:sz w:val="24"/>
                <w:szCs w:val="24"/>
                <w:lang w:val="en-US"/>
              </w:rPr>
              <w:t xml:space="preserve">] </w:t>
            </w:r>
            <w:r w:rsidRPr="00692FB1" w:rsidR="440B3F5A">
              <w:rPr>
                <w:rFonts w:ascii="Aptos Narrow" w:hAnsi="Aptos Narrow" w:eastAsia="Aptos Narrow" w:cs="Aptos Narrow"/>
                <w:color w:val="242424"/>
                <w:sz w:val="24"/>
                <w:szCs w:val="24"/>
                <w:lang w:val="en-US"/>
              </w:rPr>
              <w:t>Health questionnaire for existing core product (Integrate Spark)</w:t>
            </w:r>
          </w:p>
        </w:tc>
      </w:tr>
      <w:tr w:rsidR="74C14063" w:rsidTr="352C02B3" w14:paraId="48BFECAA" w14:textId="2EB45D9F">
        <w:trPr>
          <w:trHeight w:val="300"/>
        </w:trPr>
        <w:tc>
          <w:tcPr>
            <w:tcW w:w="40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74C14063" w:rsidRDefault="74C14063" w14:paraId="51C424A1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74C14063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55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2DA7646C" w:rsidRDefault="74C14063" w14:paraId="407964E9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DA7646C">
              <w:rPr>
                <w:rFonts w:ascii="Sarabun" w:hAnsi="Sarabun" w:eastAsia="Sarabun" w:cs="Sarabun"/>
              </w:rPr>
              <w:t>N/A</w:t>
            </w:r>
          </w:p>
        </w:tc>
      </w:tr>
      <w:tr w:rsidR="74C14063" w:rsidTr="352C02B3" w14:paraId="39BD21AD" w14:textId="33C8987D">
        <w:trPr>
          <w:trHeight w:val="300"/>
        </w:trPr>
        <w:tc>
          <w:tcPr>
            <w:tcW w:w="40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74C14063" w:rsidRDefault="74C14063" w14:paraId="038F3302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74C14063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55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2DA7646C" w:rsidRDefault="74C14063" w14:paraId="33636234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DA7646C">
              <w:rPr>
                <w:rFonts w:ascii="Sarabun" w:hAnsi="Sarabun" w:eastAsia="Sarabun" w:cs="Sarabun"/>
              </w:rPr>
              <w:t>N/A</w:t>
            </w:r>
          </w:p>
        </w:tc>
      </w:tr>
      <w:tr w:rsidR="74C14063" w:rsidTr="352C02B3" w14:paraId="2FF38AE0" w14:textId="663C9094">
        <w:trPr>
          <w:trHeight w:val="300"/>
        </w:trPr>
        <w:tc>
          <w:tcPr>
            <w:tcW w:w="40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74C14063" w:rsidRDefault="74C14063" w14:paraId="54FF3D69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74C14063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55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2DA7646C" w:rsidRDefault="74C14063" w14:paraId="398443EB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DA7646C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74C14063" w:rsidTr="352C02B3" w14:paraId="694C20B8" w14:textId="0CFF0569">
        <w:trPr>
          <w:trHeight w:val="420"/>
        </w:trPr>
        <w:tc>
          <w:tcPr>
            <w:tcW w:w="9525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4513D033" w:rsidR="74C14063" w:rsidP="74C14063" w:rsidRDefault="74C14063" w14:paraId="76542628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4513D033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="74C14063" w:rsidTr="352C02B3" w14:paraId="7CC05D2A" w14:textId="74EC18FD">
        <w:trPr>
          <w:trHeight w:val="420"/>
        </w:trPr>
        <w:tc>
          <w:tcPr>
            <w:tcW w:w="952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5B0B1DB8" w:rsidRDefault="51F676E5" w14:paraId="2FB27C52" w14:textId="2ACC36B1">
            <w:pPr>
              <w:widowControl w:val="0"/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ให้ระบบแสดง section คำถามสุขภาพ Integrate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สำหรับแบบประกัน OL / PA / PA Micro โดยมีรายละเอียดของแต่ละแบบประกัน ดังนี้</w:t>
            </w:r>
          </w:p>
          <w:p w:rsidR="74C14063" w:rsidP="39F2B851" w:rsidRDefault="51F676E5" w14:paraId="243411FE" w14:textId="4E3265B7">
            <w:pPr>
              <w:pStyle w:val="ListParagraph"/>
              <w:widowControl w:val="0"/>
              <w:numPr>
                <w:ilvl w:val="0"/>
                <w:numId w:val="1"/>
              </w:numPr>
              <w:spacing w:after="120"/>
              <w:rPr>
                <w:rFonts w:ascii="Sarabun" w:hAnsi="Sarabun" w:eastAsia="Sarabun" w:cs="Sarabun"/>
                <w:b/>
                <w:bCs/>
              </w:rPr>
            </w:pPr>
            <w:r w:rsidRPr="4513D033">
              <w:rPr>
                <w:rFonts w:ascii="Sarabun" w:hAnsi="Sarabun" w:eastAsia="Sarabun" w:cs="Sarabun"/>
                <w:b/>
                <w:bCs/>
              </w:rPr>
              <w:t>แบบประกัน OL</w:t>
            </w:r>
          </w:p>
          <w:p w:rsidR="74C14063" w:rsidP="39F2B851" w:rsidRDefault="7FBAD75C" w14:paraId="44513EB1" w14:textId="0A4D0C65">
            <w:pPr>
              <w:pStyle w:val="ListParagraph"/>
              <w:widowControl w:val="0"/>
              <w:numPr>
                <w:ilvl w:val="1"/>
                <w:numId w:val="1"/>
              </w:numPr>
              <w:spacing w:after="120"/>
              <w:rPr>
                <w:rFonts w:ascii="Sarabun" w:hAnsi="Sarabun" w:eastAsia="Sarabun" w:cs="Sarabun"/>
                <w:b/>
                <w:bCs/>
              </w:rPr>
            </w:pPr>
            <w:r w:rsidRPr="7FBAD75C">
              <w:rPr>
                <w:rFonts w:ascii="Sarabun" w:hAnsi="Sarabun" w:eastAsia="Sarabun" w:cs="Sarabun"/>
                <w:b/>
                <w:bCs/>
              </w:rPr>
              <w:t>กลุ่ม GIO</w:t>
            </w:r>
          </w:p>
          <w:p w:rsidR="53716B16" w:rsidP="53716B16" w:rsidRDefault="512CF596" w14:paraId="408A0ACF" w14:textId="67B5EA6E">
            <w:pPr>
              <w:pStyle w:val="ListParagraph"/>
              <w:widowControl w:val="0"/>
              <w:numPr>
                <w:ilvl w:val="2"/>
                <w:numId w:val="1"/>
              </w:numPr>
              <w:spacing w:after="120"/>
              <w:rPr>
                <w:rFonts w:ascii="Sarabun" w:hAnsi="Sarabun" w:eastAsia="Sarabun" w:cs="Sarabun"/>
              </w:rPr>
            </w:pPr>
            <w:r w:rsidRPr="512CF596">
              <w:rPr>
                <w:rFonts w:ascii="Sarabun" w:hAnsi="Sarabun" w:eastAsia="Sarabun" w:cs="Sarabun"/>
              </w:rPr>
              <w:t>ให้ระบบข้าม section ประวัติการทำประกันภัย และ คำถามสุขภาพ</w:t>
            </w:r>
          </w:p>
          <w:p w:rsidR="512CF596" w:rsidP="512CF596" w:rsidRDefault="512CF596" w14:paraId="4FC0DEE1" w14:textId="604B7AAA">
            <w:pPr>
              <w:pStyle w:val="ListParagraph"/>
              <w:widowControl w:val="0"/>
              <w:numPr>
                <w:ilvl w:val="2"/>
                <w:numId w:val="1"/>
              </w:numPr>
              <w:spacing w:after="120"/>
              <w:rPr>
                <w:rFonts w:ascii="Sarabun" w:hAnsi="Sarabun" w:eastAsia="Sarabun" w:cs="Sarabun"/>
              </w:rPr>
            </w:pPr>
            <w:r w:rsidRPr="512CF596">
              <w:rPr>
                <w:rFonts w:ascii="Sarabun" w:hAnsi="Sarabun" w:eastAsia="Sarabun" w:cs="Sarabun"/>
              </w:rPr>
              <w:t>ไม่ต้องลงข้อมูลในใบคำขอ PDF</w:t>
            </w:r>
          </w:p>
          <w:p w:rsidR="39F2B851" w:rsidP="39F2B851" w:rsidRDefault="39F2B851" w14:paraId="068507C2" w14:textId="7F8358B4">
            <w:pPr>
              <w:widowControl w:val="0"/>
              <w:spacing w:before="120" w:after="120"/>
              <w:ind w:left="1440"/>
              <w:rPr>
                <w:rFonts w:ascii="Sarabun" w:hAnsi="Sarabun" w:eastAsia="Sarabun" w:cs="Sarabun"/>
              </w:rPr>
            </w:pPr>
          </w:p>
          <w:p w:rsidR="74C14063" w:rsidP="5B0B1DB8" w:rsidRDefault="74CE89C8" w14:paraId="331A6C3C" w14:textId="2C331A7D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  <w:b/>
                <w:bCs/>
              </w:rPr>
              <w:t>กลุ่ม Non-GIO</w:t>
            </w:r>
          </w:p>
          <w:p w:rsidR="74C14063" w:rsidP="5B0B1DB8" w:rsidRDefault="74CE89C8" w14:paraId="7B485DDD" w14:textId="1AA4466C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แสดง section ประวัติการทำประกัน</w:t>
            </w:r>
            <w:r w:rsidRPr="4513D033" w:rsidR="40384A7C">
              <w:rPr>
                <w:rFonts w:ascii="Sarabun" w:hAnsi="Sarabun" w:eastAsia="Sarabun" w:cs="Sarabun"/>
              </w:rPr>
              <w:t xml:space="preserve"> </w:t>
            </w:r>
            <w:r w:rsidRPr="4513D033" w:rsidR="58E406E9">
              <w:rPr>
                <w:rFonts w:ascii="Sarabun" w:hAnsi="Sarabun" w:eastAsia="Sarabun" w:cs="Sarabun"/>
              </w:rPr>
              <w:t>(ข้อ 9 และ 10 ตามใบคำขอ)</w:t>
            </w:r>
            <w:r w:rsidRPr="4513D033">
              <w:rPr>
                <w:rFonts w:ascii="Sarabun" w:hAnsi="Sarabun" w:eastAsia="Sarabun" w:cs="Sarabun"/>
              </w:rPr>
              <w:t xml:space="preserve"> และ คำถามสุขภาพ Integrate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 w:rsidR="7A04B8D7">
              <w:rPr>
                <w:rFonts w:ascii="Sarabun" w:hAnsi="Sarabun" w:eastAsia="Sarabun" w:cs="Sarabun"/>
              </w:rPr>
              <w:t xml:space="preserve"> (ตามข้อ 11 ถึง 19 ตามใบคำขอ)</w:t>
            </w:r>
          </w:p>
          <w:p w:rsidR="74C14063" w:rsidP="5B0B1DB8" w:rsidRDefault="7A04B8D7" w14:paraId="508A5ECE" w14:textId="65EE56BA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commentRangeStart w:id="53"/>
            <w:r w:rsidRPr="4513D033">
              <w:rPr>
                <w:rFonts w:ascii="Sarabun" w:hAnsi="Sarabun" w:eastAsia="Sarabun" w:cs="Sarabun"/>
              </w:rPr>
              <w:t>กรณีผู้ขอเอาประกันภัยเป็นเพศหญิง ให้แสดง section ข้อมูลสุขภาพเฉพาะสตรีตามข้อ 19 ในใบคำขอ เพิ่มเติม</w:t>
            </w:r>
          </w:p>
          <w:p w:rsidR="74C14063" w:rsidP="5B0B1DB8" w:rsidRDefault="428F7FC8" w14:paraId="7B5E1995" w14:textId="375AD514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กรณี</w:t>
            </w:r>
            <w:r w:rsidRPr="4513D033" w:rsidR="7A04B8D7">
              <w:rPr>
                <w:rFonts w:ascii="Sarabun" w:hAnsi="Sarabun" w:eastAsia="Sarabun" w:cs="Sarabun"/>
              </w:rPr>
              <w:t>มีแนบท้ายสัญญาเพิ่มเติม รพ. /Health Fit /ทพ. /โรคร้ายแรง ไม่รวมอุบัติเหตุและ ฆจ. ให้แสดง section ข้อมูลสุขภาพตามข้อ 20 ในใบคำขอ</w:t>
            </w:r>
            <w:commentRangeEnd w:id="53"/>
            <w:r w:rsidR="7AB6887D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53"/>
            </w:r>
          </w:p>
          <w:p w:rsidR="39F2B851" w:rsidP="39F2B851" w:rsidRDefault="39F2B851" w14:paraId="2D548AEF" w14:textId="55993490">
            <w:pPr>
              <w:pStyle w:val="ListParagraph"/>
              <w:widowControl w:val="0"/>
              <w:spacing w:before="120" w:after="120"/>
              <w:ind w:left="2160"/>
              <w:rPr>
                <w:rFonts w:ascii="Sarabun" w:hAnsi="Sarabun" w:eastAsia="Sarabun" w:cs="Sarabun"/>
              </w:rPr>
            </w:pPr>
          </w:p>
          <w:p w:rsidR="74C14063" w:rsidP="5B0B1DB8" w:rsidRDefault="3F147E9B" w14:paraId="2FE9A0FF" w14:textId="4C2FFA8F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แบบประกันกลุ่ม GIO / Non-GIO อ้างอิงตามเอกสาร</w:t>
            </w:r>
            <w:r w:rsidRPr="4513D033" w:rsidR="0E02716B">
              <w:rPr>
                <w:rFonts w:ascii="Sarabun" w:hAnsi="Sarabun" w:eastAsia="Sarabun" w:cs="Sarabun"/>
              </w:rPr>
              <w:t xml:space="preserve"> </w:t>
            </w:r>
            <w:hyperlink r:id="rId67">
              <w:r w:rsidRPr="4513D033" w:rsidR="0E02716B">
                <w:rPr>
                  <w:rStyle w:val="Hyperlink"/>
                </w:rPr>
                <w:t>[NASA] OL quotation.xlsx</w:t>
              </w:r>
            </w:hyperlink>
            <w:r w:rsidRPr="4513D033">
              <w:rPr>
                <w:rFonts w:ascii="Sarabun" w:hAnsi="Sarabun" w:eastAsia="Sarabun" w:cs="Sarabun"/>
              </w:rPr>
              <w:t xml:space="preserve"> </w:t>
            </w:r>
            <w:r w:rsidRPr="4513D033" w:rsidR="0A3C557F">
              <w:rPr>
                <w:rFonts w:ascii="Sarabun" w:hAnsi="Sarabun" w:eastAsia="Sarabun" w:cs="Sarabun"/>
              </w:rPr>
              <w:t>Sheet: OL Products &gt;&gt; Colu</w:t>
            </w:r>
            <w:r w:rsidRPr="4513D033" w:rsidR="531AB85E">
              <w:rPr>
                <w:rFonts w:ascii="Sarabun" w:hAnsi="Sarabun" w:eastAsia="Sarabun" w:cs="Sarabun"/>
              </w:rPr>
              <w:t>m</w:t>
            </w:r>
            <w:r w:rsidRPr="4513D033" w:rsidR="0A3C557F">
              <w:rPr>
                <w:rFonts w:ascii="Sarabun" w:hAnsi="Sarabun" w:eastAsia="Sarabun" w:cs="Sarabun"/>
              </w:rPr>
              <w:t>n: I (GIO)</w:t>
            </w:r>
          </w:p>
          <w:p w:rsidR="74C14063" w:rsidP="5B0B1DB8" w:rsidRDefault="1D09B85D" w14:paraId="7A4F7EC4" w14:textId="3E29E5A5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เงื่อนไขการแสดง section คำถามสุขภาพ Integrate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ดังรายละเอียด</w:t>
            </w:r>
          </w:p>
          <w:p w:rsidR="74C14063" w:rsidP="5B0B1DB8" w:rsidRDefault="1D09B85D" w14:paraId="4C92EA60" w14:textId="454B5D5D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กรณีระบบ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สามารถเชื่อมต่อได้ ให้ดำเนินการดังนี้</w:t>
            </w:r>
          </w:p>
          <w:p w:rsidR="74C14063" w:rsidP="5B0B1DB8" w:rsidRDefault="20811FB9" w14:paraId="343D2013" w14:textId="68CF90A4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ระบบสามารถให้ผู้ใช้งานตอบคำถามสุขภาพให้ครบถ้วน และไม่เป็นค่าว่าง</w:t>
            </w:r>
          </w:p>
          <w:p w:rsidR="74C14063" w:rsidP="5B0B1DB8" w:rsidRDefault="20811FB9" w14:paraId="60C3E8EC" w14:textId="579C742C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กรณีกลับมาแก้ไข ให้กลับมาแก้ไขที่หน้า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</w:p>
          <w:p w:rsidR="74C14063" w:rsidP="5B0B1DB8" w:rsidRDefault="1D09B85D" w14:paraId="77EDFD81" w14:textId="697264C8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กรณีระบบ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ไม่สามารถเชื่อมต่อได้ ให้ดำเนินการดังนี้</w:t>
            </w:r>
          </w:p>
          <w:p w:rsidR="74C14063" w:rsidP="5B0B1DB8" w:rsidRDefault="1EC6BA9B" w14:paraId="52F97D08" w14:textId="1F5AABD0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E605CB">
              <w:rPr>
                <w:rFonts w:ascii="Sarabun" w:hAnsi="Sarabun" w:eastAsia="Sarabun" w:cs="Sarabun"/>
              </w:rPr>
              <w:t xml:space="preserve">กรณีระบบ Call API Spark ไม่ได้ </w:t>
            </w:r>
            <w:r w:rsidRPr="45E605CB" w:rsidR="2F7BA60E">
              <w:rPr>
                <w:rFonts w:ascii="Sarabun" w:hAnsi="Sarabun" w:eastAsia="Sarabun" w:cs="Sarabun"/>
              </w:rPr>
              <w:t>ให้ระบบแสดงข้อความแจ้งเตือน</w:t>
            </w:r>
          </w:p>
          <w:tbl>
            <w:tblPr>
              <w:tblStyle w:val="TableGrid"/>
              <w:tblW w:w="0" w:type="auto"/>
              <w:jc w:val="center"/>
              <w:tblLook w:val="06A0" w:firstRow="1" w:lastRow="0" w:firstColumn="1" w:lastColumn="0" w:noHBand="1" w:noVBand="1"/>
            </w:tblPr>
            <w:tblGrid>
              <w:gridCol w:w="7250"/>
            </w:tblGrid>
            <w:tr w:rsidR="75DA855E" w:rsidTr="4513D033" w14:paraId="305429A9" w14:textId="77777777">
              <w:trPr>
                <w:trHeight w:val="300"/>
                <w:jc w:val="center"/>
              </w:trPr>
              <w:tc>
                <w:tcPr>
                  <w:tcW w:w="7250" w:type="dxa"/>
                </w:tcPr>
                <w:p w:rsidR="75DA855E" w:rsidP="75DA855E" w:rsidRDefault="75DA855E" w14:paraId="6CE6FD0F" w14:textId="39923205">
                  <w:pPr>
                    <w:rPr>
                      <w:rFonts w:ascii="Sarabun" w:hAnsi="Sarabun" w:eastAsia="Sarabun" w:cs="Sarabun"/>
                    </w:rPr>
                  </w:pPr>
                </w:p>
                <w:p w:rsidR="75DA855E" w:rsidP="75528413" w:rsidRDefault="75528413" w14:paraId="519D9667" w14:textId="4B273DE7">
                  <w:pPr>
                    <w:jc w:val="center"/>
                    <w:rPr>
                      <w:rFonts w:ascii="Sarabun" w:hAnsi="Sarabun" w:eastAsia="Sarabun" w:cs="Sarabun"/>
                      <w:b/>
                      <w:bCs/>
                    </w:rPr>
                  </w:pPr>
                  <w:r w:rsidRPr="75528413">
                    <w:rPr>
                      <w:rFonts w:ascii="Sarabun" w:hAnsi="Sarabun" w:eastAsia="Sarabun" w:cs="Sarabun"/>
                      <w:b/>
                      <w:bCs/>
                    </w:rPr>
                    <w:t>ยืนยันใช้ระบบสำรองในการตอบคำถามสุขภาพ</w:t>
                  </w:r>
                </w:p>
                <w:p w:rsidR="75DA855E" w:rsidP="75528413" w:rsidRDefault="75DA855E" w14:paraId="42AECB92" w14:textId="3885E93E">
                  <w:pPr>
                    <w:jc w:val="center"/>
                    <w:rPr>
                      <w:rFonts w:ascii="Sarabun" w:hAnsi="Sarabun" w:eastAsia="Sarabun" w:cs="Sarabun"/>
                    </w:rPr>
                  </w:pPr>
                </w:p>
                <w:p w:rsidR="75DA855E" w:rsidP="75DA855E" w:rsidRDefault="7E8B025D" w14:paraId="2ADA7C90" w14:textId="0385846B">
                  <w:pPr>
                    <w:jc w:val="center"/>
                    <w:rPr>
                      <w:rFonts w:ascii="Sarabun" w:hAnsi="Sarabun" w:eastAsia="Sarabun" w:cs="Sarabun"/>
                    </w:rPr>
                  </w:pPr>
                  <w:r w:rsidRPr="4513D033">
                    <w:rPr>
                      <w:rFonts w:ascii="Sarabun" w:hAnsi="Sarabun" w:eastAsia="Sarabun" w:cs="Sarabun"/>
                    </w:rPr>
                    <w:t>เนื่องจากระบบพิจารณาคำถามสุขภาพแบบอัตโนมัติ</w:t>
                  </w:r>
                  <w:r w:rsidRPr="75528413" w:rsidR="75528413">
                    <w:rPr>
                      <w:rFonts w:ascii="Sarabun" w:hAnsi="Sarabun" w:eastAsia="Sarabun" w:cs="Sarabun"/>
                    </w:rPr>
                    <w:t>ขัดข้อง หากคุณยืนยันใช้ระบบสำรองข้อมูลจะส่งให้สนญ.พิจารณาแทน</w:t>
                  </w:r>
                </w:p>
                <w:p w:rsidR="75DA855E" w:rsidP="75DA855E" w:rsidRDefault="75DA855E" w14:paraId="6A9DF971" w14:textId="0984A117">
                  <w:pPr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Pr="00F32A1F" w:rsidR="00F32A1F" w:rsidP="00F32A1F" w:rsidRDefault="00F32A1F" w14:paraId="5FCDE4D6" w14:textId="77777777">
            <w:pPr>
              <w:widowControl w:val="0"/>
              <w:spacing w:before="120" w:after="120"/>
              <w:rPr>
                <w:lang w:val="en-US"/>
              </w:rPr>
            </w:pPr>
          </w:p>
          <w:p w:rsidR="74C14063" w:rsidP="45E605CB" w:rsidRDefault="0E5AE58B" w14:paraId="097A8C02" w14:textId="09FAA41E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</w:pPr>
            <w:r w:rsidRPr="45E605CB">
              <w:rPr>
                <w:rFonts w:ascii="Sarabun" w:hAnsi="Sarabun" w:eastAsia="Sarabun" w:cs="Sarabun"/>
              </w:rPr>
              <w:t>ให้ระบบแสดงหน้าสำรองคำถามสุขภาพของ TL Smart แบบประกัน</w:t>
            </w:r>
            <w:r w:rsidRPr="45E605CB" w:rsidR="03739B26">
              <w:rPr>
                <w:rFonts w:ascii="Sarabun" w:hAnsi="Sarabun" w:eastAsia="Sarabun" w:cs="Sarabun"/>
              </w:rPr>
              <w:t xml:space="preserve"> LV ดังเอกสารแนบ &gt;&gt; </w:t>
            </w:r>
            <w:hyperlink r:id="rId68">
              <w:r w:rsidRPr="45E605CB" w:rsidR="03739B26">
                <w:rPr>
                  <w:rStyle w:val="Hyperlink"/>
                </w:rPr>
                <w:t>[NASA] [BRD]_Application LV_V7.0.pdf</w:t>
              </w:r>
            </w:hyperlink>
          </w:p>
          <w:p w:rsidR="74C14063" w:rsidP="5B0B1DB8" w:rsidRDefault="388C67E1" w14:paraId="4FC6A22F" w14:textId="490D957A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กรณีกลับมาแก้ไข ให้กลับมาแก้ไขที่หน้าสำรอง</w:t>
            </w:r>
          </w:p>
          <w:p w:rsidR="74C14063" w:rsidP="5B0B1DB8" w:rsidRDefault="388C67E1" w14:paraId="67C95D4C" w14:textId="3EB4BE13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บันทึกข้อมูลลงในใบคำขอ</w:t>
            </w:r>
          </w:p>
          <w:p w:rsidR="74C14063" w:rsidP="5B0B1DB8" w:rsidRDefault="74C14063" w14:paraId="0851CD69" w14:textId="0E5736E1">
            <w:pPr>
              <w:pStyle w:val="ListParagraph"/>
              <w:widowControl w:val="0"/>
              <w:spacing w:before="120" w:after="120"/>
              <w:rPr>
                <w:rFonts w:ascii="Sarabun" w:hAnsi="Sarabun" w:eastAsia="Sarabun" w:cs="Sarabun"/>
              </w:rPr>
            </w:pPr>
          </w:p>
          <w:p w:rsidR="74C14063" w:rsidP="5B0B1DB8" w:rsidRDefault="51F676E5" w14:paraId="7920EEDA" w14:textId="07098E19">
            <w:pPr>
              <w:pStyle w:val="ListParagraph"/>
              <w:widowControl w:val="0"/>
              <w:numPr>
                <w:ilvl w:val="0"/>
                <w:numId w:val="1"/>
              </w:numPr>
              <w:spacing w:before="120" w:after="120"/>
              <w:rPr>
                <w:rFonts w:ascii="Sarabun" w:hAnsi="Sarabun" w:eastAsia="Sarabun" w:cs="Sarabun"/>
                <w:b/>
                <w:bCs/>
              </w:rPr>
            </w:pPr>
            <w:r w:rsidRPr="4513D033">
              <w:rPr>
                <w:rFonts w:ascii="Sarabun" w:hAnsi="Sarabun" w:eastAsia="Sarabun" w:cs="Sarabun"/>
                <w:b/>
                <w:bCs/>
              </w:rPr>
              <w:t xml:space="preserve">แบบประกัน </w:t>
            </w:r>
            <w:r w:rsidRPr="45E605CB" w:rsidR="22E96FA3">
              <w:rPr>
                <w:rFonts w:ascii="Sarabun" w:hAnsi="Sarabun" w:eastAsia="Sarabun" w:cs="Sarabun"/>
                <w:b/>
                <w:bCs/>
              </w:rPr>
              <w:t>P</w:t>
            </w:r>
            <w:r w:rsidRPr="45E605CB" w:rsidR="2D34C282">
              <w:rPr>
                <w:rFonts w:ascii="Sarabun" w:hAnsi="Sarabun" w:eastAsia="Sarabun" w:cs="Sarabun"/>
                <w:b/>
                <w:bCs/>
              </w:rPr>
              <w:t>.</w:t>
            </w:r>
            <w:r w:rsidRPr="45E605CB" w:rsidR="22E96FA3">
              <w:rPr>
                <w:rFonts w:ascii="Sarabun" w:hAnsi="Sarabun" w:eastAsia="Sarabun" w:cs="Sarabun"/>
                <w:b/>
                <w:bCs/>
              </w:rPr>
              <w:t>A</w:t>
            </w:r>
            <w:r w:rsidRPr="45E605CB" w:rsidR="2D34C282">
              <w:rPr>
                <w:rFonts w:ascii="Sarabun" w:hAnsi="Sarabun" w:eastAsia="Sarabun" w:cs="Sarabun"/>
                <w:b/>
                <w:bCs/>
              </w:rPr>
              <w:t>.</w:t>
            </w:r>
          </w:p>
          <w:p w:rsidR="74C14063" w:rsidP="5B0B1DB8" w:rsidRDefault="5999AB1A" w14:paraId="0EBAFDA9" w14:textId="17EC19BC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เงื่อนไขการแสดง section คำถามสุขภาพ Integrate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ดังรายละเอียด</w:t>
            </w:r>
          </w:p>
          <w:p w:rsidR="74C14063" w:rsidP="5B0B1DB8" w:rsidRDefault="5999AB1A" w14:paraId="33C61DDA" w14:textId="26CC2A43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กรณีระบบ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สามารถเชื่อมต่อได้ ให้ดำเนินการดังนี้</w:t>
            </w:r>
          </w:p>
          <w:p w:rsidR="74C14063" w:rsidP="5B0B1DB8" w:rsidRDefault="53142486" w14:paraId="6BD6BC88" w14:textId="0DF244E7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ระบบสามารถให้ผู้ใช้งานตอบคำถามสุขภาพให้ครบถ้วน และไม่เป็นค่าว่าง</w:t>
            </w:r>
          </w:p>
          <w:p w:rsidR="74C14063" w:rsidP="5B0B1DB8" w:rsidRDefault="56D8F4E3" w14:paraId="18BD9B42" w14:textId="2D4E5974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กรณีกลับมาแก้ไข ให้กลับมาแก้ไขที่หน้า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</w:p>
          <w:p w:rsidR="74C14063" w:rsidP="5B0B1DB8" w:rsidRDefault="5999AB1A" w14:paraId="513EF5EF" w14:textId="637C8983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กรณีระบบ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ไม่สามารถเชื่อมต่อได้ ให้ดำเนินการดังนี้</w:t>
            </w:r>
          </w:p>
          <w:p w:rsidR="74C14063" w:rsidP="5B0B1DB8" w:rsidRDefault="69888514" w14:paraId="37024217" w14:textId="0CC69330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E605CB">
              <w:rPr>
                <w:rFonts w:ascii="Sarabun" w:hAnsi="Sarabun" w:eastAsia="Sarabun" w:cs="Sarabun"/>
              </w:rPr>
              <w:t xml:space="preserve">กรณีระบบ Call API Spark ไม่ได้ </w:t>
            </w:r>
            <w:r w:rsidRPr="45E605CB" w:rsidR="675D5749">
              <w:rPr>
                <w:rFonts w:ascii="Sarabun" w:hAnsi="Sarabun" w:eastAsia="Sarabun" w:cs="Sarabun"/>
              </w:rPr>
              <w:t>ให้ระบบแสดงข้อความแจ้งเตือน</w:t>
            </w:r>
          </w:p>
          <w:tbl>
            <w:tblPr>
              <w:tblStyle w:val="TableGrid"/>
              <w:tblW w:w="7118" w:type="dxa"/>
              <w:tblInd w:w="720" w:type="dxa"/>
              <w:tblLook w:val="06A0" w:firstRow="1" w:lastRow="0" w:firstColumn="1" w:lastColumn="0" w:noHBand="1" w:noVBand="1"/>
            </w:tblPr>
            <w:tblGrid>
              <w:gridCol w:w="7118"/>
            </w:tblGrid>
            <w:tr w:rsidR="5B0B1DB8" w:rsidTr="45E605CB" w14:paraId="55A8B3F3" w14:textId="77777777">
              <w:trPr>
                <w:trHeight w:val="300"/>
              </w:trPr>
              <w:tc>
                <w:tcPr>
                  <w:tcW w:w="7118" w:type="dxa"/>
                </w:tcPr>
                <w:p w:rsidRPr="00F567A4" w:rsidR="5C4AB55C" w:rsidP="74C57559" w:rsidRDefault="5C4AB55C" w14:paraId="2BFCCA19" w14:textId="32BD0BD8">
                  <w:pPr>
                    <w:rPr>
                      <w:rFonts w:ascii="Sarabun" w:hAnsi="Sarabun" w:eastAsia="Sarabun" w:cs="Sarabun"/>
                      <w:lang w:val="en-US"/>
                    </w:rPr>
                  </w:pPr>
                </w:p>
                <w:p w:rsidR="75528413" w:rsidP="75528413" w:rsidRDefault="75528413" w14:paraId="5C66F70B" w14:textId="4B273DE7">
                  <w:pPr>
                    <w:jc w:val="center"/>
                    <w:rPr>
                      <w:rFonts w:ascii="Sarabun" w:hAnsi="Sarabun" w:eastAsia="Sarabun" w:cs="Sarabun"/>
                      <w:b/>
                      <w:bCs/>
                    </w:rPr>
                  </w:pPr>
                  <w:r w:rsidRPr="75528413">
                    <w:rPr>
                      <w:rFonts w:ascii="Sarabun" w:hAnsi="Sarabun" w:eastAsia="Sarabun" w:cs="Sarabun"/>
                      <w:b/>
                      <w:bCs/>
                    </w:rPr>
                    <w:t>ยืนยันใช้ระบบสำรองในการตอบคำถามสุขภาพ</w:t>
                  </w:r>
                </w:p>
                <w:p w:rsidR="75528413" w:rsidP="75528413" w:rsidRDefault="75528413" w14:paraId="68F67328" w14:textId="3885E93E">
                  <w:pPr>
                    <w:jc w:val="center"/>
                    <w:rPr>
                      <w:rFonts w:ascii="Sarabun" w:hAnsi="Sarabun" w:eastAsia="Sarabun" w:cs="Sarabun"/>
                    </w:rPr>
                  </w:pPr>
                </w:p>
                <w:p w:rsidR="75528413" w:rsidP="75528413" w:rsidRDefault="75528413" w14:paraId="089F1E13" w14:textId="54003B01">
                  <w:pPr>
                    <w:jc w:val="center"/>
                    <w:rPr>
                      <w:rFonts w:ascii="Sarabun" w:hAnsi="Sarabun" w:eastAsia="Sarabun" w:cs="Sarabun"/>
                    </w:rPr>
                  </w:pPr>
                  <w:r w:rsidRPr="75528413">
                    <w:rPr>
                      <w:rFonts w:ascii="Sarabun" w:hAnsi="Sarabun" w:eastAsia="Sarabun" w:cs="Sarabun"/>
                    </w:rPr>
                    <w:t>เนื่องจากระบบพิจารณาคำถามสุขภาพแบบอัตโนมัติขัดข้อง หากคุณยืนยันใช้ระบบสำรองข้อมูลจะส่งให้สนญ.พิจารณาแทน</w:t>
                  </w:r>
                </w:p>
                <w:p w:rsidR="5C4AB55C" w:rsidP="74C57559" w:rsidRDefault="5C4AB55C" w14:paraId="70FD36D2" w14:textId="7E6FAFCD">
                  <w:pPr>
                    <w:jc w:val="center"/>
                    <w:rPr>
                      <w:rFonts w:ascii="Sarabun" w:hAnsi="Sarabun" w:eastAsia="Sarabun" w:cs="Sarabun"/>
                    </w:rPr>
                  </w:pPr>
                </w:p>
                <w:p w:rsidR="5C4AB55C" w:rsidP="5B0B1DB8" w:rsidRDefault="5C4AB55C" w14:paraId="664F1F68" w14:textId="2D8ACFDD">
                  <w:pPr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="74C14063" w:rsidP="5B0B1DB8" w:rsidRDefault="085A00F1" w14:paraId="0372FDA3" w14:textId="35699199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lang w:bidi="th-TH"/>
              </w:rPr>
            </w:pPr>
            <w:r w:rsidRPr="45E605CB">
              <w:rPr>
                <w:rFonts w:ascii="Sarabun" w:hAnsi="Sarabun" w:eastAsia="Sarabun" w:cs="Sarabun"/>
              </w:rPr>
              <w:t xml:space="preserve">ให้ระบบแสดงหน้าสำรองคำถามสุขภาพของ TL Smart แบบประกัน </w:t>
            </w:r>
            <w:r w:rsidRPr="45E605CB" w:rsidR="5F3A034F">
              <w:rPr>
                <w:rFonts w:ascii="Sarabun" w:hAnsi="Sarabun" w:eastAsia="Sarabun" w:cs="Sarabun"/>
              </w:rPr>
              <w:t>P</w:t>
            </w:r>
            <w:r w:rsidRPr="45E605CB" w:rsidR="7B0AAC40">
              <w:rPr>
                <w:rFonts w:ascii="Sarabun" w:hAnsi="Sarabun" w:eastAsia="Sarabun" w:cs="Sarabun"/>
              </w:rPr>
              <w:t>.</w:t>
            </w:r>
            <w:r w:rsidRPr="45E605CB" w:rsidR="5F3A034F">
              <w:rPr>
                <w:rFonts w:ascii="Sarabun" w:hAnsi="Sarabun" w:eastAsia="Sarabun" w:cs="Sarabun"/>
              </w:rPr>
              <w:t>A</w:t>
            </w:r>
            <w:r w:rsidRPr="45E605CB" w:rsidR="484345F3">
              <w:rPr>
                <w:rFonts w:ascii="Sarabun" w:hAnsi="Sarabun" w:eastAsia="Sarabun" w:cs="Sarabun"/>
              </w:rPr>
              <w:t>.</w:t>
            </w:r>
            <w:r w:rsidRPr="45E605CB" w:rsidR="4AD64A94">
              <w:rPr>
                <w:rFonts w:ascii="Sarabun" w:hAnsi="Sarabun" w:eastAsia="Sarabun" w:cs="Sarabun"/>
              </w:rPr>
              <w:t xml:space="preserve"> ดังเอกสารแนบ &gt;&gt; </w:t>
            </w:r>
            <w:hyperlink r:id="rId69">
              <w:r w:rsidRPr="45E605CB" w:rsidR="4AD64A94">
                <w:rPr>
                  <w:rStyle w:val="Hyperlink"/>
                  <w:lang w:bidi="th-TH"/>
                </w:rPr>
                <w:t>[NASA] [BRD]_Application PA_V5.0.pdf</w:t>
              </w:r>
            </w:hyperlink>
          </w:p>
          <w:p w:rsidR="74C14063" w:rsidP="5B0B1DB8" w:rsidRDefault="4D5DCC12" w14:paraId="0981CBDA" w14:textId="7BBA3D8A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ระบบสามารถให้ผู้ใช้งานตอบคำถามสุขภาพให้ครบถ้วน และไม่เป็นค่าว่าง</w:t>
            </w:r>
          </w:p>
          <w:p w:rsidR="74C14063" w:rsidP="5B0B1DB8" w:rsidRDefault="4D5DCC12" w14:paraId="6C000C9D" w14:textId="0119061D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กรณีกลับมาแก้ไข ให้กลับมาแก้ไขที่หน้าสำรอง</w:t>
            </w:r>
          </w:p>
          <w:p w:rsidR="74C14063" w:rsidP="5B0B1DB8" w:rsidRDefault="6265F489" w14:paraId="25397C5E" w14:textId="2049B295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บันทึกข้อมูลลงในใบคำขอ</w:t>
            </w:r>
          </w:p>
          <w:p w:rsidR="74C14063" w:rsidP="5B0B1DB8" w:rsidRDefault="74C14063" w14:paraId="347B2524" w14:textId="3E82FE69">
            <w:pPr>
              <w:pStyle w:val="ListParagraph"/>
              <w:widowControl w:val="0"/>
              <w:spacing w:before="120" w:after="120"/>
              <w:rPr>
                <w:rFonts w:ascii="Sarabun" w:hAnsi="Sarabun" w:eastAsia="Sarabun" w:cs="Sarabun"/>
              </w:rPr>
            </w:pPr>
          </w:p>
          <w:p w:rsidR="74C14063" w:rsidP="5B0B1DB8" w:rsidRDefault="51F676E5" w14:paraId="57B9B8E1" w14:textId="510A1DA8">
            <w:pPr>
              <w:pStyle w:val="ListParagraph"/>
              <w:widowControl w:val="0"/>
              <w:numPr>
                <w:ilvl w:val="0"/>
                <w:numId w:val="1"/>
              </w:numPr>
              <w:spacing w:before="120" w:after="120"/>
              <w:rPr>
                <w:rFonts w:ascii="Sarabun" w:hAnsi="Sarabun" w:eastAsia="Sarabun" w:cs="Sarabun"/>
                <w:b/>
                <w:bCs/>
              </w:rPr>
            </w:pPr>
            <w:r w:rsidRPr="4513D033">
              <w:rPr>
                <w:rFonts w:ascii="Sarabun" w:hAnsi="Sarabun" w:eastAsia="Sarabun" w:cs="Sarabun"/>
                <w:b/>
                <w:bCs/>
              </w:rPr>
              <w:t xml:space="preserve">แบบประกัน </w:t>
            </w:r>
            <w:r w:rsidRPr="45E605CB" w:rsidR="22E96FA3">
              <w:rPr>
                <w:rFonts w:ascii="Sarabun" w:hAnsi="Sarabun" w:eastAsia="Sarabun" w:cs="Sarabun"/>
                <w:b/>
                <w:bCs/>
              </w:rPr>
              <w:t>P</w:t>
            </w:r>
            <w:r w:rsidRPr="45E605CB" w:rsidR="62A4068C">
              <w:rPr>
                <w:rFonts w:ascii="Sarabun" w:hAnsi="Sarabun" w:eastAsia="Sarabun" w:cs="Sarabun"/>
                <w:b/>
                <w:bCs/>
              </w:rPr>
              <w:t>.</w:t>
            </w:r>
            <w:r w:rsidRPr="45E605CB" w:rsidR="22E96FA3">
              <w:rPr>
                <w:rFonts w:ascii="Sarabun" w:hAnsi="Sarabun" w:eastAsia="Sarabun" w:cs="Sarabun"/>
                <w:b/>
                <w:bCs/>
              </w:rPr>
              <w:t>A</w:t>
            </w:r>
            <w:r w:rsidRPr="45E605CB" w:rsidR="62A4068C">
              <w:rPr>
                <w:rFonts w:ascii="Sarabun" w:hAnsi="Sarabun" w:eastAsia="Sarabun" w:cs="Sarabun"/>
                <w:b/>
                <w:bCs/>
              </w:rPr>
              <w:t>.</w:t>
            </w:r>
            <w:r w:rsidRPr="4513D033">
              <w:rPr>
                <w:rFonts w:ascii="Sarabun" w:hAnsi="Sarabun" w:eastAsia="Sarabun" w:cs="Sarabun"/>
                <w:b/>
                <w:bCs/>
              </w:rPr>
              <w:t xml:space="preserve"> Micro.</w:t>
            </w:r>
          </w:p>
          <w:p w:rsidR="74C14063" w:rsidP="5B0B1DB8" w:rsidRDefault="507238A5" w14:paraId="3528FF4B" w14:textId="5EF877B4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เงื่อนไขการแสดง section คำถามสุขภาพ Integrate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ดังรายละเอียด</w:t>
            </w:r>
          </w:p>
          <w:p w:rsidR="74C14063" w:rsidP="5B0B1DB8" w:rsidRDefault="507238A5" w14:paraId="5A110B7E" w14:textId="2C9C4291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กรณีระบบ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สามารถเชื่อมต่อได้ ให้ดำเนินการดังนี้</w:t>
            </w:r>
          </w:p>
          <w:p w:rsidR="74C14063" w:rsidP="5B0B1DB8" w:rsidRDefault="1C742A0C" w14:paraId="5D29E7D2" w14:textId="687D0268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ระบบสามารถให้ผู้ใช้งานตอบคำถามสุขภาพให้ครบถ้วน และไม่เป็นค่าว่าง</w:t>
            </w:r>
          </w:p>
          <w:p w:rsidR="74C14063" w:rsidP="5B0B1DB8" w:rsidRDefault="7093D9DC" w14:paraId="7FDE01A2" w14:textId="5BE1062E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กรณีกลับมาแก้ไข ให้กลับมาแก้ไขที่หน้า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</w:p>
          <w:p w:rsidR="74C14063" w:rsidP="5B0B1DB8" w:rsidRDefault="507238A5" w14:paraId="62D61C7C" w14:textId="6D28D975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กรณีระบบ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13D033">
              <w:rPr>
                <w:rFonts w:ascii="Sarabun" w:hAnsi="Sarabun" w:eastAsia="Sarabun" w:cs="Sarabun"/>
              </w:rPr>
              <w:t xml:space="preserve"> ไม่สามารถเชื่อมต่อได้ ให้ดำเนินการดังนี้</w:t>
            </w:r>
          </w:p>
          <w:p w:rsidR="74C14063" w:rsidP="5B0B1DB8" w:rsidRDefault="5AA80925" w14:paraId="329ECC4B" w14:textId="678E00B6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32EC996A">
              <w:rPr>
                <w:rFonts w:ascii="Sarabun" w:hAnsi="Sarabun" w:eastAsia="Sarabun" w:cs="Sarabun"/>
              </w:rPr>
              <w:t xml:space="preserve">กรณีระบบ Call API Spark ไม่ได้ </w:t>
            </w:r>
            <w:r w:rsidRPr="32EC996A" w:rsidR="0A9DBB10">
              <w:rPr>
                <w:rFonts w:ascii="Sarabun" w:hAnsi="Sarabun" w:eastAsia="Sarabun" w:cs="Sarabun"/>
              </w:rPr>
              <w:t>ให้ระบบแสดงข้อความแจ้งเตือน</w:t>
            </w:r>
          </w:p>
          <w:tbl>
            <w:tblPr>
              <w:tblStyle w:val="TableGrid"/>
              <w:tblW w:w="6794" w:type="dxa"/>
              <w:jc w:val="center"/>
              <w:tblLook w:val="06A0" w:firstRow="1" w:lastRow="0" w:firstColumn="1" w:lastColumn="0" w:noHBand="1" w:noVBand="1"/>
            </w:tblPr>
            <w:tblGrid>
              <w:gridCol w:w="6794"/>
            </w:tblGrid>
            <w:tr w:rsidR="75DA855E" w:rsidTr="45E605CB" w14:paraId="44F994A7" w14:textId="77777777">
              <w:trPr>
                <w:trHeight w:val="300"/>
                <w:jc w:val="center"/>
              </w:trPr>
              <w:tc>
                <w:tcPr>
                  <w:tcW w:w="6794" w:type="dxa"/>
                </w:tcPr>
                <w:p w:rsidR="75DA855E" w:rsidP="75DA855E" w:rsidRDefault="75DA855E" w14:paraId="6B8BDC3A" w14:textId="78560733">
                  <w:pPr>
                    <w:rPr>
                      <w:rFonts w:ascii="Sarabun" w:hAnsi="Sarabun" w:eastAsia="Sarabun" w:cs="Sarabun"/>
                    </w:rPr>
                  </w:pPr>
                </w:p>
                <w:p w:rsidRPr="00F567A4" w:rsidR="75DA855E" w:rsidP="75DA855E" w:rsidRDefault="75DA855E" w14:paraId="242E0BB6" w14:textId="32BD0BD8">
                  <w:pPr>
                    <w:rPr>
                      <w:rFonts w:ascii="Sarabun" w:hAnsi="Sarabun" w:eastAsia="Sarabun" w:cs="Sarabun"/>
                      <w:lang w:val="en-US"/>
                    </w:rPr>
                  </w:pPr>
                </w:p>
                <w:p w:rsidR="75528413" w:rsidP="75528413" w:rsidRDefault="75528413" w14:paraId="21AFC447" w14:textId="4B273DE7">
                  <w:pPr>
                    <w:jc w:val="center"/>
                    <w:rPr>
                      <w:rFonts w:ascii="Sarabun" w:hAnsi="Sarabun" w:eastAsia="Sarabun" w:cs="Sarabun"/>
                      <w:b/>
                      <w:bCs/>
                    </w:rPr>
                  </w:pPr>
                  <w:r w:rsidRPr="75528413">
                    <w:rPr>
                      <w:rFonts w:ascii="Sarabun" w:hAnsi="Sarabun" w:eastAsia="Sarabun" w:cs="Sarabun"/>
                      <w:b/>
                      <w:bCs/>
                    </w:rPr>
                    <w:t>ยืนยันใช้ระบบสำรองในการตอบคำถามสุขภาพ</w:t>
                  </w:r>
                </w:p>
                <w:p w:rsidR="75528413" w:rsidP="75528413" w:rsidRDefault="75528413" w14:paraId="380ACE1B" w14:textId="3885E93E">
                  <w:pPr>
                    <w:jc w:val="center"/>
                    <w:rPr>
                      <w:rFonts w:ascii="Sarabun" w:hAnsi="Sarabun" w:eastAsia="Sarabun" w:cs="Sarabun"/>
                    </w:rPr>
                  </w:pPr>
                </w:p>
                <w:p w:rsidR="75528413" w:rsidP="75528413" w:rsidRDefault="75528413" w14:paraId="1E3E5422" w14:textId="35158A6B">
                  <w:pPr>
                    <w:jc w:val="center"/>
                    <w:rPr>
                      <w:rFonts w:ascii="Sarabun" w:hAnsi="Sarabun" w:eastAsia="Sarabun" w:cs="Sarabun"/>
                    </w:rPr>
                  </w:pPr>
                  <w:r w:rsidRPr="75528413">
                    <w:rPr>
                      <w:rFonts w:ascii="Sarabun" w:hAnsi="Sarabun" w:eastAsia="Sarabun" w:cs="Sarabun"/>
                    </w:rPr>
                    <w:t>เนื่องจากระบบพิจารณาคำถามสุขภาพแบบอัตโนมัติขัดข้อง หากคุณยืนยันใช้ระบบสำรองข้อมูลจะส่งให้สนญ.พิจารณาแทน</w:t>
                  </w:r>
                </w:p>
                <w:p w:rsidR="75DA855E" w:rsidP="75DA855E" w:rsidRDefault="75DA855E" w14:paraId="4101D916" w14:textId="7E6FAFCD">
                  <w:pPr>
                    <w:jc w:val="center"/>
                    <w:rPr>
                      <w:rFonts w:ascii="Sarabun" w:hAnsi="Sarabun" w:eastAsia="Sarabun" w:cs="Sarabun"/>
                    </w:rPr>
                  </w:pPr>
                </w:p>
                <w:p w:rsidR="75DA855E" w:rsidP="75DA855E" w:rsidRDefault="75DA855E" w14:paraId="02C0B217" w14:textId="22E977C5">
                  <w:pPr>
                    <w:rPr>
                      <w:rFonts w:ascii="Sarabun" w:hAnsi="Sarabun" w:eastAsia="Sarabun" w:cs="Sarabun"/>
                    </w:rPr>
                  </w:pPr>
                </w:p>
              </w:tc>
            </w:tr>
          </w:tbl>
          <w:p w:rsidR="0053627E" w:rsidP="0053627E" w:rsidRDefault="0053627E" w14:paraId="1BB64E25" w14:textId="77777777">
            <w:pPr>
              <w:widowControl w:val="0"/>
              <w:spacing w:before="120" w:after="120"/>
              <w:rPr>
                <w:lang w:val="en-US" w:bidi="th-TH"/>
              </w:rPr>
            </w:pPr>
          </w:p>
          <w:p w:rsidRPr="0053627E" w:rsidR="0053627E" w:rsidP="0053627E" w:rsidRDefault="0053627E" w14:paraId="33EB73F4" w14:textId="77777777">
            <w:pPr>
              <w:widowControl w:val="0"/>
              <w:spacing w:before="120" w:after="120"/>
              <w:rPr>
                <w:lang w:val="en-US" w:bidi="th-TH"/>
              </w:rPr>
            </w:pPr>
          </w:p>
          <w:p w:rsidR="74C14063" w:rsidP="45E605CB" w:rsidRDefault="058B0E95" w14:paraId="3ADAE436" w14:textId="219622FA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lang w:bidi="th-TH"/>
              </w:rPr>
            </w:pPr>
            <w:r w:rsidRPr="45E605CB">
              <w:rPr>
                <w:rFonts w:ascii="Sarabun" w:hAnsi="Sarabun" w:eastAsia="Sarabun" w:cs="Sarabun"/>
              </w:rPr>
              <w:t>ให้ระบบแสดงหน้าสำรองคำถามสุขภาพของ TL Smart แบบประกัน P</w:t>
            </w:r>
            <w:r w:rsidRPr="45E605CB" w:rsidR="6152847D">
              <w:rPr>
                <w:rFonts w:ascii="Sarabun" w:hAnsi="Sarabun" w:eastAsia="Sarabun" w:cs="Sarabun"/>
              </w:rPr>
              <w:t>.</w:t>
            </w:r>
            <w:r w:rsidRPr="45E605CB">
              <w:rPr>
                <w:rFonts w:ascii="Sarabun" w:hAnsi="Sarabun" w:eastAsia="Sarabun" w:cs="Sarabun"/>
              </w:rPr>
              <w:t>A</w:t>
            </w:r>
            <w:r w:rsidRPr="45E605CB" w:rsidR="7F88F7C8">
              <w:rPr>
                <w:rFonts w:ascii="Sarabun" w:hAnsi="Sarabun" w:eastAsia="Sarabun" w:cs="Sarabun"/>
              </w:rPr>
              <w:t>.</w:t>
            </w:r>
            <w:r w:rsidRPr="45E605CB">
              <w:rPr>
                <w:rFonts w:ascii="Sarabun" w:hAnsi="Sarabun" w:eastAsia="Sarabun" w:cs="Sarabun"/>
              </w:rPr>
              <w:t xml:space="preserve"> Micro</w:t>
            </w:r>
            <w:r w:rsidRPr="45E605CB" w:rsidR="355B5DEE">
              <w:rPr>
                <w:rFonts w:ascii="Sarabun" w:hAnsi="Sarabun" w:eastAsia="Sarabun" w:cs="Sarabun"/>
              </w:rPr>
              <w:t xml:space="preserve"> ดังเอกสารแนบ &gt;&gt; </w:t>
            </w:r>
            <w:hyperlink r:id="rId70">
              <w:r w:rsidRPr="45E605CB" w:rsidR="355B5DEE">
                <w:rPr>
                  <w:rStyle w:val="Hyperlink"/>
                  <w:lang w:bidi="th-TH"/>
                </w:rPr>
                <w:t>[NASA] [BRD]_Application PA Micro_V5.0.pdf</w:t>
              </w:r>
            </w:hyperlink>
          </w:p>
          <w:p w:rsidR="74C14063" w:rsidP="5B0B1DB8" w:rsidRDefault="0906970F" w14:paraId="72DF89C9" w14:textId="708F0D74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ระบบสามารถให้ผู้ใช้งานตอบคำถามสุขภาพให้ครบถ้วน และไม่เป็นค่าว่าง</w:t>
            </w:r>
          </w:p>
          <w:p w:rsidR="74C14063" w:rsidP="5B0B1DB8" w:rsidRDefault="0906970F" w14:paraId="76C54644" w14:textId="0119061D">
            <w:pPr>
              <w:pStyle w:val="ListParagraph"/>
              <w:widowControl w:val="0"/>
              <w:numPr>
                <w:ilvl w:val="3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กรณีกลับมาแก้ไข ให้กลับมาแก้ไขที่หน้าสำรอง</w:t>
            </w:r>
          </w:p>
          <w:p w:rsidR="74C14063" w:rsidP="5B0B1DB8" w:rsidRDefault="171E4FC9" w14:paraId="5EE9F17D" w14:textId="2565A7BE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บันทึกข้อมูลลงในใบคำขอ</w:t>
            </w:r>
          </w:p>
          <w:p w:rsidR="45E605CB" w:rsidP="45E605CB" w:rsidRDefault="45E605CB" w14:paraId="188048E7" w14:textId="340BC0ED">
            <w:pPr>
              <w:pStyle w:val="ListParagraph"/>
              <w:widowControl w:val="0"/>
              <w:spacing w:before="120" w:after="120"/>
              <w:ind w:left="2160"/>
              <w:rPr>
                <w:rFonts w:ascii="Sarabun" w:hAnsi="Sarabun" w:eastAsia="Sarabun" w:cs="Sarabun"/>
              </w:rPr>
            </w:pPr>
          </w:p>
          <w:p w:rsidR="2754637D" w:rsidP="45E605CB" w:rsidRDefault="426C228D" w14:paraId="33C461D8" w14:textId="746ACC65">
            <w:pPr>
              <w:pStyle w:val="ListParagraph"/>
              <w:widowControl w:val="0"/>
              <w:numPr>
                <w:ilvl w:val="0"/>
                <w:numId w:val="1"/>
              </w:numPr>
              <w:spacing w:before="120" w:after="120"/>
              <w:rPr>
                <w:rFonts w:ascii="Sarabun" w:hAnsi="Sarabun" w:eastAsia="Sarabun" w:cs="Sarabun"/>
                <w:b/>
                <w:bCs/>
              </w:rPr>
            </w:pPr>
            <w:r w:rsidRPr="45E605CB">
              <w:rPr>
                <w:rFonts w:ascii="Sarabun" w:hAnsi="Sarabun" w:eastAsia="Sarabun" w:cs="Sarabun"/>
                <w:b/>
                <w:bCs/>
              </w:rPr>
              <w:t>เงื่อนไขเพิ่มเติม</w:t>
            </w:r>
            <w:r w:rsidRPr="45E605CB" w:rsidR="2754637D">
              <w:rPr>
                <w:rFonts w:ascii="Sarabun" w:hAnsi="Sarabun" w:eastAsia="Sarabun" w:cs="Sarabun"/>
                <w:b/>
                <w:bCs/>
              </w:rPr>
              <w:t xml:space="preserve">ของการเชื่อมต่อระบบ </w:t>
            </w:r>
            <w:r w:rsidRPr="512CF596" w:rsidR="512CF596">
              <w:rPr>
                <w:rFonts w:ascii="Sarabun" w:hAnsi="Sarabun" w:eastAsia="Sarabun" w:cs="Sarabun"/>
                <w:b/>
                <w:bCs/>
              </w:rPr>
              <w:t>Spark</w:t>
            </w:r>
          </w:p>
          <w:p w:rsidR="2754637D" w:rsidP="45E605CB" w:rsidRDefault="2754637D" w14:paraId="060AE43F" w14:textId="0758BC93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45E605CB">
              <w:rPr>
                <w:rFonts w:ascii="Sarabun" w:hAnsi="Sarabun" w:eastAsia="Sarabun" w:cs="Sarabun"/>
                <w:lang w:bidi="th-TH"/>
              </w:rPr>
              <w:t xml:space="preserve">กรณี case Status เป็น </w:t>
            </w:r>
            <w:r w:rsidRPr="39F2B851">
              <w:rPr>
                <w:rFonts w:ascii="Sarabun" w:hAnsi="Sarabun" w:eastAsia="Sarabun" w:cs="Sarabun"/>
                <w:b/>
                <w:bCs/>
                <w:color w:val="0070C0"/>
                <w:lang w:bidi="th-TH"/>
              </w:rPr>
              <w:t>OPENED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ระบบจะต้องกลับไปยัง Step 1.</w:t>
            </w:r>
            <w:r w:rsidRPr="512CF596" w:rsidR="512CF596">
              <w:rPr>
                <w:rFonts w:ascii="Sarabun" w:hAnsi="Sarabun" w:eastAsia="Sarabun" w:cs="Sarabun"/>
                <w:lang w:bidi="th-TH"/>
              </w:rPr>
              <w:t>5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หน้าจอ </w:t>
            </w:r>
            <w:r w:rsidRPr="512CF596">
              <w:rPr>
                <w:rFonts w:ascii="Sarabun" w:hAnsi="Sarabun" w:eastAsia="Sarabun" w:cs="Sarabun"/>
                <w:lang w:bidi="th-TH"/>
              </w:rPr>
              <w:t>Spark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เพื่อให้</w:t>
            </w:r>
            <w:r w:rsidRPr="512CF596" w:rsidR="512CF596">
              <w:rPr>
                <w:rFonts w:ascii="Sarabun" w:hAnsi="Sarabun" w:eastAsia="Sarabun" w:cs="Sarabun"/>
                <w:lang w:bidi="th-TH"/>
              </w:rPr>
              <w:t>ตอบคำถามสุขภาพต่อที่หน้าจอ Spark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 (หน้าจอ </w:t>
            </w:r>
            <w:r w:rsidRPr="45E605CB" w:rsidR="7D5F56B9">
              <w:rPr>
                <w:rFonts w:ascii="Sarabun" w:hAnsi="Sarabun" w:eastAsia="Sarabun" w:cs="Sarabun"/>
                <w:lang w:bidi="th-TH"/>
              </w:rPr>
              <w:t>S</w:t>
            </w:r>
            <w:r w:rsidRPr="45E605CB">
              <w:rPr>
                <w:rFonts w:ascii="Sarabun" w:hAnsi="Sarabun" w:eastAsia="Sarabun" w:cs="Sarabun"/>
                <w:lang w:bidi="th-TH"/>
              </w:rPr>
              <w:t>park จำคำตอบเดิมไว้</w:t>
            </w:r>
            <w:r w:rsidRPr="512CF596" w:rsidR="512CF596">
              <w:rPr>
                <w:rFonts w:ascii="Sarabun" w:hAnsi="Sarabun" w:eastAsia="Sarabun" w:cs="Sarabun"/>
                <w:lang w:bidi="th-TH"/>
              </w:rPr>
              <w:t>ที่เคยตอบไว้</w:t>
            </w:r>
            <w:r w:rsidRPr="45E605CB">
              <w:rPr>
                <w:rFonts w:ascii="Sarabun" w:hAnsi="Sarabun" w:eastAsia="Sarabun" w:cs="Sarabun"/>
                <w:lang w:bidi="th-TH"/>
              </w:rPr>
              <w:t>)</w:t>
            </w:r>
          </w:p>
          <w:p w:rsidR="2754637D" w:rsidP="45E605CB" w:rsidRDefault="2754637D" w14:paraId="17B502BC" w14:textId="07FCA0C8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45E605CB">
              <w:rPr>
                <w:rFonts w:ascii="Sarabun" w:hAnsi="Sarabun" w:eastAsia="Sarabun" w:cs="Sarabun"/>
                <w:lang w:bidi="th-TH"/>
              </w:rPr>
              <w:t xml:space="preserve">กรณีที่ได้รับ </w:t>
            </w:r>
            <w:r w:rsidRPr="45E605CB" w:rsidR="2A23782C">
              <w:rPr>
                <w:rFonts w:ascii="Sarabun" w:hAnsi="Sarabun" w:eastAsia="Sarabun" w:cs="Sarabun"/>
                <w:lang w:bidi="th-TH"/>
              </w:rPr>
              <w:t>c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ase Status เป็น </w:t>
            </w:r>
            <w:r w:rsidRPr="45E605CB">
              <w:rPr>
                <w:rFonts w:ascii="Sarabun" w:hAnsi="Sarabun" w:eastAsia="Sarabun" w:cs="Sarabun"/>
                <w:b/>
                <w:bCs/>
                <w:color w:val="FF0000"/>
                <w:lang w:bidi="th-TH"/>
              </w:rPr>
              <w:t>CLOSED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จากระบบ Spark ระบบจะไปต่อใน Step 1.6 FATCA ได้</w:t>
            </w:r>
          </w:p>
          <w:p w:rsidR="2754637D" w:rsidP="45E605CB" w:rsidRDefault="2754637D" w14:paraId="69054044" w14:textId="679BA631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45E605CB">
              <w:rPr>
                <w:rFonts w:ascii="Sarabun" w:hAnsi="Sarabun" w:eastAsia="Sarabun" w:cs="Sarabun"/>
                <w:lang w:bidi="th-TH"/>
              </w:rPr>
              <w:t xml:space="preserve">กรณี user ตอบคำถามครบแล้ว  และ user กดกลับมาใน Step 1.5 (หน้า Spark) ระบบจะปรับ case Status เป็น </w:t>
            </w:r>
            <w:r w:rsidRPr="39F2B851">
              <w:rPr>
                <w:rFonts w:ascii="Sarabun" w:hAnsi="Sarabun" w:eastAsia="Sarabun" w:cs="Sarabun"/>
                <w:b/>
                <w:bCs/>
                <w:color w:val="0070C0"/>
                <w:lang w:bidi="th-TH"/>
              </w:rPr>
              <w:t>OPENED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user จะต้องกดปุ่มถัดไป ในหน้า 2 ของ</w:t>
            </w:r>
            <w:r w:rsidRPr="512CF596" w:rsidR="512CF596">
              <w:rPr>
                <w:rFonts w:ascii="Sarabun" w:hAnsi="Sarabun" w:eastAsia="Sarabun" w:cs="Sarabun"/>
                <w:lang w:bidi="th-TH"/>
              </w:rPr>
              <w:t>หน้าจอ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Spark อีกครั้ง เพื่อให้ case Status เป็น </w:t>
            </w:r>
            <w:r w:rsidRPr="45E605CB">
              <w:rPr>
                <w:rFonts w:ascii="Sarabun" w:hAnsi="Sarabun" w:eastAsia="Sarabun" w:cs="Sarabun"/>
                <w:b/>
                <w:bCs/>
                <w:color w:val="FF0000"/>
                <w:lang w:bidi="th-TH"/>
              </w:rPr>
              <w:t>CLOSED</w:t>
            </w:r>
          </w:p>
          <w:p w:rsidR="2A0A8126" w:rsidP="45E605CB" w:rsidRDefault="2A0A8126" w14:paraId="56396B6B" w14:textId="78007D0C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45E605CB">
              <w:rPr>
                <w:rFonts w:ascii="Sarabun" w:hAnsi="Sarabun" w:eastAsia="Sarabun" w:cs="Sarabun"/>
                <w:lang w:bidi="th-TH"/>
              </w:rPr>
              <w:t>เพิ่มเติม</w:t>
            </w:r>
            <w:r w:rsidRPr="45E605CB" w:rsidR="4E073184">
              <w:rPr>
                <w:rFonts w:ascii="Sarabun" w:hAnsi="Sarabun" w:eastAsia="Sarabun" w:cs="Sarabun"/>
                <w:lang w:bidi="th-TH"/>
              </w:rPr>
              <w:t>ข้อมูล case status</w:t>
            </w:r>
          </w:p>
          <w:p w:rsidR="2A0A8126" w:rsidP="45E605CB" w:rsidRDefault="2A0A8126" w14:paraId="12E3BC91" w14:textId="27F2A816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39F2B851">
              <w:rPr>
                <w:rFonts w:ascii="Sarabun" w:hAnsi="Sarabun" w:eastAsia="Sarabun" w:cs="Sarabun"/>
                <w:b/>
                <w:bCs/>
                <w:color w:val="0070C0"/>
                <w:lang w:bidi="th-TH"/>
              </w:rPr>
              <w:t>OPENED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ตอบคำถามยังไม่ครบทุกข้อที่ Require</w:t>
            </w:r>
          </w:p>
          <w:p w:rsidR="2A0A8126" w:rsidP="45E605CB" w:rsidRDefault="2A0A8126" w14:paraId="66E21800" w14:textId="06DA9696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45E605CB">
              <w:rPr>
                <w:rFonts w:ascii="Sarabun" w:hAnsi="Sarabun" w:eastAsia="Sarabun" w:cs="Sarabun"/>
                <w:b/>
                <w:bCs/>
                <w:color w:val="FF0000"/>
                <w:lang w:bidi="th-TH"/>
              </w:rPr>
              <w:t>CLOSED</w:t>
            </w:r>
            <w:r w:rsidRPr="45E605CB">
              <w:rPr>
                <w:rFonts w:ascii="Sarabun" w:hAnsi="Sarabun" w:eastAsia="Sarabun" w:cs="Sarabun"/>
                <w:lang w:bidi="th-TH"/>
              </w:rPr>
              <w:t xml:space="preserve"> ตอบคำถามครบแล้วทุกข้อที่ Require</w:t>
            </w:r>
          </w:p>
          <w:p w:rsidR="512CF596" w:rsidP="512CF596" w:rsidRDefault="65171A1B" w14:paraId="055BB51E" w14:textId="0EEB7DFD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commentRangeStart w:id="54"/>
            <w:commentRangeStart w:id="55"/>
            <w:r w:rsidRPr="65171A1B">
              <w:rPr>
                <w:rFonts w:ascii="Sarabun" w:hAnsi="Sarabun" w:eastAsia="Sarabun" w:cs="Sarabun"/>
                <w:lang w:bidi="th-TH"/>
              </w:rPr>
              <w:t>กรณี Call API Spark ได้สำเร็จและตอบคำถามสุขภาพครบถ้วนทุกข้อแล้ว</w:t>
            </w:r>
            <w:commentRangeEnd w:id="54"/>
            <w:r w:rsidR="512CF596">
              <w:rPr>
                <w:rStyle w:val="CommentReference"/>
                <w:rFonts w:ascii="Sarabun" w:hAnsi="Sarabun" w:eastAsia="Sarabun" w:cs="Sarabun"/>
                <w:sz w:val="22"/>
                <w:szCs w:val="22"/>
                <w:lang w:bidi="th-TH"/>
              </w:rPr>
              <w:commentReference w:id="54"/>
            </w:r>
            <w:commentRangeEnd w:id="55"/>
            <w:r>
              <w:rPr>
                <w:rStyle w:val="CommentReference"/>
              </w:rPr>
              <w:commentReference w:id="55"/>
            </w:r>
          </w:p>
          <w:p w:rsidR="512CF596" w:rsidP="512CF596" w:rsidRDefault="71E66CDE" w14:paraId="12E67C0F" w14:textId="74C8CEED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71E66CDE">
              <w:rPr>
                <w:rFonts w:ascii="Sarabun" w:hAnsi="Sarabun" w:eastAsia="Sarabun" w:cs="Sarabun"/>
                <w:lang w:bidi="th-TH"/>
              </w:rPr>
              <w:t>ในจังหวะกลับมาแก้ไข ย้อนกลับมาที่ Spark แล้วไม่สามารถ Call API Spark ได้ (หากในหน้าจอ Spark เคยตอบคำถามไว้ และย้อนกลับมาแล้วระบบ Call API Spark ไม่ได้ จะต้องตอบคำถามใหม่ที่หน้าสำรองทุกกรณี) ระบบจะขึ้นข้อความแจ้งเตือน</w:t>
            </w:r>
          </w:p>
          <w:tbl>
            <w:tblPr>
              <w:tblStyle w:val="TableGrid"/>
              <w:tblW w:w="7654" w:type="dxa"/>
              <w:jc w:val="center"/>
              <w:tblLook w:val="06A0" w:firstRow="1" w:lastRow="0" w:firstColumn="1" w:lastColumn="0" w:noHBand="1" w:noVBand="1"/>
            </w:tblPr>
            <w:tblGrid>
              <w:gridCol w:w="7654"/>
            </w:tblGrid>
            <w:tr w:rsidR="14166A1E" w:rsidTr="19F93AE3" w14:paraId="6F331F6C" w14:textId="77777777">
              <w:trPr>
                <w:trHeight w:val="300"/>
                <w:jc w:val="center"/>
              </w:trPr>
              <w:tc>
                <w:tcPr>
                  <w:tcW w:w="7654" w:type="dxa"/>
                </w:tcPr>
                <w:p w:rsidR="14166A1E" w:rsidP="75528413" w:rsidRDefault="14166A1E" w14:paraId="2507A304" w14:textId="188A0288">
                  <w:pPr>
                    <w:jc w:val="center"/>
                    <w:rPr>
                      <w:rFonts w:ascii="Sarabun" w:hAnsi="Sarabun" w:eastAsia="Sarabun" w:cs="Sarabun"/>
                      <w:b/>
                      <w:bCs/>
                    </w:rPr>
                  </w:pPr>
                  <w:r>
                    <w:br/>
                  </w:r>
                  <w:r w:rsidRPr="75528413" w:rsidR="75528413">
                    <w:rPr>
                      <w:rFonts w:ascii="Sarabun" w:hAnsi="Sarabun" w:eastAsia="Sarabun" w:cs="Sarabun"/>
                      <w:b/>
                      <w:bCs/>
                    </w:rPr>
                    <w:t>ยืนยันใช้ระบบสำรองในการตอบคำถามสุขภาพ</w:t>
                  </w:r>
                </w:p>
                <w:p w:rsidR="14166A1E" w:rsidP="75528413" w:rsidRDefault="14166A1E" w14:paraId="18C4243A" w14:textId="3885E93E">
                  <w:pPr>
                    <w:jc w:val="center"/>
                    <w:rPr>
                      <w:rFonts w:ascii="Sarabun" w:hAnsi="Sarabun" w:eastAsia="Sarabun" w:cs="Sarabun"/>
                    </w:rPr>
                  </w:pPr>
                </w:p>
                <w:p w:rsidR="14166A1E" w:rsidP="29CCE29B" w:rsidRDefault="29CCE29B" w14:paraId="23BE52C8" w14:textId="5E79D963">
                  <w:pPr>
                    <w:jc w:val="center"/>
                    <w:rPr>
                      <w:rFonts w:ascii="Sarabun" w:hAnsi="Sarabun" w:eastAsia="Sarabun" w:cs="Sarabun"/>
                    </w:rPr>
                  </w:pPr>
                  <w:r w:rsidRPr="29CCE29B">
                    <w:rPr>
                      <w:rFonts w:ascii="Sarabun" w:hAnsi="Sarabun" w:eastAsia="Sarabun" w:cs="Sarabun"/>
                    </w:rPr>
                    <w:t>เนื่องจากระบบพิจารณาคำถามสุขภาพแบบอัตโนมัติ</w:t>
                  </w:r>
                  <w:r w:rsidRPr="75528413" w:rsidR="75528413">
                    <w:rPr>
                      <w:rFonts w:ascii="Sarabun" w:hAnsi="Sarabun" w:eastAsia="Sarabun" w:cs="Sarabun"/>
                    </w:rPr>
                    <w:t>ขัดข้อง หากคุณยืนยันใช้ระบบสำรองข้อมูลจะส่งให้สนญ.พิจารณาแทน</w:t>
                  </w:r>
                </w:p>
                <w:p w:rsidR="14166A1E" w:rsidP="29CCE29B" w:rsidRDefault="29CCE29B" w14:paraId="6F82FD3B" w14:textId="58976672">
                  <w:pPr>
                    <w:jc w:val="center"/>
                    <w:rPr>
                      <w:rFonts w:ascii="Sarabun" w:hAnsi="Sarabun" w:eastAsia="Sarabun" w:cs="Sarabun"/>
                      <w:lang w:bidi="th-TH"/>
                    </w:rPr>
                  </w:pPr>
                  <w:r>
                    <w:br/>
                  </w:r>
                </w:p>
              </w:tc>
            </w:tr>
          </w:tbl>
          <w:p w:rsidRPr="0053627E" w:rsidR="512CF596" w:rsidP="0053627E" w:rsidRDefault="71E66CDE" w14:paraId="6B58055E" w14:textId="1BC54C69">
            <w:pPr>
              <w:pStyle w:val="ListParagraph"/>
              <w:widowControl w:val="0"/>
              <w:numPr>
                <w:ilvl w:val="2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71E66CDE">
              <w:rPr>
                <w:rFonts w:ascii="Sarabun" w:hAnsi="Sarabun" w:eastAsia="Sarabun" w:cs="Sarabun"/>
                <w:lang w:bidi="th-TH"/>
              </w:rPr>
              <w:t>ให้ระบบแสดงหน้าสำรองคำถามสุขภาพของ TL Smart ตามแต่ละแบบประกัน (OL Non-GIO / P.A. / P.A.Micro) ตามเงื่อนไข และจะใช้หน้าสำรองจนกว่าจะตอบคำถามครบทุกข้อ โดยที่ไม่ต้อง Call API Spark</w:t>
            </w:r>
          </w:p>
          <w:p w:rsidR="45E605CB" w:rsidP="45E605CB" w:rsidRDefault="45E605CB" w14:paraId="71D4C9C0" w14:textId="1E8E61A8">
            <w:pPr>
              <w:pStyle w:val="ListParagraph"/>
              <w:widowControl w:val="0"/>
              <w:spacing w:before="120" w:after="120"/>
              <w:ind w:left="1440"/>
              <w:rPr>
                <w:rFonts w:ascii="Sarabun" w:hAnsi="Sarabun" w:eastAsia="Sarabun" w:cs="Sarabun"/>
                <w:lang w:bidi="th-TH"/>
              </w:rPr>
            </w:pPr>
          </w:p>
          <w:p w:rsidR="5909F94F" w:rsidP="4513D033" w:rsidRDefault="583FD2E5" w14:paraId="01BB7821" w14:textId="491CD0CA">
            <w:pPr>
              <w:pStyle w:val="ListParagraph"/>
              <w:widowControl w:val="0"/>
              <w:numPr>
                <w:ilvl w:val="0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631C3667">
              <w:rPr>
                <w:rFonts w:ascii="Sarabun" w:hAnsi="Sarabun" w:eastAsia="Sarabun" w:cs="Sarabun"/>
                <w:b/>
                <w:bCs/>
              </w:rPr>
              <w:t>เงื่อนไขเพิ่มเติม</w:t>
            </w:r>
            <w:r w:rsidRPr="631C3667" w:rsidR="70791136">
              <w:rPr>
                <w:rFonts w:ascii="Sarabun" w:hAnsi="Sarabun" w:eastAsia="Sarabun" w:cs="Sarabun"/>
                <w:b/>
                <w:bCs/>
              </w:rPr>
              <w:t xml:space="preserve"> </w:t>
            </w:r>
            <w:r w:rsidRPr="45E605CB" w:rsidR="32A38B8D">
              <w:rPr>
                <w:rFonts w:ascii="Sarabun" w:hAnsi="Sarabun" w:eastAsia="Sarabun" w:cs="Sarabun"/>
              </w:rPr>
              <w:t xml:space="preserve">กรณีไม่สามารถเชื่อมต่อกับ </w:t>
            </w:r>
            <w:r w:rsidRPr="512CF596" w:rsidR="512CF596">
              <w:rPr>
                <w:rFonts w:ascii="Sarabun" w:hAnsi="Sarabun" w:eastAsia="Sarabun" w:cs="Sarabun"/>
              </w:rPr>
              <w:t>Spark</w:t>
            </w:r>
            <w:r w:rsidRPr="45E605CB" w:rsidR="32A38B8D">
              <w:rPr>
                <w:rFonts w:ascii="Sarabun" w:hAnsi="Sarabun" w:eastAsia="Sarabun" w:cs="Sarabun"/>
              </w:rPr>
              <w:t xml:space="preserve"> ได้ ของ</w:t>
            </w:r>
            <w:r w:rsidRPr="39F2B851" w:rsidR="29CE2DB1">
              <w:rPr>
                <w:rFonts w:ascii="Sarabun" w:hAnsi="Sarabun" w:eastAsia="Sarabun" w:cs="Sarabun"/>
              </w:rPr>
              <w:t>แบบประกัน</w:t>
            </w:r>
            <w:r w:rsidRPr="39F2B851" w:rsidR="5B179E6F">
              <w:rPr>
                <w:rFonts w:ascii="Sarabun" w:hAnsi="Sarabun" w:eastAsia="Sarabun" w:cs="Sarabun"/>
              </w:rPr>
              <w:t xml:space="preserve"> OL Non-GIO / P.A. / P.A.Micro </w:t>
            </w:r>
            <w:r w:rsidRPr="39F2B851" w:rsidR="5852E261">
              <w:rPr>
                <w:rFonts w:ascii="Sarabun" w:hAnsi="Sarabun" w:eastAsia="Sarabun" w:cs="Sarabun"/>
              </w:rPr>
              <w:t>จะดำเนินการ</w:t>
            </w:r>
            <w:r w:rsidRPr="45E605CB" w:rsidR="0682BADB">
              <w:rPr>
                <w:rFonts w:ascii="Sarabun" w:hAnsi="Sarabun" w:eastAsia="Sarabun" w:cs="Sarabun"/>
              </w:rPr>
              <w:t xml:space="preserve"> ดังนี้</w:t>
            </w:r>
          </w:p>
          <w:p w:rsidR="5909F94F" w:rsidP="39F2B851" w:rsidRDefault="5852E261" w14:paraId="70BD1B9E" w14:textId="1CD54C3D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39F2B851">
              <w:rPr>
                <w:rFonts w:ascii="Sarabun" w:hAnsi="Sarabun" w:eastAsia="Sarabun" w:cs="Sarabun"/>
              </w:rPr>
              <w:t>ใบคำขอ PDF Stamp คำตอบตามที่ลูกค้าแถลง (ตามที่ field ใบคำขอมี)</w:t>
            </w:r>
          </w:p>
          <w:p w:rsidR="05A9F875" w:rsidP="05A9F875" w:rsidRDefault="05A9F875" w14:paraId="147C1F69" w14:textId="4E50986D">
            <w:pPr>
              <w:pStyle w:val="ListParagraph"/>
              <w:widowControl w:val="0"/>
              <w:spacing w:before="120" w:after="120"/>
              <w:ind w:left="1440"/>
              <w:rPr>
                <w:rFonts w:ascii="Sarabun" w:hAnsi="Sarabun" w:eastAsia="Sarabun" w:cs="Sarabun"/>
              </w:rPr>
            </w:pPr>
          </w:p>
          <w:p w:rsidR="05A9F875" w:rsidP="05A9F875" w:rsidRDefault="2246B946" w14:paraId="42890D9B" w14:textId="4FB65CFA">
            <w:pPr>
              <w:pStyle w:val="ListParagraph"/>
              <w:widowControl w:val="0"/>
              <w:numPr>
                <w:ilvl w:val="0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commentRangeStart w:id="56"/>
            <w:r w:rsidRPr="2246B946">
              <w:rPr>
                <w:rFonts w:ascii="Sarabun" w:hAnsi="Sarabun" w:eastAsia="Sarabun" w:cs="Sarabun"/>
              </w:rPr>
              <w:t>เงื่อนไขกรณีปิดการเชื่อมต่อ Spark (ใช้ไม่ได้เป็นระยะเวลานาน)</w:t>
            </w:r>
            <w:commentRangeEnd w:id="56"/>
            <w:r w:rsidR="05A9F875">
              <w:rPr>
                <w:rStyle w:val="CommentReference"/>
                <w:rFonts w:ascii="Sarabun" w:hAnsi="Sarabun" w:eastAsia="Sarabun" w:cs="Sarabun"/>
                <w:sz w:val="22"/>
                <w:szCs w:val="22"/>
              </w:rPr>
              <w:commentReference w:id="56"/>
            </w:r>
          </w:p>
          <w:p w:rsidRPr="0053627E" w:rsidR="00B6771F" w:rsidP="0053627E" w:rsidRDefault="05A9F875" w14:paraId="3EBAC054" w14:textId="5A9E8F7D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05A9F875">
              <w:rPr>
                <w:rFonts w:ascii="Sarabun" w:hAnsi="Sarabun" w:eastAsia="Sarabun" w:cs="Sarabun"/>
              </w:rPr>
              <w:t>เมื่อไม่สามารถ Call API Spark ได้ เนื่องจากมีการปิด Spark แบบ Manual ให้ระบบขึ้นข้อความแจ้งเตือน</w:t>
            </w:r>
          </w:p>
          <w:tbl>
            <w:tblPr>
              <w:tblStyle w:val="TableGrid"/>
              <w:tblW w:w="0" w:type="auto"/>
              <w:jc w:val="center"/>
              <w:tblLook w:val="06A0" w:firstRow="1" w:lastRow="0" w:firstColumn="1" w:lastColumn="0" w:noHBand="1" w:noVBand="1"/>
            </w:tblPr>
            <w:tblGrid>
              <w:gridCol w:w="7372"/>
            </w:tblGrid>
            <w:tr w:rsidR="05A9F875" w:rsidTr="352C02B3" w14:paraId="7E59FBE6" w14:textId="77777777">
              <w:trPr>
                <w:trHeight w:val="300"/>
                <w:jc w:val="center"/>
              </w:trPr>
              <w:tc>
                <w:tcPr>
                  <w:tcW w:w="7372" w:type="dxa"/>
                </w:tcPr>
                <w:p w:rsidR="05A9F875" w:rsidP="75528413" w:rsidRDefault="05A9F875" w14:paraId="64A6A43F" w14:textId="25850E42">
                  <w:pPr>
                    <w:jc w:val="center"/>
                    <w:rPr>
                      <w:rFonts w:ascii="Sarabun" w:hAnsi="Sarabun" w:eastAsia="Sarabun" w:cs="Sarabun"/>
                      <w:b/>
                      <w:bCs/>
                    </w:rPr>
                  </w:pPr>
                  <w:r>
                    <w:br/>
                  </w:r>
                  <w:r w:rsidRPr="75528413" w:rsidR="75528413">
                    <w:rPr>
                      <w:rFonts w:ascii="Sarabun" w:hAnsi="Sarabun" w:eastAsia="Sarabun" w:cs="Sarabun"/>
                      <w:b/>
                      <w:bCs/>
                    </w:rPr>
                    <w:t>ยืนยันใช้ระบบสำรองในการตอบคำถามสุขภาพ</w:t>
                  </w:r>
                </w:p>
                <w:p w:rsidR="05A9F875" w:rsidP="75528413" w:rsidRDefault="05A9F875" w14:paraId="7B1BD149" w14:textId="3885E93E">
                  <w:pPr>
                    <w:jc w:val="center"/>
                    <w:rPr>
                      <w:rFonts w:ascii="Sarabun" w:hAnsi="Sarabun" w:eastAsia="Sarabun" w:cs="Sarabun"/>
                    </w:rPr>
                  </w:pPr>
                </w:p>
                <w:p w:rsidR="05A9F875" w:rsidP="352C02B3" w:rsidRDefault="352C02B3" w14:paraId="24B9B437" w14:textId="5D8B228E">
                  <w:pPr>
                    <w:jc w:val="center"/>
                    <w:rPr>
                      <w:rFonts w:ascii="Sarabun" w:hAnsi="Sarabun" w:eastAsia="Sarabun" w:cs="Sarabun"/>
                    </w:rPr>
                  </w:pPr>
                  <w:r w:rsidRPr="352C02B3">
                    <w:rPr>
                      <w:rFonts w:ascii="Sarabun" w:hAnsi="Sarabun" w:eastAsia="Sarabun" w:cs="Sarabun"/>
                    </w:rPr>
                    <w:t>เนื่องจากระบบพิจารณาคำถามสุขภาพแบบอัตโนมัติ</w:t>
                  </w:r>
                  <w:r w:rsidRPr="75528413" w:rsidR="75528413">
                    <w:rPr>
                      <w:rFonts w:ascii="Sarabun" w:hAnsi="Sarabun" w:eastAsia="Sarabun" w:cs="Sarabun"/>
                    </w:rPr>
                    <w:t>ขัดข้อง หากคุณยืนยันใช้ระบบสำรองข้อมูลจะส่งให้สนญ.พิจารณาแทน</w:t>
                  </w:r>
                  <w:r w:rsidR="05A9F875">
                    <w:br/>
                  </w:r>
                </w:p>
              </w:tc>
            </w:tr>
          </w:tbl>
          <w:p w:rsidR="05A9F875" w:rsidP="05A9F875" w:rsidRDefault="05A9F875" w14:paraId="7F500715" w14:textId="4785AF87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05A9F875">
              <w:rPr>
                <w:rFonts w:ascii="Sarabun" w:hAnsi="Sarabun" w:eastAsia="Sarabun" w:cs="Sarabun"/>
              </w:rPr>
              <w:t>ให้ระบบดึงคำถามสุขภาพสำรองของ TL Smart ตามแต่ละแบบประกัน</w:t>
            </w:r>
            <w:r w:rsidRPr="05A9F875">
              <w:rPr>
                <w:rFonts w:ascii="Sarabun" w:hAnsi="Sarabun" w:eastAsia="Sarabun" w:cs="Sarabun"/>
                <w:lang w:bidi="th-TH"/>
              </w:rPr>
              <w:t xml:space="preserve"> (OL Non-GIO / P.A. / P.A.Micro) ตามเงื่อนไข และจะใช้หน้าสำรองจนกว่าจะตอบคำถามครบทุกข้อ โดยที่ไม่ต้อง Call API Spark</w:t>
            </w:r>
          </w:p>
          <w:p w:rsidR="05A9F875" w:rsidP="05A9F875" w:rsidRDefault="2246B946" w14:paraId="5F2E0036" w14:textId="3C5EE2E4">
            <w:pPr>
              <w:pStyle w:val="ListParagraph"/>
              <w:widowControl w:val="0"/>
              <w:numPr>
                <w:ilvl w:val="1"/>
                <w:numId w:val="1"/>
              </w:numPr>
              <w:spacing w:before="120" w:after="120"/>
              <w:rPr>
                <w:rFonts w:ascii="Sarabun" w:hAnsi="Sarabun" w:eastAsia="Sarabun" w:cs="Sarabun"/>
                <w:lang w:bidi="th-TH"/>
              </w:rPr>
            </w:pPr>
            <w:r w:rsidRPr="2246B946">
              <w:rPr>
                <w:rFonts w:ascii="Sarabun" w:hAnsi="Sarabun" w:eastAsia="Sarabun" w:cs="Sarabun"/>
                <w:color w:val="FFFFFF" w:themeColor="background1"/>
                <w:lang w:bidi="th-TH"/>
              </w:rPr>
              <w:t>เง</w:t>
            </w:r>
          </w:p>
          <w:p w:rsidR="45E605CB" w:rsidP="512CF596" w:rsidRDefault="45E605CB" w14:paraId="0F877438" w14:textId="5C21341A">
            <w:pPr>
              <w:widowControl w:val="0"/>
              <w:spacing w:before="120" w:after="120"/>
              <w:ind w:left="1440"/>
              <w:rPr>
                <w:rFonts w:ascii="Sarabun" w:hAnsi="Sarabun" w:eastAsia="Sarabun" w:cs="Sarabun"/>
                <w:color w:val="FFFFFF" w:themeColor="background1"/>
              </w:rPr>
            </w:pPr>
          </w:p>
          <w:p w:rsidR="74C14063" w:rsidP="512CF596" w:rsidRDefault="2B02F983" w14:paraId="16C8D788" w14:textId="5AA413BD">
            <w:pPr>
              <w:pStyle w:val="ListParagraph"/>
              <w:widowControl w:val="0"/>
              <w:numPr>
                <w:ilvl w:val="0"/>
                <w:numId w:val="1"/>
              </w:numPr>
              <w:spacing w:before="120" w:after="1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เทียบข้อกับใบคำขอ </w:t>
            </w:r>
            <w:r w:rsidRPr="4513D033" w:rsidR="462E6C33">
              <w:rPr>
                <w:rFonts w:ascii="Sarabun" w:hAnsi="Sarabun" w:eastAsia="Sarabun" w:cs="Sarabun"/>
              </w:rPr>
              <w:t xml:space="preserve">PDF </w:t>
            </w:r>
            <w:r w:rsidRPr="512CF596" w:rsidR="512CF596">
              <w:rPr>
                <w:rFonts w:ascii="Sarabun" w:hAnsi="Sarabun" w:eastAsia="Sarabun" w:cs="Sarabun"/>
              </w:rPr>
              <w:t>แบบประกัน OL</w:t>
            </w:r>
          </w:p>
          <w:p w:rsidR="74C14063" w:rsidP="512CF596" w:rsidRDefault="2B02F983" w14:paraId="23129182" w14:textId="0D6D87D2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ข้อ 9. ประวัติการทำประกัน</w:t>
            </w:r>
          </w:p>
          <w:p w:rsidR="74C14063" w:rsidP="512CF596" w:rsidRDefault="2B02F983" w14:paraId="620B7574" w14:textId="3791C039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ข้อ 10. ประวัติการถูกปฏิเสธ</w:t>
            </w:r>
          </w:p>
          <w:p w:rsidR="74C14063" w:rsidP="512CF596" w:rsidRDefault="2B02F983" w14:paraId="20E02890" w14:textId="44A1B57A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ข้อ 11. </w:t>
            </w:r>
            <w:r w:rsidRPr="45E605CB" w:rsidR="150B160C">
              <w:rPr>
                <w:rFonts w:ascii="Sarabun" w:hAnsi="Sarabun" w:eastAsia="Sarabun" w:cs="Sarabun"/>
              </w:rPr>
              <w:t>คำถาม</w:t>
            </w:r>
            <w:r w:rsidRPr="45E605CB" w:rsidR="6D6F2C69">
              <w:rPr>
                <w:rFonts w:ascii="Sarabun" w:hAnsi="Sarabun" w:eastAsia="Sarabun" w:cs="Sarabun"/>
              </w:rPr>
              <w:t>-</w:t>
            </w:r>
            <w:r w:rsidRPr="4513D033">
              <w:rPr>
                <w:rFonts w:ascii="Sarabun" w:hAnsi="Sarabun" w:eastAsia="Sarabun" w:cs="Sarabun"/>
              </w:rPr>
              <w:t>เกี่ยวข้องยาเสพติด</w:t>
            </w:r>
          </w:p>
          <w:p w:rsidR="74C14063" w:rsidP="512CF596" w:rsidRDefault="2B02F983" w14:paraId="0CB215E1" w14:textId="4F6D3C12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ข้อ 12. </w:t>
            </w:r>
            <w:r w:rsidRPr="45E605CB" w:rsidR="3D402462">
              <w:rPr>
                <w:rFonts w:ascii="Sarabun" w:hAnsi="Sarabun" w:eastAsia="Sarabun" w:cs="Sarabun"/>
              </w:rPr>
              <w:t>คำถาม-</w:t>
            </w:r>
            <w:r w:rsidRPr="4513D033">
              <w:rPr>
                <w:rFonts w:ascii="Sarabun" w:hAnsi="Sarabun" w:eastAsia="Sarabun" w:cs="Sarabun"/>
              </w:rPr>
              <w:t>เสพยาเสพติด</w:t>
            </w:r>
          </w:p>
          <w:p w:rsidR="74C14063" w:rsidP="512CF596" w:rsidRDefault="2B02F983" w14:paraId="0ED6F782" w14:textId="71B6C2E4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ข้อ 13. </w:t>
            </w:r>
            <w:r w:rsidRPr="45E605CB" w:rsidR="704842BF">
              <w:rPr>
                <w:rFonts w:ascii="Sarabun" w:hAnsi="Sarabun" w:eastAsia="Sarabun" w:cs="Sarabun"/>
              </w:rPr>
              <w:t>คำถาม-</w:t>
            </w:r>
            <w:r w:rsidRPr="4513D033">
              <w:rPr>
                <w:rFonts w:ascii="Sarabun" w:hAnsi="Sarabun" w:eastAsia="Sarabun" w:cs="Sarabun"/>
              </w:rPr>
              <w:t>ดื่มแอลกอฮอล์</w:t>
            </w:r>
          </w:p>
          <w:p w:rsidR="74C14063" w:rsidP="512CF596" w:rsidRDefault="2B02F983" w14:paraId="225DA1F6" w14:textId="2893B56A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ข้อ 14. </w:t>
            </w:r>
            <w:r w:rsidRPr="45E605CB" w:rsidR="426CF81F">
              <w:rPr>
                <w:rFonts w:ascii="Sarabun" w:hAnsi="Sarabun" w:eastAsia="Sarabun" w:cs="Sarabun"/>
              </w:rPr>
              <w:t>คำถาม-</w:t>
            </w:r>
            <w:r w:rsidRPr="4513D033">
              <w:rPr>
                <w:rFonts w:ascii="Sarabun" w:hAnsi="Sarabun" w:eastAsia="Sarabun" w:cs="Sarabun"/>
              </w:rPr>
              <w:t>สูบบุหรี่</w:t>
            </w:r>
          </w:p>
          <w:p w:rsidR="74C14063" w:rsidP="512CF596" w:rsidRDefault="2B02F983" w14:paraId="7CD6997C" w14:textId="245DD3F4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ข้อ 15. </w:t>
            </w:r>
            <w:r w:rsidRPr="45E605CB" w:rsidR="77D1F813">
              <w:rPr>
                <w:rFonts w:ascii="Sarabun" w:hAnsi="Sarabun" w:eastAsia="Sarabun" w:cs="Sarabun"/>
              </w:rPr>
              <w:t>คำถาม-</w:t>
            </w:r>
            <w:r w:rsidRPr="4513D033">
              <w:rPr>
                <w:rFonts w:ascii="Sarabun" w:hAnsi="Sarabun" w:eastAsia="Sarabun" w:cs="Sarabun"/>
              </w:rPr>
              <w:t xml:space="preserve">น้ำหนักและส่วนสูง / น้ำหนักเปลี่ยนแปลง </w:t>
            </w:r>
          </w:p>
          <w:p w:rsidR="74C14063" w:rsidP="512CF596" w:rsidRDefault="2B02F983" w14:paraId="6B0B4AE6" w14:textId="5AF57DE2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ข้อ 16. </w:t>
            </w:r>
            <w:r w:rsidRPr="45E605CB" w:rsidR="0F9CFDAE">
              <w:rPr>
                <w:rFonts w:ascii="Sarabun" w:hAnsi="Sarabun" w:eastAsia="Sarabun" w:cs="Sarabun"/>
              </w:rPr>
              <w:t>คำถาม-ประวัติสุขภาพ</w:t>
            </w:r>
            <w:r w:rsidRPr="4513D033">
              <w:rPr>
                <w:rFonts w:ascii="Sarabun" w:hAnsi="Sarabun" w:eastAsia="Sarabun" w:cs="Sarabun"/>
              </w:rPr>
              <w:t>บุคคลในครอบครัว</w:t>
            </w:r>
          </w:p>
          <w:p w:rsidR="74C14063" w:rsidP="512CF596" w:rsidRDefault="2B02F983" w14:paraId="6C5317D5" w14:textId="70844AD6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ข้อ 17. </w:t>
            </w:r>
            <w:r w:rsidRPr="45E605CB" w:rsidR="433EB741">
              <w:rPr>
                <w:rFonts w:ascii="Sarabun" w:hAnsi="Sarabun" w:eastAsia="Sarabun" w:cs="Sarabun"/>
              </w:rPr>
              <w:t>คำถาม-ผู้ขอเอาประกัน</w:t>
            </w:r>
            <w:r w:rsidRPr="4513D033">
              <w:rPr>
                <w:rFonts w:ascii="Sarabun" w:hAnsi="Sarabun" w:eastAsia="Sarabun" w:cs="Sarabun"/>
              </w:rPr>
              <w:t>เคยได้รับการวินิจฉัย</w:t>
            </w:r>
          </w:p>
          <w:p w:rsidR="74C14063" w:rsidP="512CF596" w:rsidRDefault="2B02F983" w14:paraId="44174FCC" w14:textId="284A4EEE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 xml:space="preserve">ข้อ 18. </w:t>
            </w:r>
            <w:r w:rsidRPr="45E605CB" w:rsidR="6A8E862A">
              <w:rPr>
                <w:rFonts w:ascii="Sarabun" w:hAnsi="Sarabun" w:eastAsia="Sarabun" w:cs="Sarabun"/>
              </w:rPr>
              <w:t xml:space="preserve">คำถาม-ผู้ขอเอาประกัน </w:t>
            </w:r>
            <w:r w:rsidRPr="4513D033">
              <w:rPr>
                <w:rFonts w:ascii="Sarabun" w:hAnsi="Sarabun" w:eastAsia="Sarabun" w:cs="Sarabun"/>
              </w:rPr>
              <w:t>เคยมี หรือกำลังมีอาการ</w:t>
            </w:r>
          </w:p>
          <w:p w:rsidR="74C14063" w:rsidP="512CF596" w:rsidRDefault="56C13CF0" w14:paraId="4C8EE4B9" w14:textId="21FDC6B8">
            <w:pPr>
              <w:widowControl w:val="0"/>
              <w:spacing w:before="120" w:after="120"/>
              <w:ind w:left="1440"/>
              <w:rPr>
                <w:rFonts w:ascii="Sarabun" w:hAnsi="Sarabun" w:eastAsia="Sarabun" w:cs="Sarabun"/>
              </w:rPr>
            </w:pPr>
            <w:r w:rsidRPr="45E605CB">
              <w:rPr>
                <w:rFonts w:ascii="Sarabun" w:hAnsi="Sarabun" w:eastAsia="Sarabun" w:cs="Sarabun"/>
              </w:rPr>
              <w:t>กรณีผู้ขอเอาประกันภัยเป็นสตรี จะมีคำถามเฉพาะสตรีด้วย</w:t>
            </w:r>
          </w:p>
          <w:p w:rsidR="74C14063" w:rsidP="512CF596" w:rsidRDefault="2B02F983" w14:paraId="7EB551C2" w14:textId="3F084F78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ข้อ 19. ใน 5 ปีที่ผ่านมา</w:t>
            </w:r>
          </w:p>
          <w:p w:rsidR="74C14063" w:rsidP="512CF596" w:rsidRDefault="2B02F983" w14:paraId="359AC31D" w14:textId="1809949B">
            <w:pPr>
              <w:widowControl w:val="0"/>
              <w:spacing w:before="120" w:after="120"/>
              <w:ind w:left="144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ก.) ตรวจชิ้นเนื้อ</w:t>
            </w:r>
          </w:p>
          <w:p w:rsidR="74C14063" w:rsidP="512CF596" w:rsidRDefault="2B02F983" w14:paraId="694270C5" w14:textId="62CE07A4">
            <w:pPr>
              <w:widowControl w:val="0"/>
              <w:spacing w:before="120" w:after="120"/>
              <w:ind w:left="144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ข.) การผ่าตัด</w:t>
            </w:r>
          </w:p>
          <w:p w:rsidR="74C14063" w:rsidP="512CF596" w:rsidRDefault="2B02F983" w14:paraId="30CD81A4" w14:textId="7D2C62DC">
            <w:pPr>
              <w:widowControl w:val="0"/>
              <w:spacing w:before="120" w:after="120"/>
              <w:ind w:left="720"/>
              <w:rPr>
                <w:rFonts w:ascii="Sarabun" w:hAnsi="Sarabun" w:eastAsia="Sarabun" w:cs="Sarabun"/>
              </w:rPr>
            </w:pPr>
            <w:r w:rsidRPr="4513D033">
              <w:rPr>
                <w:rFonts w:ascii="Sarabun" w:hAnsi="Sarabun" w:eastAsia="Sarabun" w:cs="Sarabun"/>
              </w:rPr>
              <w:t>ข้อ 20. เคยได้รับการวินิจฉัยหรือเคยรักษา (กรณีซื้อสัญญาเพิ่มเติม)</w:t>
            </w:r>
          </w:p>
          <w:p w:rsidRPr="00557F65" w:rsidR="51F676E5" w:rsidP="5B0B1DB8" w:rsidRDefault="51F676E5" w14:paraId="0A181FCC" w14:textId="4D3EFCDA">
            <w:pPr>
              <w:widowControl w:val="0"/>
              <w:spacing w:before="120" w:after="120"/>
              <w:rPr>
                <w:rFonts w:ascii="Sarabun" w:hAnsi="Sarabun" w:eastAsia="Sarabun" w:cs="Sarabun"/>
                <w:lang w:val="en-US"/>
              </w:rPr>
            </w:pPr>
          </w:p>
        </w:tc>
      </w:tr>
      <w:tr w:rsidR="74C14063" w:rsidTr="352C02B3" w14:paraId="6E25C33A" w14:textId="1E6DABB7">
        <w:trPr>
          <w:trHeight w:val="300"/>
        </w:trPr>
        <w:tc>
          <w:tcPr>
            <w:tcW w:w="40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74C14063" w:rsidRDefault="74C14063" w14:paraId="7730CB75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74C14063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74C14063" w:rsidRDefault="74C14063" w14:paraId="5B7BA0F6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  <w:tr w:rsidR="74C14063" w:rsidTr="352C02B3" w14:paraId="6A1622AB" w14:textId="1CEFD4CC">
        <w:trPr>
          <w:trHeight w:val="300"/>
        </w:trPr>
        <w:tc>
          <w:tcPr>
            <w:tcW w:w="400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74C14063" w:rsidRDefault="74C14063" w14:paraId="6C68C8B2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74C14063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74C14063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C14063" w:rsidP="74C14063" w:rsidRDefault="74C14063" w14:paraId="7EB4C7C1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Pr="00557F65" w:rsidR="00692FB1" w:rsidRDefault="00692FB1" w14:paraId="1B5738C0" w14:textId="07025AF3">
      <w:pPr>
        <w:rPr>
          <w:color w:val="FFFFFF" w:themeColor="background1"/>
        </w:rPr>
      </w:pPr>
      <w:r>
        <w:rPr>
          <w:rFonts w:cs="Angsana New"/>
          <w:color w:val="000000" w:themeColor="text1"/>
          <w:cs/>
          <w:lang w:bidi="th-TH"/>
        </w:rPr>
        <w:br w:type="page"/>
      </w:r>
    </w:p>
    <w:tbl>
      <w:tblPr>
        <w:tblW w:w="9695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80" w:firstRow="0" w:lastRow="0" w:firstColumn="1" w:lastColumn="0" w:noHBand="1" w:noVBand="1"/>
      </w:tblPr>
      <w:tblGrid>
        <w:gridCol w:w="1640"/>
        <w:gridCol w:w="8055"/>
      </w:tblGrid>
      <w:tr w:rsidR="00692FB1" w14:paraId="37443FC7" w14:textId="77777777">
        <w:trPr>
          <w:trHeight w:val="300"/>
        </w:trPr>
        <w:tc>
          <w:tcPr>
            <w:tcW w:w="164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81E77" w:rsidR="00692FB1" w:rsidRDefault="00692FB1" w14:paraId="36096DB8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  <w:lang w:val="en-US"/>
              </w:rPr>
            </w:pPr>
            <w:r w:rsidRPr="74C14063">
              <w:rPr>
                <w:rFonts w:ascii="Sarabun" w:hAnsi="Sarabun" w:eastAsia="Sarabun" w:cs="Sarabun"/>
                <w:color w:val="FFFFFF" w:themeColor="background1"/>
              </w:rPr>
              <w:t>Requirement No.1</w:t>
            </w:r>
            <w:r>
              <w:rPr>
                <w:rFonts w:ascii="Sarabun" w:hAnsi="Sarabun" w:eastAsia="Sarabun" w:cs="Sarabun"/>
                <w:color w:val="FFFFFF" w:themeColor="background1"/>
                <w:lang w:val="en-US"/>
              </w:rPr>
              <w:t>3</w:t>
            </w:r>
          </w:p>
        </w:tc>
        <w:tc>
          <w:tcPr>
            <w:tcW w:w="80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036BA" w:rsidR="00692FB1" w:rsidRDefault="00692FB1" w14:paraId="22C2F9C5" w14:textId="20D7D1C3">
            <w:pPr>
              <w:pStyle w:val="Heading4"/>
              <w:widowControl w:val="0"/>
              <w:rPr>
                <w:b/>
                <w:bCs/>
                <w:lang w:val="en-US"/>
              </w:rPr>
            </w:pPr>
            <w:commentRangeStart w:id="57"/>
            <w:commentRangeStart w:id="58"/>
            <w:r w:rsidRPr="00C93992">
              <w:rPr>
                <w:b/>
                <w:bCs/>
                <w:strike/>
                <w:highlight w:val="yellow"/>
                <w:lang w:val="en-US"/>
              </w:rPr>
              <w:t>[Sprint 18]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commentRangeEnd w:id="57"/>
            <w:r w:rsidRPr="00081E77" w:rsidR="003500D4">
              <w:rPr>
                <w:rStyle w:val="CommentReference"/>
                <w:b/>
                <w:bCs/>
                <w:sz w:val="22"/>
                <w:szCs w:val="22"/>
                <w:highlight w:val="yellow"/>
                <w:lang w:val="en-US"/>
              </w:rPr>
              <w:commentReference w:id="57"/>
            </w:r>
            <w:commentRangeEnd w:id="58"/>
            <w:r>
              <w:rPr>
                <w:rStyle w:val="CommentReference"/>
              </w:rPr>
              <w:commentReference w:id="58"/>
            </w:r>
            <w:r w:rsidRPr="00081E77" w:rsidR="00C93992">
              <w:rPr>
                <w:b/>
                <w:bCs/>
                <w:highlight w:val="yellow"/>
                <w:lang w:val="en-US"/>
              </w:rPr>
              <w:t xml:space="preserve">[Sprint </w:t>
            </w:r>
            <w:r w:rsidR="00C93992">
              <w:rPr>
                <w:b/>
                <w:bCs/>
                <w:highlight w:val="yellow"/>
                <w:lang w:val="en-US"/>
              </w:rPr>
              <w:t>20</w:t>
            </w:r>
            <w:r w:rsidRPr="00081E77" w:rsidR="00C93992">
              <w:rPr>
                <w:b/>
                <w:bCs/>
                <w:highlight w:val="yellow"/>
                <w:lang w:val="en-US"/>
              </w:rPr>
              <w:t>]</w:t>
            </w:r>
            <w:r w:rsidRPr="00A036BA" w:rsidR="00C93992">
              <w:rPr>
                <w:b/>
                <w:bCs/>
                <w:lang w:val="en-US"/>
              </w:rPr>
              <w:t xml:space="preserve"> </w:t>
            </w:r>
            <w:r w:rsidRPr="00C32B99">
              <w:rPr>
                <w:b/>
                <w:bCs/>
                <w:cs/>
                <w:lang w:val="en-US" w:bidi="th-TH"/>
              </w:rPr>
              <w:t xml:space="preserve">เพิ่มปุ่มส่งข้อมูลใบเสนอขายและใบคำขอ กรณีฝ่ายขายได้รับ </w:t>
            </w:r>
            <w:r w:rsidRPr="00C32B99">
              <w:rPr>
                <w:b/>
                <w:bCs/>
                <w:lang w:val="en-US"/>
              </w:rPr>
              <w:t xml:space="preserve">Memo </w:t>
            </w:r>
            <w:r w:rsidRPr="00C32B99">
              <w:rPr>
                <w:b/>
                <w:bCs/>
                <w:cs/>
                <w:lang w:val="en-US" w:bidi="th-TH"/>
              </w:rPr>
              <w:t xml:space="preserve">จาก </w:t>
            </w:r>
            <w:r w:rsidRPr="00C32B99">
              <w:rPr>
                <w:b/>
                <w:bCs/>
                <w:lang w:val="en-US"/>
              </w:rPr>
              <w:t>UW</w:t>
            </w:r>
          </w:p>
          <w:p w:rsidR="00692FB1" w:rsidP="005E58B9" w:rsidRDefault="00692FB1" w14:paraId="2CF4D0CF" w14:textId="361FE39B">
            <w:pPr>
              <w:pStyle w:val="ListParagraph"/>
              <w:widowControl w:val="0"/>
              <w:numPr>
                <w:ilvl w:val="0"/>
                <w:numId w:val="12"/>
              </w:numPr>
              <w:rPr>
                <w:rFonts w:ascii="Sarabun" w:hAnsi="Sarabun" w:eastAsia="Sarabun" w:cs="Sarabun"/>
                <w:lang w:val="en-US" w:bidi="th-TH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เพื่อให้ผู้ใช้งานสามารถ</w:t>
            </w:r>
            <w:r w:rsidRPr="001A3C36">
              <w:rPr>
                <w:rFonts w:hint="cs" w:ascii="Sarabun" w:hAnsi="Sarabun" w:eastAsia="Sarabun" w:cs="Sarabun"/>
                <w:cs/>
                <w:lang w:val="en-US" w:bidi="th-TH"/>
              </w:rPr>
              <w:t>สร้าง</w:t>
            </w:r>
            <w:r>
              <w:rPr>
                <w:rFonts w:ascii="Sarabun" w:hAnsi="Sarabun" w:eastAsia="Sarabun" w:cs="Sarabun"/>
                <w:lang w:val="en-US" w:bidi="th-TH"/>
              </w:rPr>
              <w:t>/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แก้ไข</w:t>
            </w:r>
            <w:r w:rsidRPr="001A3C36">
              <w:rPr>
                <w:rFonts w:ascii="Sarabun" w:hAnsi="Sarabun" w:eastAsia="Sarabun" w:cs="Sarabun"/>
                <w:cs/>
                <w:lang w:val="en-US" w:bidi="th-TH"/>
              </w:rPr>
              <w:t>/</w:t>
            </w:r>
            <w:r w:rsidRPr="001A3C36">
              <w:rPr>
                <w:rFonts w:hint="cs" w:ascii="Sarabun" w:hAnsi="Sarabun" w:eastAsia="Sarabun" w:cs="Sarabun"/>
                <w:cs/>
                <w:lang w:val="en-US" w:bidi="th-TH"/>
              </w:rPr>
              <w:t>ลงนาม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ใบเสนอขาย</w:t>
            </w:r>
            <w:r w:rsidR="004E3EA4">
              <w:rPr>
                <w:rFonts w:hint="cs" w:ascii="Sarabun" w:hAnsi="Sarabun" w:eastAsia="Sarabun" w:cs="Sarabun"/>
                <w:cs/>
                <w:lang w:val="en-US" w:bidi="th-TH"/>
              </w:rPr>
              <w:t>ใหม่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>
              <w:rPr>
                <w:rFonts w:ascii="Sarabun" w:hAnsi="Sarabun" w:eastAsia="Sarabun" w:cs="Sarabun"/>
                <w:lang w:val="en-US" w:bidi="th-TH"/>
              </w:rPr>
              <w:t>/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หรือ ใบคำขอ</w:t>
            </w:r>
            <w:r w:rsidRPr="001A3C36">
              <w:rPr>
                <w:rFonts w:hint="cs" w:ascii="Sarabun" w:hAnsi="Sarabun" w:eastAsia="Sarabun" w:cs="Sarabun"/>
                <w:cs/>
                <w:lang w:val="en-US" w:bidi="th-TH"/>
              </w:rPr>
              <w:t>ใหม่</w:t>
            </w:r>
            <w:r w:rsidRPr="001A3C36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สำหรับ</w:t>
            </w:r>
            <w:r w:rsidR="007A45EB">
              <w:rPr>
                <w:rFonts w:hint="cs" w:ascii="Sarabun" w:hAnsi="Sarabun" w:eastAsia="Sarabun" w:cs="Sarabun"/>
                <w:cs/>
                <w:lang w:val="en-US" w:bidi="th-TH"/>
              </w:rPr>
              <w:t>ดำเนินการ</w:t>
            </w:r>
            <w:r w:rsidRPr="00AA7DB3" w:rsidR="007A45E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เพิ่มเติม </w:t>
            </w:r>
            <w:r w:rsidRPr="00AA7DB3" w:rsidR="007A45EB">
              <w:rPr>
                <w:rFonts w:hint="cs" w:ascii="Sarabun" w:hAnsi="Sarabun" w:eastAsia="Sarabun" w:cs="Sarabun"/>
                <w:lang w:val="en-US" w:bidi="th-TH"/>
              </w:rPr>
              <w:t>(Memo)</w:t>
            </w:r>
            <w:r w:rsidR="00B2085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ให้กับทาง</w:t>
            </w:r>
            <w:r w:rsidRPr="001A3C36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Pr="001A3C36">
              <w:rPr>
                <w:rFonts w:ascii="Sarabun" w:hAnsi="Sarabun" w:eastAsia="Sarabun" w:cs="Sarabun"/>
                <w:lang w:val="en-US" w:bidi="th-TH"/>
              </w:rPr>
              <w:t>UW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ได้</w:t>
            </w:r>
          </w:p>
          <w:p w:rsidRPr="00943B59" w:rsidR="00692FB1" w:rsidP="005E58B9" w:rsidRDefault="00692FB1" w14:paraId="46FB71A9" w14:textId="68186877">
            <w:pPr>
              <w:pStyle w:val="ListParagraph"/>
              <w:widowControl w:val="0"/>
              <w:numPr>
                <w:ilvl w:val="0"/>
                <w:numId w:val="12"/>
              </w:numPr>
              <w:rPr>
                <w:rFonts w:ascii="Sarabun" w:hAnsi="Sarabun" w:eastAsia="Sarabun" w:cs="Sarabun"/>
                <w:cs/>
                <w:lang w:val="en-US" w:bidi="th-TH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เพื่อให้ผู้ใช้งานส่งเอกสาร</w:t>
            </w:r>
            <w:r w:rsidR="007A45EB">
              <w:rPr>
                <w:rFonts w:hint="cs" w:ascii="Sarabun" w:hAnsi="Sarabun" w:eastAsia="Sarabun" w:cs="Sarabun"/>
                <w:cs/>
                <w:lang w:val="en-US" w:bidi="th-TH"/>
              </w:rPr>
              <w:t>ดำเนินการ</w:t>
            </w:r>
            <w:r w:rsidRPr="00AA7DB3" w:rsidR="007A45E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เพิ่มเติม </w:t>
            </w:r>
            <w:r w:rsidRPr="00AA7DB3" w:rsidR="007A45EB">
              <w:rPr>
                <w:rFonts w:hint="cs" w:ascii="Sarabun" w:hAnsi="Sarabun" w:eastAsia="Sarabun" w:cs="Sarabun"/>
                <w:lang w:val="en-US" w:bidi="th-TH"/>
              </w:rPr>
              <w:t>(Memo)</w:t>
            </w:r>
            <w:r w:rsidR="007A45E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62361B">
              <w:rPr>
                <w:rFonts w:hint="cs" w:ascii="Sarabun" w:hAnsi="Sarabun" w:eastAsia="Sarabun" w:cs="Sarabun"/>
                <w:cs/>
                <w:lang w:val="en-US" w:bidi="th-TH"/>
              </w:rPr>
              <w:t>โดยไม่มีการคาดลายน้ำ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ให้กับทาง</w:t>
            </w:r>
            <w:r w:rsidRPr="001A3C36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Pr="001A3C36">
              <w:rPr>
                <w:rFonts w:ascii="Sarabun" w:hAnsi="Sarabun" w:eastAsia="Sarabun" w:cs="Sarabun"/>
                <w:lang w:val="en-US" w:bidi="th-TH"/>
              </w:rPr>
              <w:t>UW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ได้</w:t>
            </w:r>
          </w:p>
        </w:tc>
      </w:tr>
      <w:tr w:rsidR="00692FB1" w14:paraId="7B846DC6" w14:textId="77777777">
        <w:trPr>
          <w:trHeight w:val="300"/>
        </w:trPr>
        <w:tc>
          <w:tcPr>
            <w:tcW w:w="164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692FB1" w14:paraId="504F97E6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Pre-Condition</w:t>
            </w:r>
          </w:p>
        </w:tc>
        <w:tc>
          <w:tcPr>
            <w:tcW w:w="80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C1564" w:rsidR="00692FB1" w:rsidRDefault="00692FB1" w14:paraId="18832DE5" w14:textId="25DA0618">
            <w:pPr>
              <w:widowControl w:val="0"/>
              <w:rPr>
                <w:rFonts w:ascii="Sarabun" w:hAnsi="Sarabun" w:eastAsia="Sarabun" w:cs="Sarabun"/>
                <w:lang w:val="en-US" w:bidi="th-TH"/>
              </w:rPr>
            </w:pPr>
            <w:r>
              <w:rPr>
                <w:rFonts w:ascii="Sarabun" w:hAnsi="Sarabun" w:eastAsia="Sarabun" w:cs="Sarabun"/>
                <w:lang w:val="en-US" w:bidi="th-TH"/>
              </w:rPr>
              <w:t xml:space="preserve">TL Smart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ได้รับการแจ้งเตือน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ดำเนิน</w:t>
            </w:r>
            <w:r w:rsidR="007A45EB">
              <w:rPr>
                <w:rFonts w:hint="cs" w:ascii="Sarabun" w:hAnsi="Sarabun" w:eastAsia="Sarabun" w:cs="Sarabun"/>
                <w:cs/>
                <w:lang w:val="en-US" w:bidi="th-TH"/>
              </w:rPr>
              <w:t>การ</w:t>
            </w:r>
            <w:r w:rsidRPr="00AA7DB3" w:rsidR="00EF1F8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เพิ่มเติม </w:t>
            </w:r>
            <w:r w:rsidRPr="00AA7DB3" w:rsidR="00EF1F8D">
              <w:rPr>
                <w:rFonts w:hint="cs" w:ascii="Sarabun" w:hAnsi="Sarabun" w:eastAsia="Sarabun" w:cs="Sarabun"/>
                <w:lang w:val="en-US" w:bidi="th-TH"/>
              </w:rPr>
              <w:t>(Memo)</w:t>
            </w:r>
          </w:p>
        </w:tc>
      </w:tr>
      <w:tr w:rsidR="00692FB1" w14:paraId="25FBE368" w14:textId="77777777">
        <w:trPr>
          <w:trHeight w:val="300"/>
        </w:trPr>
        <w:tc>
          <w:tcPr>
            <w:tcW w:w="164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692FB1" w14:paraId="22743EFD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Post-Condition</w:t>
            </w:r>
          </w:p>
        </w:tc>
        <w:tc>
          <w:tcPr>
            <w:tcW w:w="80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C1564" w:rsidR="00692FB1" w:rsidRDefault="00692FB1" w14:paraId="60A145B4" w14:textId="115F326F">
            <w:pPr>
              <w:widowControl w:val="0"/>
              <w:rPr>
                <w:rFonts w:ascii="Sarabun" w:hAnsi="Sarabun" w:eastAsia="Sarabun" w:cs="Sarabun"/>
                <w:cs/>
                <w:lang w:val="en-US" w:bidi="th-TH"/>
              </w:rPr>
            </w:pPr>
            <w:r w:rsidRPr="00030BD8">
              <w:rPr>
                <w:rFonts w:ascii="Sarabun" w:hAnsi="Sarabun" w:eastAsia="Sarabun" w:cs="Sarabun"/>
                <w:cs/>
                <w:lang w:val="en-US" w:bidi="th-TH"/>
              </w:rPr>
              <w:t>ส่งเอกสารใบเสนอขาย</w:t>
            </w:r>
            <w:r w:rsidR="00EE37C8">
              <w:rPr>
                <w:rFonts w:hint="cs" w:ascii="Sarabun" w:hAnsi="Sarabun" w:eastAsia="Sarabun" w:cs="Sarabun"/>
                <w:cs/>
                <w:lang w:val="en-US" w:bidi="th-TH"/>
              </w:rPr>
              <w:t>ใหม่</w:t>
            </w:r>
            <w:r w:rsidRPr="00030BD8">
              <w:rPr>
                <w:rFonts w:ascii="Sarabun" w:hAnsi="Sarabun" w:eastAsia="Sarabun" w:cs="Sarabun"/>
                <w:cs/>
                <w:lang w:val="en-US" w:bidi="th-TH"/>
              </w:rPr>
              <w:t xml:space="preserve"> และ/หรือ ใบคำขอ</w:t>
            </w:r>
            <w:r w:rsidR="00EF1F8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ใหม่ </w:t>
            </w:r>
            <w:r w:rsidRPr="00030BD8">
              <w:rPr>
                <w:rFonts w:ascii="Sarabun" w:hAnsi="Sarabun" w:eastAsia="Sarabun" w:cs="Sarabun"/>
                <w:cs/>
                <w:lang w:val="en-US" w:bidi="th-TH"/>
              </w:rPr>
              <w:t>เข้า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 UW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030BD8">
              <w:rPr>
                <w:rFonts w:ascii="Sarabun" w:hAnsi="Sarabun" w:eastAsia="Sarabun" w:cs="Sarabun"/>
                <w:cs/>
                <w:lang w:val="en-US" w:bidi="th-TH"/>
              </w:rPr>
              <w:t>สำเร็จ</w:t>
            </w:r>
          </w:p>
        </w:tc>
      </w:tr>
      <w:tr w:rsidR="00692FB1" w14:paraId="1AC05686" w14:textId="77777777">
        <w:trPr>
          <w:trHeight w:val="300"/>
        </w:trPr>
        <w:tc>
          <w:tcPr>
            <w:tcW w:w="164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692FB1" w14:paraId="4B4FDE87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Actor</w:t>
            </w:r>
          </w:p>
        </w:tc>
        <w:tc>
          <w:tcPr>
            <w:tcW w:w="80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692FB1" w14:paraId="5218C166" w14:textId="77777777">
            <w:pPr>
              <w:widowControl w:val="0"/>
              <w:rPr>
                <w:rFonts w:ascii="Sarabun" w:hAnsi="Sarabun" w:eastAsia="Sarabun" w:cs="Sarabun"/>
              </w:rPr>
            </w:pPr>
            <w:r w:rsidRPr="21E94FA9">
              <w:rPr>
                <w:rFonts w:ascii="Sarabun" w:hAnsi="Sarabun" w:eastAsia="Sarabun" w:cs="Sarabun"/>
              </w:rPr>
              <w:t>ตัวแทน, หน่วย, ศูนย์, ภาค, ฝ่าย (ตามสิทธิ์ UAM)</w:t>
            </w:r>
          </w:p>
        </w:tc>
      </w:tr>
      <w:tr w:rsidR="00692FB1" w14:paraId="01DEB3A9" w14:textId="77777777">
        <w:trPr>
          <w:trHeight w:val="420"/>
        </w:trPr>
        <w:tc>
          <w:tcPr>
            <w:tcW w:w="9695" w:type="dxa"/>
            <w:gridSpan w:val="2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692FB1" w14:paraId="5FC41ECE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รายละเอียด</w:t>
            </w:r>
          </w:p>
        </w:tc>
      </w:tr>
      <w:tr w:rsidRPr="00DC40A5" w:rsidR="00692FB1" w:rsidTr="00102735" w14:paraId="5A886106" w14:textId="77777777">
        <w:trPr>
          <w:trHeight w:val="420"/>
        </w:trPr>
        <w:tc>
          <w:tcPr>
            <w:tcW w:w="969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47393B" w14:paraId="579F004F" w14:textId="1D72D3AE">
            <w:pPr>
              <w:widowControl w:val="0"/>
              <w:spacing w:before="120" w:after="120" w:line="240" w:lineRule="auto"/>
              <w:rPr>
                <w:rFonts w:ascii="Sarabun" w:hAnsi="Sarabun" w:eastAsia="Sarabun" w:cs="Sarabun"/>
                <w:lang w:bidi="th-TH"/>
              </w:rPr>
            </w:pPr>
            <w:r w:rsidRPr="00D31A8E">
              <w:rPr>
                <w:rFonts w:ascii="Sarabun" w:hAnsi="Sarabun" w:eastAsia="Sarabun" w:cs="Sarabun"/>
                <w:cs/>
                <w:lang w:bidi="th-TH"/>
              </w:rPr>
              <w:t>เพิ่มปุ่มส่งข้อมูลใบเสนอขาย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และ</w:t>
            </w:r>
            <w:r>
              <w:rPr>
                <w:rFonts w:ascii="Sarabun" w:hAnsi="Sarabun" w:eastAsia="Sarabun" w:cs="Sarabun"/>
                <w:lang w:val="en-US" w:bidi="th-TH"/>
              </w:rPr>
              <w:t>/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 w:rsidRPr="00D31A8E">
              <w:rPr>
                <w:rFonts w:ascii="Sarabun" w:hAnsi="Sarabun" w:eastAsia="Sarabun" w:cs="Sarabun"/>
                <w:cs/>
                <w:lang w:bidi="th-TH"/>
              </w:rPr>
              <w:t xml:space="preserve">ใบคำขอ กรณีฝ่ายขายได้รับ </w:t>
            </w:r>
            <w:r w:rsidRPr="00D31A8E">
              <w:rPr>
                <w:rFonts w:ascii="Sarabun" w:hAnsi="Sarabun" w:eastAsia="Sarabun" w:cs="Sarabun"/>
              </w:rPr>
              <w:t xml:space="preserve">Memo </w:t>
            </w:r>
            <w:r w:rsidRPr="00D31A8E">
              <w:rPr>
                <w:rFonts w:ascii="Sarabun" w:hAnsi="Sarabun" w:eastAsia="Sarabun" w:cs="Sarabun"/>
                <w:cs/>
                <w:lang w:bidi="th-TH"/>
              </w:rPr>
              <w:t>จาก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ทาง</w:t>
            </w:r>
            <w:r w:rsidRPr="00D31A8E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D31A8E">
              <w:rPr>
                <w:rFonts w:ascii="Sarabun" w:hAnsi="Sarabun" w:eastAsia="Sarabun" w:cs="Sarabun"/>
              </w:rPr>
              <w:t>UW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21E94FA9">
              <w:rPr>
                <w:rFonts w:ascii="Sarabun" w:hAnsi="Sarabun" w:eastAsia="Sarabun" w:cs="Sarabun"/>
              </w:rPr>
              <w:t>สำหรับ</w:t>
            </w:r>
            <w:r w:rsidRPr="00307328">
              <w:rPr>
                <w:rFonts w:ascii="Sarabun" w:hAnsi="Sarabun" w:eastAsia="Sarabun" w:cs="Sarabun"/>
                <w:b/>
                <w:bCs/>
              </w:rPr>
              <w:t>ทุกแบบประกัน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ของ</w:t>
            </w:r>
            <w:r w:rsidRPr="21E94FA9">
              <w:rPr>
                <w:rFonts w:ascii="Sarabun" w:hAnsi="Sarabun" w:eastAsia="Sarabun" w:cs="Sarabun"/>
              </w:rPr>
              <w:t xml:space="preserve">แบบฟอร์มใบคำขอ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ซึ่งมีทั้ง</w:t>
            </w:r>
            <w:r w:rsidRPr="00D56DA8">
              <w:rPr>
                <w:rFonts w:hint="cs" w:ascii="Sarabun" w:hAnsi="Sarabun" w:eastAsia="Sarabun" w:cs="Sarabun"/>
                <w:cs/>
                <w:lang w:bidi="th-TH"/>
              </w:rPr>
              <w:t>ระบบใหม่</w:t>
            </w:r>
            <w:r w:rsidRPr="00D56DA8">
              <w:rPr>
                <w:rFonts w:ascii="Sarabun" w:hAnsi="Sarabun" w:eastAsia="Sarabun" w:cs="Sarabun"/>
                <w:cs/>
                <w:lang w:bidi="th-TH"/>
              </w:rPr>
              <w:t xml:space="preserve"> (</w:t>
            </w:r>
            <w:r w:rsidRPr="00D56DA8">
              <w:rPr>
                <w:rFonts w:ascii="Sarabun" w:hAnsi="Sarabun" w:eastAsia="Sarabun" w:cs="Sarabun"/>
              </w:rPr>
              <w:t xml:space="preserve">New Core) Insuremo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และ</w:t>
            </w:r>
            <w:r w:rsidRPr="00D56DA8">
              <w:rPr>
                <w:rFonts w:hint="cs" w:ascii="Sarabun" w:hAnsi="Sarabun" w:eastAsia="Sarabun" w:cs="Sarabun"/>
                <w:cs/>
                <w:lang w:bidi="th-TH"/>
              </w:rPr>
              <w:t>ระบบเก่า</w:t>
            </w:r>
            <w:r w:rsidRPr="00D56DA8">
              <w:rPr>
                <w:rFonts w:ascii="Sarabun" w:hAnsi="Sarabun" w:eastAsia="Sarabun" w:cs="Sarabun"/>
                <w:cs/>
                <w:lang w:bidi="th-TH"/>
              </w:rPr>
              <w:t xml:space="preserve"> (</w:t>
            </w:r>
            <w:r w:rsidRPr="00D56DA8">
              <w:rPr>
                <w:rFonts w:ascii="Sarabun" w:hAnsi="Sarabun" w:eastAsia="Sarabun" w:cs="Sarabun"/>
              </w:rPr>
              <w:t>Old Core) Pre-Underwrite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โดยมีรายละเอียด</w:t>
            </w:r>
            <w:r w:rsidRPr="21E94FA9">
              <w:rPr>
                <w:rFonts w:ascii="Sarabun" w:hAnsi="Sarabun" w:eastAsia="Sarabun" w:cs="Sarabun"/>
              </w:rPr>
              <w:t xml:space="preserve"> ดังนี้</w:t>
            </w:r>
          </w:p>
          <w:p w:rsidRPr="00AA7DB3" w:rsidR="00692FB1" w:rsidP="005E58B9" w:rsidRDefault="00692FB1" w14:paraId="09DBAD19" w14:textId="77777777">
            <w:pPr>
              <w:pStyle w:val="ListParagraph"/>
              <w:widowControl w:val="0"/>
              <w:numPr>
                <w:ilvl w:val="0"/>
                <w:numId w:val="11"/>
              </w:numPr>
              <w:spacing w:before="120" w:after="120" w:line="240" w:lineRule="auto"/>
              <w:ind w:left="1080"/>
              <w:rPr>
                <w:rFonts w:ascii="Sarabun" w:hAnsi="Sarabun" w:eastAsia="Sarabun" w:cs="Sarabun"/>
                <w:b/>
                <w:bCs/>
              </w:rPr>
            </w:pPr>
            <w:r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ก</w:t>
            </w:r>
            <w:r w:rsidRPr="00AA7DB3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ารแจ้ง</w:t>
            </w:r>
            <w:r w:rsidRPr="00AA7DB3">
              <w:rPr>
                <w:rFonts w:hint="cs" w:ascii="Sarabun" w:hAnsi="Sarabun" w:eastAsia="Sarabun" w:cs="Sarabun"/>
                <w:b/>
                <w:bCs/>
                <w:lang w:val="en-US" w:bidi="th-TH"/>
              </w:rPr>
              <w:t xml:space="preserve"> MEMO</w:t>
            </w:r>
            <w:r w:rsidRPr="00AA7DB3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บน </w:t>
            </w:r>
            <w:r w:rsidRPr="00AA7DB3">
              <w:rPr>
                <w:rFonts w:hint="cs" w:ascii="Sarabun" w:hAnsi="Sarabun" w:eastAsia="Sarabun" w:cs="Sarabun"/>
                <w:b/>
                <w:bCs/>
                <w:lang w:val="en-US" w:bidi="th-TH"/>
              </w:rPr>
              <w:t>Application Notification Center</w:t>
            </w:r>
          </w:p>
          <w:p w:rsidRPr="00AA7DB3" w:rsidR="00692FB1" w:rsidP="005E58B9" w:rsidRDefault="00692FB1" w14:paraId="4B8C4CC2" w14:textId="3EB5869D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b/>
                <w:bCs/>
              </w:rPr>
            </w:pPr>
            <w:r w:rsidRPr="00AA7DB3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เมื่อฝ่ายขายได้รับการแจ้งเตือน </w:t>
            </w:r>
            <w:r w:rsidRPr="00AA7DB3">
              <w:rPr>
                <w:rFonts w:hint="cs" w:ascii="Sarabun" w:hAnsi="Sarabun" w:eastAsia="Sarabun" w:cs="Sarabun"/>
                <w:lang w:val="en-US" w:bidi="th-TH"/>
              </w:rPr>
              <w:t xml:space="preserve">Noti Memo </w:t>
            </w:r>
            <w:r w:rsidRPr="00AA7DB3">
              <w:rPr>
                <w:rFonts w:hint="cs" w:ascii="Sarabun" w:hAnsi="Sarabun" w:eastAsia="Sarabun" w:cs="Sarabun"/>
                <w:cs/>
                <w:lang w:val="en-US" w:bidi="th-TH"/>
              </w:rPr>
              <w:t>สำหรับ</w:t>
            </w:r>
            <w:r w:rsidR="00632730">
              <w:rPr>
                <w:rFonts w:hint="cs" w:ascii="Sarabun" w:hAnsi="Sarabun" w:eastAsia="Sarabun" w:cs="Sarabun"/>
                <w:cs/>
                <w:lang w:val="en-US" w:bidi="th-TH"/>
              </w:rPr>
              <w:t>แจ้ง</w:t>
            </w:r>
            <w:r w:rsidRPr="00AA7DB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ดำเนินการเพิ่มเติม </w:t>
            </w:r>
            <w:r w:rsidRPr="00AA7DB3">
              <w:rPr>
                <w:rFonts w:hint="cs" w:ascii="Sarabun" w:hAnsi="Sarabun" w:eastAsia="Sarabun" w:cs="Sarabun"/>
                <w:lang w:val="en-US" w:bidi="th-TH"/>
              </w:rPr>
              <w:t>(Memo)</w:t>
            </w:r>
            <w:r w:rsidRPr="00AA7DB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ตาม</w:t>
            </w:r>
            <w:r>
              <w:t xml:space="preserve"> </w:t>
            </w:r>
            <w:r w:rsidRPr="00AA7DB3">
              <w:rPr>
                <w:rFonts w:ascii="Sarabun" w:hAnsi="Sarabun" w:eastAsia="Sarabun" w:cs="Sarabun"/>
                <w:lang w:val="en-US" w:bidi="th-TH"/>
              </w:rPr>
              <w:t>Template_Code</w:t>
            </w:r>
            <w:r w:rsidRPr="00AA7DB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AA7DB3">
              <w:rPr>
                <w:rFonts w:hint="cs" w:ascii="Sarabun" w:hAnsi="Sarabun" w:eastAsia="Sarabun" w:cs="Sarabun"/>
                <w:lang w:val="en-US" w:bidi="th-TH"/>
              </w:rPr>
              <w:t>:</w:t>
            </w:r>
            <w:r w:rsidRPr="00AA7DB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hyperlink w:history="1" r:id="rId71">
              <w:r w:rsidRPr="00AA7DB3">
                <w:rPr>
                  <w:rStyle w:val="Hyperlink"/>
                  <w:rFonts w:ascii="Sarabun" w:hAnsi="Sarabun" w:eastAsia="Sarabun" w:cs="Sarabun"/>
                  <w:lang w:val="en-US" w:bidi="th-TH"/>
                </w:rPr>
                <w:t>NASA_SELLING_</w:t>
              </w:r>
              <w:r w:rsidRPr="00AA7DB3">
                <w:rPr>
                  <w:rStyle w:val="Hyperlink"/>
                  <w:rFonts w:ascii="Sarabun" w:hAnsi="Sarabun" w:eastAsia="Sarabun" w:cs="Sarabun"/>
                  <w:cs/>
                  <w:lang w:val="en-US" w:bidi="th-TH"/>
                </w:rPr>
                <w:t>019</w:t>
              </w:r>
            </w:hyperlink>
            <w:r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 </w:t>
            </w:r>
            <w:hyperlink w:history="1" r:id="rId72">
              <w:r w:rsidRPr="00AA7DB3">
                <w:rPr>
                  <w:rStyle w:val="Hyperlink"/>
                  <w:rFonts w:ascii="Sarabun" w:hAnsi="Sarabun" w:eastAsia="Sarabun" w:cs="Sarabun"/>
                  <w:lang w:val="en-US" w:bidi="th-TH"/>
                </w:rPr>
                <w:t>NASA_SELLING_</w:t>
              </w:r>
              <w:r w:rsidRPr="00AA7DB3">
                <w:rPr>
                  <w:rStyle w:val="Hyperlink"/>
                  <w:rFonts w:ascii="Sarabun" w:hAnsi="Sarabun" w:eastAsia="Sarabun" w:cs="Sarabun"/>
                  <w:cs/>
                  <w:lang w:val="en-US" w:bidi="th-TH"/>
                </w:rPr>
                <w:t>020</w:t>
              </w:r>
            </w:hyperlink>
          </w:p>
          <w:p w:rsidRPr="00C72C59" w:rsidR="00692FB1" w:rsidP="005E58B9" w:rsidRDefault="00692FB1" w14:paraId="60697C8D" w14:textId="43F23150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b/>
                <w:bCs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ฝ่ายขายดูรายละเอียดเพิ่มเติมได้ที่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Email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หรือติดต่อสาขา</w:t>
            </w:r>
            <w:r w:rsidR="003370BA">
              <w:rPr>
                <w:rFonts w:hint="cs" w:ascii="Sarabun" w:hAnsi="Sarabun" w:eastAsia="Sarabun" w:cs="Sarabun"/>
                <w:cs/>
                <w:lang w:val="en-US" w:bidi="th-TH"/>
              </w:rPr>
              <w:t>ต้นสังกัด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สำหรับ</w:t>
            </w:r>
            <w:r w:rsidRPr="00AA7DB3" w:rsidR="00F62F4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ดำเนินการเพิ่มเติม </w:t>
            </w:r>
            <w:r w:rsidRPr="00AA7DB3">
              <w:rPr>
                <w:rFonts w:hint="cs" w:ascii="Sarabun" w:hAnsi="Sarabun" w:eastAsia="Sarabun" w:cs="Sarabun"/>
                <w:lang w:val="en-US" w:bidi="th-TH"/>
              </w:rPr>
              <w:t>(Memo)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ส่งให้กับทาง </w:t>
            </w:r>
            <w:r>
              <w:rPr>
                <w:rFonts w:ascii="Sarabun" w:hAnsi="Sarabun" w:eastAsia="Sarabun" w:cs="Sarabun"/>
                <w:lang w:val="en-US" w:bidi="th-TH"/>
              </w:rPr>
              <w:t>UW</w:t>
            </w:r>
          </w:p>
          <w:p w:rsidRPr="00C25D94" w:rsidR="00C4584F" w:rsidP="005E58B9" w:rsidRDefault="009E26C8" w14:paraId="6214FA49" w14:textId="7C3B849A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</w:rPr>
            </w:pPr>
            <w:r w:rsidRPr="00C25D94">
              <w:rPr>
                <w:rFonts w:hint="cs" w:ascii="Sarabun" w:hAnsi="Sarabun" w:eastAsia="Sarabun" w:cs="Sarabun"/>
                <w:cs/>
                <w:lang w:bidi="th-TH"/>
              </w:rPr>
              <w:t>การ</w:t>
            </w:r>
            <w:r w:rsidR="00AA0C49">
              <w:rPr>
                <w:rFonts w:hint="cs" w:ascii="Sarabun" w:hAnsi="Sarabun" w:eastAsia="Sarabun" w:cs="Sarabun"/>
                <w:cs/>
                <w:lang w:val="en-US" w:bidi="th-TH"/>
              </w:rPr>
              <w:t>แจ้ง</w:t>
            </w:r>
            <w:r w:rsidRPr="00AA7DB3" w:rsidR="00AA0C4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ดำเนินการเพิ่มเติม </w:t>
            </w:r>
            <w:r w:rsidRPr="00AA7DB3" w:rsidR="00AA0C49">
              <w:rPr>
                <w:rFonts w:hint="cs" w:ascii="Sarabun" w:hAnsi="Sarabun" w:eastAsia="Sarabun" w:cs="Sarabun"/>
                <w:lang w:val="en-US" w:bidi="th-TH"/>
              </w:rPr>
              <w:t>(Memo)</w:t>
            </w:r>
            <w:r w:rsidRPr="00AA7DB3" w:rsidR="00AA0C4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C25D94" w:rsidR="00C25D94">
              <w:rPr>
                <w:rFonts w:hint="cs" w:ascii="Sarabun" w:hAnsi="Sarabun" w:eastAsia="Sarabun" w:cs="Sarabun"/>
                <w:cs/>
                <w:lang w:bidi="th-TH"/>
              </w:rPr>
              <w:t>ประกอบด้วย</w:t>
            </w:r>
          </w:p>
          <w:p w:rsidRPr="00C25D94" w:rsidR="00FB51E5" w:rsidP="005E58B9" w:rsidRDefault="00FB51E5" w14:paraId="1141D74E" w14:textId="0831778C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C25D94">
              <w:rPr>
                <w:rFonts w:hint="cs" w:ascii="Sarabun" w:hAnsi="Sarabun" w:eastAsia="Sarabun" w:cs="Sarabun"/>
                <w:cs/>
                <w:lang w:bidi="th-TH"/>
              </w:rPr>
              <w:t>สร้างใบเสนอขายใหม่</w:t>
            </w:r>
            <w:r w:rsidRPr="00C25D94" w:rsidR="00C25D94">
              <w:rPr>
                <w:rFonts w:hint="cs" w:ascii="Sarabun" w:hAnsi="Sarabun" w:eastAsia="Sarabun" w:cs="Sarabun"/>
                <w:cs/>
                <w:lang w:bidi="th-TH"/>
              </w:rPr>
              <w:t xml:space="preserve"> มีกรณีดังนี้</w:t>
            </w:r>
          </w:p>
          <w:p w:rsidR="00FB51E5" w:rsidP="005E58B9" w:rsidRDefault="00FB51E5" w14:paraId="3D8B5E5D" w14:textId="1525AF33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6" w:hanging="932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เปลี่ยนแบบประกัน</w:t>
            </w:r>
            <w:r w:rsidR="00B46F0D">
              <w:rPr>
                <w:rFonts w:ascii="Sarabun" w:hAnsi="Sarabun" w:eastAsia="Sarabun" w:cs="Sarabun"/>
                <w:lang w:val="en-US" w:bidi="th-TH"/>
              </w:rPr>
              <w:t xml:space="preserve"> (</w:t>
            </w:r>
            <w:r w:rsidR="00B46F0D">
              <w:rPr>
                <w:rFonts w:hint="cs" w:ascii="Sarabun" w:hAnsi="Sarabun" w:eastAsia="Sarabun" w:cs="Sarabun"/>
                <w:cs/>
                <w:lang w:val="en-US" w:bidi="th-TH"/>
              </w:rPr>
              <w:t>ห้าม</w:t>
            </w:r>
            <w:r w:rsidRPr="00335FCD" w:rsidR="00B46F0D">
              <w:rPr>
                <w:rFonts w:hint="cs" w:ascii="Sarabun" w:hAnsi="Sarabun" w:eastAsia="Sarabun" w:cs="Sarabun"/>
                <w:cs/>
                <w:lang w:bidi="th-TH"/>
              </w:rPr>
              <w:t>ข้าม</w:t>
            </w:r>
            <w:r w:rsidRPr="00335FCD" w:rsidR="00B46F0D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335FCD" w:rsidR="00B46F0D">
              <w:rPr>
                <w:rFonts w:ascii="Sarabun" w:hAnsi="Sarabun" w:eastAsia="Sarabun" w:cs="Sarabun"/>
                <w:lang w:bidi="th-TH"/>
              </w:rPr>
              <w:t>Type</w:t>
            </w:r>
            <w:r w:rsidR="00B46F0D">
              <w:rPr>
                <w:rFonts w:ascii="Sarabun" w:hAnsi="Sarabun" w:eastAsia="Sarabun" w:cs="Sarabun"/>
                <w:lang w:val="en-US" w:bidi="th-TH"/>
              </w:rPr>
              <w:t>)</w:t>
            </w:r>
          </w:p>
          <w:p w:rsidR="00FB51E5" w:rsidP="005E58B9" w:rsidRDefault="00FB51E5" w14:paraId="00EDF969" w14:textId="2AB9139E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6" w:hanging="932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เปลี่ยน</w:t>
            </w:r>
            <w:r w:rsidR="003E11C0">
              <w:rPr>
                <w:rFonts w:hint="cs" w:ascii="Sarabun" w:hAnsi="Sarabun" w:eastAsia="Sarabun" w:cs="Sarabun"/>
                <w:cs/>
                <w:lang w:bidi="th-TH"/>
              </w:rPr>
              <w:t>เบี้ย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ประกัน</w:t>
            </w:r>
          </w:p>
          <w:p w:rsidR="00FB51E5" w:rsidP="005E58B9" w:rsidRDefault="00FB51E5" w14:paraId="3BF34816" w14:textId="5C321E8D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6" w:hanging="932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เปลี่ยนทุนประกัน</w:t>
            </w:r>
          </w:p>
          <w:p w:rsidRPr="00E54AEC" w:rsidR="00FB51E5" w:rsidP="005E58B9" w:rsidRDefault="00FB51E5" w14:paraId="712E3E99" w14:textId="730904E5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6" w:hanging="932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เปลี่ยนข้อมูลอื่นๆ ในใบเสนอขาย</w:t>
            </w:r>
          </w:p>
          <w:p w:rsidRPr="00EA74C8" w:rsidR="00EA74C8" w:rsidP="005E58B9" w:rsidRDefault="00FB51E5" w14:paraId="4E1AC551" w14:textId="77777777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b/>
                <w:bCs/>
              </w:rPr>
            </w:pPr>
            <w:r w:rsidRPr="003E11C0">
              <w:rPr>
                <w:rFonts w:hint="cs" w:ascii="Sarabun" w:hAnsi="Sarabun" w:eastAsia="Sarabun" w:cs="Sarabun"/>
                <w:cs/>
                <w:lang w:bidi="th-TH"/>
              </w:rPr>
              <w:t>สร้างใบคำขอใหม่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C25D94" w:rsidR="00EA74C8">
              <w:rPr>
                <w:rFonts w:hint="cs" w:ascii="Sarabun" w:hAnsi="Sarabun" w:eastAsia="Sarabun" w:cs="Sarabun"/>
                <w:cs/>
                <w:lang w:bidi="th-TH"/>
              </w:rPr>
              <w:t>มีกรณีดังนี้</w:t>
            </w:r>
          </w:p>
          <w:p w:rsidRPr="00EA74C8" w:rsidR="00FB51E5" w:rsidP="005E58B9" w:rsidRDefault="00355D68" w14:paraId="1466EEC3" w14:textId="4305BC6F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6" w:hanging="932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กรณีเปลี่ยนข้อมูลอื่นๆ ในใบคำขอ</w:t>
            </w:r>
          </w:p>
          <w:p w:rsidR="00692FB1" w:rsidP="005E58B9" w:rsidRDefault="00692FB1" w14:paraId="49DC1167" w14:textId="041E4016">
            <w:pPr>
              <w:pStyle w:val="ListParagraph"/>
              <w:widowControl w:val="0"/>
              <w:numPr>
                <w:ilvl w:val="0"/>
                <w:numId w:val="11"/>
              </w:numPr>
              <w:spacing w:before="120" w:after="120" w:line="240" w:lineRule="auto"/>
              <w:ind w:left="1080"/>
              <w:rPr>
                <w:rFonts w:ascii="Sarabun" w:hAnsi="Sarabun" w:eastAsia="Sarabun" w:cs="Sarabun"/>
                <w:b/>
                <w:bCs/>
              </w:rPr>
            </w:pPr>
            <w:r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การ</w:t>
            </w:r>
            <w:r w:rsidRPr="00F62F46" w:rsidR="00F62F46">
              <w:rPr>
                <w:rFonts w:ascii="Sarabun" w:hAnsi="Sarabun" w:eastAsia="Sarabun" w:cs="Sarabun"/>
                <w:b/>
                <w:bCs/>
                <w:cs/>
                <w:lang w:bidi="th-TH"/>
              </w:rPr>
              <w:t xml:space="preserve">ดำเนินการเพิ่มเติม </w:t>
            </w:r>
            <w:r w:rsidRPr="005A190C">
              <w:rPr>
                <w:rFonts w:ascii="Sarabun" w:hAnsi="Sarabun" w:eastAsia="Sarabun" w:cs="Sarabun"/>
                <w:b/>
                <w:bCs/>
                <w:cs/>
                <w:lang w:bidi="th-TH"/>
              </w:rPr>
              <w:t>(</w:t>
            </w:r>
            <w:r w:rsidRPr="005A190C">
              <w:rPr>
                <w:rFonts w:ascii="Sarabun" w:hAnsi="Sarabun" w:eastAsia="Sarabun" w:cs="Sarabun"/>
                <w:b/>
                <w:bCs/>
              </w:rPr>
              <w:t>Memo)</w:t>
            </w:r>
            <w:r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มีเงื่อนไข</w:t>
            </w:r>
            <w:r w:rsidR="00951457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  <w:r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ดังนี้</w:t>
            </w:r>
          </w:p>
          <w:p w:rsidRPr="00A90D48" w:rsidR="00692FB1" w:rsidP="005E58B9" w:rsidRDefault="00692FB1" w14:paraId="1A9470A4" w14:textId="095E7252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b/>
                <w:bCs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เมื่อฝ่ายขายได้รับการแจ้งเตือน </w:t>
            </w:r>
            <w:r w:rsidR="00EC0F4C">
              <w:rPr>
                <w:rFonts w:ascii="Sarabun" w:hAnsi="Sarabun" w:eastAsia="Sarabun" w:cs="Sarabun"/>
                <w:lang w:val="en-US" w:bidi="th-TH"/>
              </w:rPr>
              <w:t xml:space="preserve">Noti </w:t>
            </w:r>
            <w:r w:rsidRPr="000B4475">
              <w:rPr>
                <w:rFonts w:ascii="Sarabun" w:hAnsi="Sarabun" w:eastAsia="Sarabun" w:cs="Sarabun"/>
              </w:rPr>
              <w:t>Memo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EC0F4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โดยมีการ </w:t>
            </w:r>
            <w:r w:rsidR="00EC0F4C">
              <w:rPr>
                <w:rFonts w:ascii="Sarabun" w:hAnsi="Sarabun" w:eastAsia="Sarabun" w:cs="Sarabun"/>
                <w:lang w:val="en-US" w:bidi="th-TH"/>
              </w:rPr>
              <w:t xml:space="preserve">Trigger </w:t>
            </w:r>
            <w:r w:rsidR="0099235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จาก </w:t>
            </w:r>
            <w:r w:rsidR="00EC0F4C">
              <w:rPr>
                <w:rFonts w:ascii="Sarabun" w:hAnsi="Sarabun" w:eastAsia="Sarabun" w:cs="Sarabun"/>
                <w:lang w:val="en-US" w:bidi="th-TH"/>
              </w:rPr>
              <w:t xml:space="preserve">API </w:t>
            </w:r>
            <w:r w:rsidR="00D82A8F">
              <w:rPr>
                <w:rFonts w:hint="cs" w:ascii="Sarabun" w:hAnsi="Sarabun" w:eastAsia="Sarabun" w:cs="Sarabun"/>
                <w:cs/>
                <w:lang w:val="en-US" w:bidi="th-TH"/>
              </w:rPr>
              <w:t>ของทาง</w:t>
            </w:r>
            <w:r w:rsidR="0099235B">
              <w:rPr>
                <w:rFonts w:hint="cs" w:ascii="Sarabun" w:hAnsi="Sarabun" w:eastAsia="Sarabun" w:cs="Sarabun"/>
                <w:cs/>
                <w:lang w:val="en-US" w:bidi="th-TH"/>
              </w:rPr>
              <w:t>ฝั่ง</w:t>
            </w:r>
            <w:r w:rsidR="00517BE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517BE0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="00D82A8F">
              <w:rPr>
                <w:rFonts w:hint="cs" w:ascii="Sarabun" w:hAnsi="Sarabun" w:eastAsia="Sarabun" w:cs="Sarabun"/>
                <w:cs/>
                <w:lang w:bidi="th-TH"/>
              </w:rPr>
              <w:t>มา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บน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TL Smart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ฝ่ายขาย</w:t>
            </w:r>
            <w:r w:rsidR="001F042D">
              <w:rPr>
                <w:rFonts w:hint="cs" w:ascii="Sarabun" w:hAnsi="Sarabun" w:eastAsia="Sarabun" w:cs="Sarabun"/>
                <w:cs/>
                <w:lang w:val="en-US" w:bidi="th-TH"/>
              </w:rPr>
              <w:t>จะสามารถ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ดำเนินการ</w:t>
            </w:r>
            <w:r w:rsidR="001F042D">
              <w:rPr>
                <w:rFonts w:hint="cs" w:ascii="Sarabun" w:hAnsi="Sarabun" w:eastAsia="Sarabun" w:cs="Sarabun"/>
                <w:cs/>
                <w:lang w:val="en-US" w:bidi="th-TH"/>
              </w:rPr>
              <w:t>ได้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ดังน</w:t>
            </w:r>
            <w:r w:rsidR="00C6401A">
              <w:rPr>
                <w:rFonts w:hint="cs" w:ascii="Sarabun" w:hAnsi="Sarabun" w:eastAsia="Sarabun" w:cs="Sarabun"/>
                <w:cs/>
                <w:lang w:val="en-US" w:bidi="th-TH"/>
              </w:rPr>
              <w:t>ี้</w:t>
            </w:r>
          </w:p>
          <w:p w:rsidRPr="004D2D2D" w:rsidR="00692FB1" w:rsidP="005E58B9" w:rsidRDefault="00692FB1" w14:paraId="4BB1FD59" w14:textId="51682E1E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b/>
                <w:bCs/>
              </w:rPr>
            </w:pPr>
            <w:r w:rsidRPr="005E3488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สร้างใบเสนอขายใหม่</w:t>
            </w:r>
            <w:r w:rsidR="004D2D2D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="00B55A8F"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="004D2D2D">
              <w:rPr>
                <w:rFonts w:hint="cs" w:ascii="Sarabun" w:hAnsi="Sarabun" w:eastAsia="Sarabun" w:cs="Sarabun"/>
                <w:cs/>
                <w:lang w:val="en-US" w:bidi="th-TH"/>
              </w:rPr>
              <w:t>สามารถสร้างใบเสนอขายใหม่</w:t>
            </w:r>
            <w:r w:rsidR="00B21CD5">
              <w:rPr>
                <w:rFonts w:hint="cs" w:ascii="Sarabun" w:hAnsi="Sarabun" w:eastAsia="Sarabun" w:cs="Sarabun"/>
                <w:cs/>
                <w:lang w:val="en-US" w:bidi="th-TH"/>
              </w:rPr>
              <w:t>ได้ ดังนี้</w:t>
            </w:r>
          </w:p>
          <w:p w:rsidRPr="00E54AEC" w:rsidR="004D2D2D" w:rsidP="005E58B9" w:rsidRDefault="00E54AEC" w14:paraId="7D41953E" w14:textId="7E1EBF8C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6" w:hanging="932"/>
              <w:rPr>
                <w:rFonts w:ascii="Sarabun" w:hAnsi="Sarabun" w:eastAsia="Sarabun" w:cs="Sarabun"/>
              </w:rPr>
            </w:pPr>
            <w:r w:rsidRPr="00E54AEC">
              <w:rPr>
                <w:rFonts w:hint="cs" w:ascii="Sarabun" w:hAnsi="Sarabun" w:eastAsia="Sarabun" w:cs="Sarabun"/>
                <w:cs/>
                <w:lang w:bidi="th-TH"/>
              </w:rPr>
              <w:t xml:space="preserve">หน้า </w:t>
            </w:r>
            <w:r w:rsidRPr="00E54AEC">
              <w:rPr>
                <w:rFonts w:ascii="Sarabun" w:hAnsi="Sarabun" w:eastAsia="Sarabun" w:cs="Sarabun"/>
                <w:lang w:val="en-US" w:bidi="th-TH"/>
              </w:rPr>
              <w:t>W</w:t>
            </w:r>
            <w:r w:rsidRPr="00E54AEC">
              <w:rPr>
                <w:rFonts w:ascii="Sarabun" w:hAnsi="Sarabun" w:eastAsia="Sarabun" w:cs="Sarabun"/>
                <w:lang w:bidi="th-TH"/>
              </w:rPr>
              <w:t>idget</w:t>
            </w:r>
            <w:r w:rsidRPr="00E54AE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6D76A9" w:rsidR="006D76A9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="006D76A9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E54AEC">
              <w:rPr>
                <w:rFonts w:hint="cs" w:ascii="Sarabun" w:hAnsi="Sarabun" w:eastAsia="Sarabun" w:cs="Sarabun"/>
                <w:cs/>
                <w:lang w:val="en-US" w:bidi="th-TH"/>
              </w:rPr>
              <w:t>เลือกคำนวณเบี้ย</w:t>
            </w:r>
            <w:r w:rsidRPr="00E54AEC">
              <w:rPr>
                <w:rFonts w:ascii="Sarabun" w:hAnsi="Sarabun" w:eastAsia="Sarabun" w:cs="Sarabun"/>
                <w:lang w:val="en-US" w:bidi="th-TH"/>
              </w:rPr>
              <w:t>/</w:t>
            </w:r>
            <w:r w:rsidRPr="00E54AEC">
              <w:rPr>
                <w:rFonts w:hint="cs" w:ascii="Sarabun" w:hAnsi="Sarabun" w:eastAsia="Sarabun" w:cs="Sarabun"/>
                <w:cs/>
                <w:lang w:val="en-US" w:bidi="th-TH"/>
              </w:rPr>
              <w:t>ใบเสนอขาย</w:t>
            </w:r>
          </w:p>
          <w:p w:rsidRPr="00E54AEC" w:rsidR="00E54AEC" w:rsidP="005E58B9" w:rsidRDefault="00E54AEC" w14:paraId="78E8DB18" w14:textId="572903E8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6" w:hanging="932"/>
              <w:rPr>
                <w:rFonts w:ascii="Sarabun" w:hAnsi="Sarabun" w:eastAsia="Sarabun" w:cs="Sarabun"/>
              </w:rPr>
            </w:pPr>
            <w:r w:rsidRPr="00E54AE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หน้า </w:t>
            </w:r>
            <w:r w:rsidRPr="00E54AEC">
              <w:rPr>
                <w:rFonts w:ascii="Sarabun" w:hAnsi="Sarabun" w:eastAsia="Sarabun" w:cs="Sarabun"/>
                <w:lang w:val="en-US" w:bidi="th-TH"/>
              </w:rPr>
              <w:t xml:space="preserve">Lead Profile </w:t>
            </w:r>
            <w:r w:rsidRPr="006D76A9" w:rsidR="006D76A9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="006D76A9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E54AE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เลือกจุด </w:t>
            </w:r>
            <w:r w:rsidRPr="00E54AEC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E54AEC">
              <w:rPr>
                <w:rFonts w:hint="cs" w:ascii="Sarabun" w:hAnsi="Sarabun" w:eastAsia="Sarabun" w:cs="Sarabun"/>
                <w:cs/>
                <w:lang w:val="en-US" w:bidi="th-TH"/>
              </w:rPr>
              <w:t>จุด และเลือก</w:t>
            </w:r>
            <w:r w:rsidR="00AE67D0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E54AEC">
              <w:rPr>
                <w:rFonts w:hint="cs" w:ascii="Sarabun" w:hAnsi="Sarabun" w:eastAsia="Sarabun" w:cs="Sarabun"/>
                <w:cs/>
                <w:lang w:val="en-US" w:bidi="th-TH"/>
              </w:rPr>
              <w:t>สร้างใบเสนอขาย</w:t>
            </w:r>
          </w:p>
          <w:p w:rsidRPr="00277BF6" w:rsidR="00E54AEC" w:rsidP="005E58B9" w:rsidRDefault="0062378E" w14:paraId="2FCF124B" w14:textId="0D27EF8B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6" w:hanging="932"/>
              <w:rPr>
                <w:rFonts w:ascii="Sarabun" w:hAnsi="Sarabun" w:eastAsia="Sarabun" w:cs="Sarabun"/>
              </w:rPr>
            </w:pPr>
            <w:r w:rsidRPr="00277BF6">
              <w:rPr>
                <w:rFonts w:hint="cs" w:ascii="Sarabun" w:hAnsi="Sarabun" w:eastAsia="Sarabun" w:cs="Sarabun"/>
                <w:cs/>
                <w:lang w:bidi="th-TH"/>
              </w:rPr>
              <w:t xml:space="preserve">หน้า </w:t>
            </w:r>
            <w:r w:rsidRPr="00277BF6" w:rsidR="00277BF6">
              <w:rPr>
                <w:rFonts w:ascii="Sarabun" w:hAnsi="Sarabun" w:eastAsia="Sarabun" w:cs="Sarabun"/>
                <w:lang w:val="en-US" w:bidi="th-TH"/>
              </w:rPr>
              <w:t>Q</w:t>
            </w:r>
            <w:r w:rsidRPr="00277BF6" w:rsidR="00277BF6">
              <w:rPr>
                <w:rFonts w:ascii="Sarabun" w:hAnsi="Sarabun" w:eastAsia="Sarabun" w:cs="Sarabun"/>
                <w:lang w:bidi="th-TH"/>
              </w:rPr>
              <w:t xml:space="preserve">uotation </w:t>
            </w:r>
            <w:r w:rsidR="00CD6901">
              <w:rPr>
                <w:rFonts w:ascii="Sarabun" w:hAnsi="Sarabun" w:eastAsia="Sarabun" w:cs="Sarabun"/>
                <w:lang w:val="en-US" w:bidi="th-TH"/>
              </w:rPr>
              <w:t>L</w:t>
            </w:r>
            <w:r w:rsidRPr="00277BF6" w:rsidR="00277BF6">
              <w:rPr>
                <w:rFonts w:ascii="Sarabun" w:hAnsi="Sarabun" w:eastAsia="Sarabun" w:cs="Sarabun"/>
                <w:lang w:bidi="th-TH"/>
              </w:rPr>
              <w:t xml:space="preserve">ist </w:t>
            </w:r>
            <w:r w:rsidR="00CD6901">
              <w:rPr>
                <w:rFonts w:ascii="Sarabun" w:hAnsi="Sarabun" w:eastAsia="Sarabun" w:cs="Sarabun"/>
                <w:lang w:val="en-US" w:bidi="th-TH"/>
              </w:rPr>
              <w:t>L</w:t>
            </w:r>
            <w:r w:rsidRPr="00277BF6" w:rsidR="00277BF6">
              <w:rPr>
                <w:rFonts w:ascii="Sarabun" w:hAnsi="Sarabun" w:eastAsia="Sarabun" w:cs="Sarabun"/>
                <w:lang w:bidi="th-TH"/>
              </w:rPr>
              <w:t>ead</w:t>
            </w:r>
            <w:r w:rsidRPr="00277BF6" w:rsidR="00277BF6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="00C5794A">
              <w:rPr>
                <w:rFonts w:ascii="Sarabun" w:hAnsi="Sarabun" w:eastAsia="Sarabun" w:cs="Sarabun"/>
                <w:lang w:val="en-US" w:bidi="th-TH"/>
              </w:rPr>
              <w:t xml:space="preserve">Profile </w:t>
            </w:r>
            <w:r w:rsidRPr="00277BF6" w:rsidR="00277BF6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="00277BF6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="002B3E23">
              <w:rPr>
                <w:rFonts w:hint="cs" w:ascii="Sarabun" w:hAnsi="Sarabun" w:eastAsia="Sarabun" w:cs="Sarabun"/>
                <w:cs/>
                <w:lang w:val="en-US" w:bidi="th-TH"/>
              </w:rPr>
              <w:t>กด</w:t>
            </w:r>
            <w:r w:rsidR="006655D8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="006655D8">
              <w:rPr>
                <w:rFonts w:ascii="Sarabun" w:hAnsi="Sarabun" w:eastAsia="Sarabun" w:cs="Sarabun"/>
                <w:lang w:val="en-US" w:bidi="th-TH"/>
              </w:rPr>
              <w:t>“</w:t>
            </w:r>
            <w:r w:rsidR="00277BF6">
              <w:rPr>
                <w:rFonts w:hint="cs" w:ascii="Sarabun" w:hAnsi="Sarabun" w:eastAsia="Sarabun" w:cs="Sarabun"/>
                <w:cs/>
                <w:lang w:val="en-US" w:bidi="th-TH"/>
              </w:rPr>
              <w:t>สร้างใบเสนอขาย</w:t>
            </w:r>
            <w:r w:rsidR="006655D8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BF7DA5" w:rsidR="00692FB1" w:rsidP="005E58B9" w:rsidRDefault="00692FB1" w14:paraId="06511AE6" w14:textId="475C7FF8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b/>
                <w:bCs/>
              </w:rPr>
            </w:pPr>
            <w:r w:rsidRPr="005E3488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สร้างใบคำขอใหม่</w:t>
            </w:r>
            <w:r w:rsidR="00912259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B55A8F">
              <w:rPr>
                <w:rFonts w:hint="cs" w:ascii="Sarabun" w:hAnsi="Sarabun" w:eastAsia="Sarabun" w:cs="Sarabun"/>
                <w:cs/>
                <w:lang w:bidi="th-TH"/>
              </w:rPr>
              <w:t>จะ</w:t>
            </w:r>
            <w:r w:rsidR="005F42B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สามารถสร้างใบคำขอใหม่ได้ </w:t>
            </w:r>
            <w:r w:rsidR="005F42B2">
              <w:rPr>
                <w:rFonts w:hint="cs" w:ascii="Sarabun" w:hAnsi="Sarabun" w:eastAsia="Sarabun" w:cs="Sarabun"/>
                <w:cs/>
                <w:lang w:bidi="th-TH"/>
              </w:rPr>
              <w:t>โดย</w:t>
            </w:r>
            <w:r w:rsidR="00B21CD5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="00B21CD5">
              <w:rPr>
                <w:rFonts w:ascii="Sarabun" w:hAnsi="Sarabun" w:eastAsia="Sarabun" w:cs="Sarabun"/>
                <w:lang w:val="en-US" w:bidi="th-TH"/>
              </w:rPr>
              <w:t>“</w:t>
            </w:r>
            <w:r w:rsidR="00B21CD5">
              <w:rPr>
                <w:rFonts w:hint="cs" w:ascii="Sarabun" w:hAnsi="Sarabun" w:eastAsia="Sarabun" w:cs="Sarabun"/>
                <w:cs/>
                <w:lang w:val="en-US" w:bidi="th-TH"/>
              </w:rPr>
              <w:t>สร้างใบคำขอ</w:t>
            </w:r>
            <w:r w:rsidR="00B21CD5">
              <w:rPr>
                <w:rFonts w:ascii="Sarabun" w:hAnsi="Sarabun" w:eastAsia="Sarabun" w:cs="Sarabun"/>
                <w:lang w:val="en-US" w:bidi="th-TH"/>
              </w:rPr>
              <w:t>”</w:t>
            </w:r>
            <w:r w:rsidR="00B21CD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จาก</w:t>
            </w:r>
            <w:r w:rsidR="005E3488">
              <w:rPr>
                <w:rFonts w:hint="cs" w:ascii="Sarabun" w:hAnsi="Sarabun" w:eastAsia="Sarabun" w:cs="Sarabun"/>
                <w:cs/>
                <w:lang w:val="en-US" w:bidi="th-TH"/>
              </w:rPr>
              <w:t>หน้าดู</w:t>
            </w:r>
            <w:r w:rsidR="00B21CD5">
              <w:rPr>
                <w:rFonts w:hint="cs" w:ascii="Sarabun" w:hAnsi="Sarabun" w:eastAsia="Sarabun" w:cs="Sarabun"/>
                <w:cs/>
                <w:lang w:val="en-US" w:bidi="th-TH"/>
              </w:rPr>
              <w:t>ใบเสนอขาย</w:t>
            </w:r>
          </w:p>
          <w:p w:rsidRPr="006D72AD" w:rsidR="0047393B" w:rsidP="00B22D59" w:rsidRDefault="00692FB1" w14:paraId="3B162532" w14:textId="5C2AF740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b/>
                <w:bCs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เมื่อ</w:t>
            </w:r>
            <w:r w:rsidR="002520AE">
              <w:rPr>
                <w:rFonts w:hint="cs" w:ascii="Sarabun" w:hAnsi="Sarabun" w:eastAsia="Sarabun" w:cs="Sarabun"/>
                <w:cs/>
                <w:lang w:bidi="th-TH"/>
              </w:rPr>
              <w:t>ดำเนินการสร้าง</w:t>
            </w:r>
            <w:r w:rsidRPr="00D31A8E" w:rsidR="002520AE">
              <w:rPr>
                <w:rFonts w:ascii="Sarabun" w:hAnsi="Sarabun" w:eastAsia="Sarabun" w:cs="Sarabun"/>
                <w:cs/>
                <w:lang w:bidi="th-TH"/>
              </w:rPr>
              <w:t>ใบเสนอขาย</w:t>
            </w:r>
            <w:r w:rsidR="00307EA3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="002520AE">
              <w:rPr>
                <w:rFonts w:hint="cs" w:ascii="Sarabun" w:hAnsi="Sarabun" w:eastAsia="Sarabun" w:cs="Sarabun"/>
                <w:cs/>
                <w:lang w:bidi="th-TH"/>
              </w:rPr>
              <w:t xml:space="preserve"> และ</w:t>
            </w:r>
            <w:r w:rsidR="002520AE">
              <w:rPr>
                <w:rFonts w:ascii="Sarabun" w:hAnsi="Sarabun" w:eastAsia="Sarabun" w:cs="Sarabun"/>
                <w:lang w:val="en-US" w:bidi="th-TH"/>
              </w:rPr>
              <w:t>/</w:t>
            </w:r>
            <w:r w:rsidR="002520A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 w:rsidRPr="00D31A8E" w:rsidR="002520AE">
              <w:rPr>
                <w:rFonts w:ascii="Sarabun" w:hAnsi="Sarabun" w:eastAsia="Sarabun" w:cs="Sarabun"/>
                <w:cs/>
                <w:lang w:bidi="th-TH"/>
              </w:rPr>
              <w:t>ใบคำขอ</w:t>
            </w:r>
            <w:r w:rsidR="008C4DEF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="002520AE">
              <w:rPr>
                <w:rFonts w:hint="cs" w:ascii="Sarabun" w:hAnsi="Sarabun" w:eastAsia="Sarabun" w:cs="Sarabun"/>
                <w:cs/>
                <w:lang w:bidi="th-TH"/>
              </w:rPr>
              <w:t xml:space="preserve">เรียบร้อยแล้ว </w:t>
            </w:r>
            <w:r w:rsidR="008C4DEF">
              <w:rPr>
                <w:rFonts w:hint="cs" w:ascii="Sarabun" w:hAnsi="Sarabun" w:eastAsia="Sarabun" w:cs="Sarabun"/>
                <w:cs/>
                <w:lang w:bidi="th-TH"/>
              </w:rPr>
              <w:t>ฝ่ายขายจะต้อง</w:t>
            </w:r>
            <w:r w:rsidR="0010762E">
              <w:rPr>
                <w:rFonts w:hint="cs" w:ascii="Sarabun" w:hAnsi="Sarabun" w:eastAsia="Sarabun" w:cs="Sarabun"/>
                <w:cs/>
                <w:lang w:bidi="th-TH"/>
              </w:rPr>
              <w:t>กลับมายัง</w:t>
            </w:r>
            <w:r w:rsidR="00581A08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581A08" w:rsidR="0010762E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หน้า</w:t>
            </w:r>
            <w:r w:rsidR="00B70318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  <w:r w:rsidRPr="00581A08" w:rsidR="005E69F2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รายการใบเสนอขาย และ</w:t>
            </w:r>
            <w:r w:rsidRPr="00581A08" w:rsidR="005E69F2">
              <w:rPr>
                <w:rFonts w:ascii="Sarabun" w:hAnsi="Sarabun" w:eastAsia="Sarabun" w:cs="Sarabun"/>
                <w:b/>
                <w:bCs/>
                <w:lang w:val="en-US" w:bidi="th-TH"/>
              </w:rPr>
              <w:t>/</w:t>
            </w:r>
            <w:r w:rsidRPr="00581A08" w:rsidR="005E69F2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หรือ </w:t>
            </w:r>
            <w:r w:rsidRPr="00581A08" w:rsidR="006D0571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หน้า</w:t>
            </w:r>
            <w:r w:rsidR="00B70318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  <w:r w:rsidRPr="00581A08" w:rsidR="006D0571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รายการ</w:t>
            </w:r>
            <w:r w:rsidRPr="00581A08" w:rsidR="005E69F2">
              <w:rPr>
                <w:rFonts w:ascii="Sarabun" w:hAnsi="Sarabun" w:eastAsia="Sarabun" w:cs="Sarabun"/>
                <w:b/>
                <w:bCs/>
                <w:cs/>
                <w:lang w:bidi="th-TH"/>
              </w:rPr>
              <w:t>ใบคำขอ</w:t>
            </w:r>
            <w:r w:rsidR="00F06736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  <w:r w:rsidRPr="00F06736" w:rsidR="00F06736">
              <w:rPr>
                <w:rFonts w:ascii="Sarabun" w:hAnsi="Sarabun" w:eastAsia="Sarabun" w:cs="Sarabun"/>
                <w:b/>
                <w:bCs/>
                <w:cs/>
                <w:lang w:bidi="th-TH"/>
              </w:rPr>
              <w:t>และ/หรือ</w:t>
            </w:r>
            <w:r w:rsidR="00581A08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  <w:r w:rsidRPr="00581A08" w:rsidR="006D0571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หน้า</w:t>
            </w:r>
            <w:r w:rsidR="00B70318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  <w:r w:rsidRPr="00357F5E" w:rsidR="006D0571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ราย</w:t>
            </w:r>
            <w:r w:rsidR="006D0571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ละเอียดผู้มุ่งหวัง</w:t>
            </w:r>
            <w:r w:rsidR="006D0571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5E69F2">
              <w:rPr>
                <w:rFonts w:hint="cs" w:ascii="Sarabun" w:hAnsi="Sarabun" w:eastAsia="Sarabun" w:cs="Sarabun"/>
                <w:cs/>
                <w:lang w:bidi="th-TH"/>
              </w:rPr>
              <w:t>เพื่อ</w:t>
            </w:r>
            <w:r w:rsidR="005115E3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</w:t>
            </w:r>
            <w:r w:rsidRPr="00D31A8E" w:rsidR="005115E3">
              <w:rPr>
                <w:rFonts w:ascii="Sarabun" w:hAnsi="Sarabun" w:eastAsia="Sarabun" w:cs="Sarabun"/>
                <w:cs/>
                <w:lang w:bidi="th-TH"/>
              </w:rPr>
              <w:t>ใบเสนอขาย</w:t>
            </w:r>
            <w:r w:rsidR="00E653B9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="005115E3">
              <w:rPr>
                <w:rFonts w:hint="cs" w:ascii="Sarabun" w:hAnsi="Sarabun" w:eastAsia="Sarabun" w:cs="Sarabun"/>
                <w:cs/>
                <w:lang w:bidi="th-TH"/>
              </w:rPr>
              <w:t xml:space="preserve"> และ</w:t>
            </w:r>
            <w:r w:rsidR="005115E3">
              <w:rPr>
                <w:rFonts w:ascii="Sarabun" w:hAnsi="Sarabun" w:eastAsia="Sarabun" w:cs="Sarabun"/>
                <w:lang w:val="en-US" w:bidi="th-TH"/>
              </w:rPr>
              <w:t>/</w:t>
            </w:r>
            <w:r w:rsidR="005115E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 w:rsidRPr="00D31A8E" w:rsidR="005115E3">
              <w:rPr>
                <w:rFonts w:ascii="Sarabun" w:hAnsi="Sarabun" w:eastAsia="Sarabun" w:cs="Sarabun"/>
                <w:cs/>
                <w:lang w:bidi="th-TH"/>
              </w:rPr>
              <w:t>ใบคำขอ</w:t>
            </w:r>
            <w:r w:rsidR="005115E3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="005E69F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="005E69F2">
              <w:rPr>
                <w:rFonts w:ascii="Sarabun" w:hAnsi="Sarabun" w:eastAsia="Sarabun" w:cs="Sarabun"/>
                <w:lang w:val="en-US" w:bidi="th-TH"/>
              </w:rPr>
              <w:t>UW</w:t>
            </w:r>
            <w:r w:rsidR="00581A08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ด้วยตนเอง</w:t>
            </w:r>
          </w:p>
          <w:p w:rsidRPr="00AC53F0" w:rsidR="00AC53F0" w:rsidP="005E58B9" w:rsidRDefault="00AC53F0" w14:paraId="7B7D904E" w14:textId="65C2DF77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lang w:val="en-US"/>
              </w:rPr>
            </w:pPr>
            <w:r w:rsidRPr="00AC53F0">
              <w:rPr>
                <w:rFonts w:hint="cs" w:ascii="Sarabun" w:hAnsi="Sarabun" w:cs="Sarabun"/>
                <w:cs/>
              </w:rPr>
              <w:t>กรณีกด</w:t>
            </w:r>
            <w:r>
              <w:rPr>
                <w:rFonts w:ascii="Sarabun" w:hAnsi="Sarabun" w:cs="Sarabun"/>
                <w:lang w:val="en-US"/>
              </w:rPr>
              <w:t xml:space="preserve"> </w:t>
            </w:r>
            <w:r w:rsidRPr="00AC53F0">
              <w:rPr>
                <w:rFonts w:hint="cs" w:ascii="Sarabun" w:hAnsi="Sarabun" w:cs="Sarabun"/>
                <w:cs/>
              </w:rPr>
              <w:t>ย้อนกลับ จาก</w:t>
            </w:r>
            <w:r w:rsidRPr="00AC53F0">
              <w:rPr>
                <w:rFonts w:hint="cs" w:ascii="Sarabun" w:hAnsi="Sarabun" w:cs="Sarabun"/>
                <w:b/>
                <w:bCs/>
                <w:cs/>
              </w:rPr>
              <w:t>หน้า สร้างใบเสนอขาย</w:t>
            </w:r>
            <w:r w:rsidRPr="00AC53F0">
              <w:rPr>
                <w:rFonts w:hint="cs" w:ascii="Sarabun" w:hAnsi="Sarabun" w:cs="Sarabun"/>
                <w:cs/>
              </w:rPr>
              <w:t xml:space="preserve"> มีเงื่อนไข ดังนี้</w:t>
            </w:r>
          </w:p>
          <w:p w:rsidRPr="0047393B" w:rsidR="00AC53F0" w:rsidP="005E58B9" w:rsidRDefault="00AC53F0" w14:paraId="56D18F0E" w14:textId="42A695BE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val="en-US"/>
              </w:rPr>
            </w:pPr>
            <w:r w:rsidRPr="00AC53F0">
              <w:rPr>
                <w:rFonts w:hint="cs" w:ascii="Sarabun" w:hAnsi="Sarabun" w:eastAsia="Sarabun" w:cs="Sarabun"/>
                <w:cs/>
                <w:lang w:val="en-US"/>
              </w:rPr>
              <w:t xml:space="preserve">กรณีกดสร้างใบเสนอขายจากหน้า </w:t>
            </w:r>
            <w:r w:rsidRPr="00AC53F0">
              <w:rPr>
                <w:rFonts w:hint="cs" w:ascii="Sarabun" w:hAnsi="Sarabun" w:eastAsia="Sarabun" w:cs="Sarabun"/>
                <w:lang w:val="en-US"/>
              </w:rPr>
              <w:t>Widget</w:t>
            </w:r>
            <w:r w:rsidRPr="00AC53F0">
              <w:rPr>
                <w:rFonts w:hint="cs" w:ascii="Sarabun" w:hAnsi="Sarabun" w:eastAsia="Sarabun" w:cs="Sarabun"/>
                <w:cs/>
                <w:lang w:val="en-US"/>
              </w:rPr>
              <w:t xml:space="preserve"> เมื่อกด ย้อนกลับ จะกลับมายังหน้า รายการใบเสนอขาย</w:t>
            </w:r>
          </w:p>
          <w:p w:rsidRPr="00AC53F0" w:rsidR="00AC53F0" w:rsidP="005E58B9" w:rsidRDefault="00AC53F0" w14:paraId="337EDE25" w14:textId="77777777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val="en-US"/>
              </w:rPr>
            </w:pPr>
            <w:r w:rsidRPr="00AC53F0">
              <w:rPr>
                <w:rFonts w:hint="cs" w:ascii="Sarabun" w:hAnsi="Sarabun" w:eastAsia="Sarabun" w:cs="Sarabun"/>
                <w:cs/>
                <w:lang w:val="en-US"/>
              </w:rPr>
              <w:t xml:space="preserve">กรณีกดสร้างใบเสนอขายจากหน้า </w:t>
            </w:r>
            <w:r w:rsidRPr="00AC53F0">
              <w:rPr>
                <w:rFonts w:hint="cs" w:ascii="Sarabun" w:hAnsi="Sarabun" w:eastAsia="Sarabun" w:cs="Sarabun"/>
                <w:lang w:val="en-US"/>
              </w:rPr>
              <w:t>Lead Profile</w:t>
            </w:r>
            <w:r w:rsidRPr="00AC53F0">
              <w:rPr>
                <w:rFonts w:hint="cs" w:ascii="Sarabun" w:hAnsi="Sarabun" w:eastAsia="Sarabun" w:cs="Sarabun"/>
                <w:cs/>
                <w:lang w:val="en-US"/>
              </w:rPr>
              <w:t xml:space="preserve"> เมื่อกด ย้อนกลับ จะกลับมายังหน้า รายชื่อผู้มุ่งหวัง</w:t>
            </w:r>
          </w:p>
          <w:p w:rsidRPr="00AC53F0" w:rsidR="00AC53F0" w:rsidP="005E58B9" w:rsidRDefault="00AC53F0" w14:paraId="251CF0AF" w14:textId="77777777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val="en-US"/>
              </w:rPr>
            </w:pPr>
            <w:r w:rsidRPr="00AC53F0">
              <w:rPr>
                <w:rFonts w:hint="cs" w:ascii="Sarabun" w:hAnsi="Sarabun" w:eastAsia="Sarabun" w:cs="Sarabun"/>
                <w:cs/>
                <w:lang w:val="en-US"/>
              </w:rPr>
              <w:t xml:space="preserve">กรณีกดสร้างใบเสนอขายจากหน้า </w:t>
            </w:r>
            <w:r w:rsidRPr="00AC53F0">
              <w:rPr>
                <w:rFonts w:hint="cs" w:ascii="Sarabun" w:hAnsi="Sarabun" w:eastAsia="Sarabun" w:cs="Sarabun"/>
                <w:lang w:val="en-US"/>
              </w:rPr>
              <w:t>Quotation List Lead Profile</w:t>
            </w:r>
            <w:r w:rsidRPr="00AC53F0">
              <w:rPr>
                <w:rFonts w:hint="cs" w:ascii="Sarabun" w:hAnsi="Sarabun" w:eastAsia="Sarabun" w:cs="Sarabun"/>
                <w:cs/>
                <w:lang w:val="en-US"/>
              </w:rPr>
              <w:t xml:space="preserve"> เมื่อกด ย้อนกลับ จะกลับมายังหน้า รายละเอียดผู้มุ่งหวัง</w:t>
            </w:r>
          </w:p>
          <w:p w:rsidRPr="00AC53F0" w:rsidR="00AC53F0" w:rsidP="005E58B9" w:rsidRDefault="00AC53F0" w14:paraId="624A28BD" w14:textId="15374161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lang w:val="en-US"/>
              </w:rPr>
            </w:pPr>
            <w:r w:rsidRPr="00AC53F0">
              <w:rPr>
                <w:rFonts w:hint="cs" w:ascii="Sarabun" w:hAnsi="Sarabun" w:cs="Sarabun"/>
                <w:cs/>
              </w:rPr>
              <w:t>กรณีกด</w:t>
            </w:r>
            <w:r w:rsidR="000C11D0">
              <w:rPr>
                <w:rFonts w:ascii="Sarabun" w:hAnsi="Sarabun" w:cs="Sarabun"/>
                <w:lang w:val="en-US"/>
              </w:rPr>
              <w:t xml:space="preserve"> </w:t>
            </w:r>
            <w:r w:rsidRPr="00AC53F0">
              <w:rPr>
                <w:rFonts w:hint="cs" w:ascii="Sarabun" w:hAnsi="Sarabun" w:cs="Sarabun"/>
                <w:cs/>
              </w:rPr>
              <w:t>ย้อนกลับ จาก</w:t>
            </w:r>
            <w:r w:rsidRPr="00AC53F0">
              <w:rPr>
                <w:rFonts w:hint="cs" w:ascii="Sarabun" w:hAnsi="Sarabun" w:cs="Sarabun"/>
                <w:b/>
                <w:bCs/>
                <w:cs/>
              </w:rPr>
              <w:t xml:space="preserve">หน้า สรุปใบคำขอ ขั้นตอนที่ </w:t>
            </w:r>
            <w:r w:rsidRPr="00AC53F0">
              <w:rPr>
                <w:rFonts w:hint="cs" w:ascii="Sarabun" w:hAnsi="Sarabun" w:cs="Sarabun"/>
                <w:b/>
                <w:bCs/>
                <w:lang w:val="en-US"/>
              </w:rPr>
              <w:t>1.8</w:t>
            </w:r>
            <w:r w:rsidRPr="00AC53F0">
              <w:rPr>
                <w:rFonts w:hint="cs" w:ascii="Sarabun" w:hAnsi="Sarabun" w:cs="Sarabun"/>
                <w:cs/>
              </w:rPr>
              <w:t xml:space="preserve"> มีเงื่อนไข ดังนี้</w:t>
            </w:r>
          </w:p>
          <w:p w:rsidR="00AC53F0" w:rsidP="005E58B9" w:rsidRDefault="00AC53F0" w14:paraId="7ECB8726" w14:textId="780AEF82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val="en-US"/>
              </w:rPr>
            </w:pPr>
            <w:r w:rsidRPr="00AC53F0">
              <w:rPr>
                <w:rFonts w:hint="cs" w:ascii="Sarabun" w:hAnsi="Sarabun" w:eastAsia="Sarabun" w:cs="Sarabun"/>
                <w:cs/>
                <w:lang w:val="en-US"/>
              </w:rPr>
              <w:t>กรณีกดสร้างใบคำขอมาจากหน้าใดก็ตาม เมื่อกด ย้อนกลับ จะกลับมายังหน้า รายการใบคำขอ ทุกกรณี</w:t>
            </w:r>
          </w:p>
          <w:p w:rsidRPr="00ED0F0F" w:rsidR="00ED0F0F" w:rsidP="00ED0F0F" w:rsidRDefault="00B75AEE" w14:paraId="6C347124" w14:textId="77777777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lang w:val="en-US"/>
              </w:rPr>
            </w:pPr>
            <w:r>
              <w:rPr>
                <w:rFonts w:hint="cs" w:ascii="Sarabun" w:hAnsi="Sarabun" w:cs="Sarabun"/>
                <w:cs/>
                <w:lang w:bidi="th-TH"/>
              </w:rPr>
              <w:t>การสร้</w:t>
            </w:r>
            <w:r w:rsidRPr="00DE36BD">
              <w:rPr>
                <w:rFonts w:hint="cs" w:ascii="Sarabun" w:hAnsi="Sarabun" w:cs="Sarabun"/>
                <w:cs/>
                <w:lang w:bidi="th-TH"/>
              </w:rPr>
              <w:t>างใบ</w:t>
            </w:r>
            <w:r w:rsidRPr="00DE36BD" w:rsidR="00941BFB">
              <w:rPr>
                <w:rFonts w:hint="cs" w:ascii="Sarabun" w:hAnsi="Sarabun" w:cs="Sarabun"/>
                <w:cs/>
                <w:lang w:bidi="th-TH"/>
              </w:rPr>
              <w:t>เสนอขาย แล</w:t>
            </w:r>
            <w:r w:rsidRPr="00DE36BD" w:rsidR="00DE36BD">
              <w:rPr>
                <w:rFonts w:hint="cs" w:ascii="Sarabun" w:hAnsi="Sarabun" w:cs="Sarabun"/>
                <w:cs/>
                <w:lang w:bidi="th-TH"/>
              </w:rPr>
              <w:t>ะเงื่อนไขการลงลายมือชื่อบน</w:t>
            </w:r>
            <w:r w:rsidRPr="004F6B29" w:rsidR="00DE36BD">
              <w:rPr>
                <w:rFonts w:hint="cs" w:ascii="Sarabun" w:hAnsi="Sarabun" w:cs="Sarabun"/>
                <w:cs/>
                <w:lang w:bidi="th-TH"/>
              </w:rPr>
              <w:t xml:space="preserve">ใบเสนอขาย </w:t>
            </w:r>
            <w:r w:rsidRPr="004F6B29" w:rsidR="00DE36BD">
              <w:rPr>
                <w:rFonts w:hint="cs" w:ascii="Sarabun" w:hAnsi="Sarabun" w:eastAsia="Sarabun" w:cs="Sarabun"/>
                <w:cs/>
                <w:lang w:bidi="th-TH"/>
              </w:rPr>
              <w:t xml:space="preserve">อ้างอิงเอกสาร </w:t>
            </w:r>
            <w:r w:rsidRPr="004F6B29" w:rsidR="00DE36BD">
              <w:rPr>
                <w:rFonts w:hint="cs" w:ascii="Sarabun" w:hAnsi="Sarabun" w:eastAsia="Sarabun" w:cs="Sarabun"/>
                <w:lang w:val="en-US" w:bidi="th-TH"/>
              </w:rPr>
              <w:t xml:space="preserve">: </w:t>
            </w:r>
            <w:hyperlink w:history="1" r:id="rId73">
              <w:r w:rsidRPr="004F6B29" w:rsidR="00DE36BD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[</w:t>
              </w:r>
              <w:r w:rsidRPr="004F6B29" w:rsidR="00DE36BD">
                <w:rPr>
                  <w:rStyle w:val="Hyperlink"/>
                  <w:rFonts w:hint="cs" w:ascii="Sarabun" w:hAnsi="Sarabun" w:cs="Sarabun"/>
                </w:rPr>
                <w:t>NASA] BRD - Quotation (OL) V</w:t>
              </w:r>
              <w:r w:rsidRPr="004F6B29" w:rsidR="00DE36BD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11.0.</w:t>
              </w:r>
              <w:r w:rsidRPr="004F6B29" w:rsidR="00DE36BD">
                <w:rPr>
                  <w:rStyle w:val="Hyperlink"/>
                  <w:rFonts w:hint="cs" w:ascii="Sarabun" w:hAnsi="Sarabun" w:cs="Sarabun"/>
                </w:rPr>
                <w:t>docx</w:t>
              </w:r>
            </w:hyperlink>
            <w:r w:rsidRPr="004F6B29" w:rsidR="00DE36BD">
              <w:rPr>
                <w:rFonts w:hint="cs" w:ascii="Sarabun" w:hAnsi="Sarabun" w:cs="Sarabun"/>
                <w:lang w:val="en-US"/>
              </w:rPr>
              <w:t xml:space="preserve">, </w:t>
            </w:r>
            <w:hyperlink w:history="1" r:id="rId74">
              <w:r w:rsidRPr="004F6B29" w:rsidR="00586ACD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[</w:t>
              </w:r>
              <w:r w:rsidRPr="004F6B29" w:rsidR="00586ACD">
                <w:rPr>
                  <w:rStyle w:val="Hyperlink"/>
                  <w:rFonts w:hint="cs" w:ascii="Sarabun" w:hAnsi="Sarabun" w:cs="Sarabun"/>
                </w:rPr>
                <w:t>NASA] BRD - Quotation (UL, LV) V</w:t>
              </w:r>
              <w:r w:rsidRPr="004F6B29" w:rsidR="00586ACD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2.3.</w:t>
              </w:r>
              <w:r w:rsidRPr="004F6B29" w:rsidR="00586ACD">
                <w:rPr>
                  <w:rStyle w:val="Hyperlink"/>
                  <w:rFonts w:hint="cs" w:ascii="Sarabun" w:hAnsi="Sarabun" w:cs="Sarabun"/>
                </w:rPr>
                <w:t>docx</w:t>
              </w:r>
            </w:hyperlink>
            <w:r w:rsidR="004F6B29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  <w:r w:rsidR="004F6B29">
              <w:rPr>
                <w:rFonts w:hint="cs" w:ascii="Sarabun" w:hAnsi="Sarabun" w:cs="Sarabun"/>
                <w:cs/>
                <w:lang w:val="en-US" w:bidi="th-TH"/>
              </w:rPr>
              <w:t xml:space="preserve">และ </w:t>
            </w:r>
            <w:hyperlink w:history="1" r:id="rId75">
              <w:r w:rsidRPr="004F6B29" w:rsidR="004F6B29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[</w:t>
              </w:r>
              <w:r w:rsidRPr="004F6B29" w:rsidR="004F6B29">
                <w:rPr>
                  <w:rStyle w:val="Hyperlink"/>
                  <w:rFonts w:hint="cs" w:ascii="Sarabun" w:hAnsi="Sarabun" w:cs="Sarabun"/>
                </w:rPr>
                <w:t>NASA] BRD - Quotation (PA) V</w:t>
              </w:r>
              <w:r w:rsidRPr="004F6B29" w:rsidR="004F6B29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1.</w:t>
              </w:r>
              <w:r w:rsidRPr="004F6B29" w:rsidR="004F6B29">
                <w:rPr>
                  <w:rStyle w:val="Hyperlink"/>
                  <w:rFonts w:hint="cs" w:ascii="Sarabun" w:hAnsi="Sarabun" w:cs="Sarabun"/>
                </w:rPr>
                <w:t>docx</w:t>
              </w:r>
            </w:hyperlink>
          </w:p>
          <w:p w:rsidRPr="00ED0F0F" w:rsidR="00737919" w:rsidP="00ED0F0F" w:rsidRDefault="002B4C71" w14:paraId="559682F0" w14:textId="5C488F27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lang w:val="en-US"/>
              </w:rPr>
            </w:pPr>
            <w:r w:rsidRPr="00ED0F0F">
              <w:rPr>
                <w:rFonts w:hint="cs" w:ascii="Sarabun" w:hAnsi="Sarabun" w:cs="Sarabun"/>
                <w:cs/>
                <w:lang w:bidi="th-TH"/>
              </w:rPr>
              <w:t>การสร้างใบเสนอขาย</w:t>
            </w:r>
            <w:r w:rsidRPr="00ED0F0F">
              <w:rPr>
                <w:rFonts w:ascii="Sarabun" w:hAnsi="Sarabun" w:cs="Sarabun"/>
                <w:cs/>
                <w:lang w:bidi="th-TH"/>
              </w:rPr>
              <w:t xml:space="preserve"> </w:t>
            </w:r>
            <w:r w:rsidRPr="00ED0F0F">
              <w:rPr>
                <w:rFonts w:hint="cs" w:ascii="Sarabun" w:hAnsi="Sarabun" w:cs="Sarabun"/>
                <w:cs/>
                <w:lang w:bidi="th-TH"/>
              </w:rPr>
              <w:t>กรณีมี</w:t>
            </w:r>
            <w:r w:rsidRPr="00493818" w:rsidR="00493818">
              <w:rPr>
                <w:rFonts w:ascii="Sarabun" w:hAnsi="Sarabun" w:cs="Sarabun"/>
                <w:cs/>
                <w:lang w:bidi="th-TH"/>
              </w:rPr>
              <w:t>ขอส่วนลด</w:t>
            </w:r>
            <w:r w:rsidR="00493818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  <w:r w:rsidRPr="00493818" w:rsidR="00493818">
              <w:rPr>
                <w:rFonts w:ascii="Sarabun" w:hAnsi="Sarabun" w:cs="Sarabun"/>
                <w:cs/>
                <w:lang w:bidi="th-TH"/>
              </w:rPr>
              <w:t>(จ่ายก่อน</w:t>
            </w:r>
            <w:r w:rsidR="00493818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  <w:r w:rsidRPr="00493818" w:rsidR="00493818">
              <w:rPr>
                <w:rFonts w:ascii="Sarabun" w:hAnsi="Sarabun" w:cs="Sarabun"/>
                <w:cs/>
                <w:lang w:bidi="th-TH"/>
              </w:rPr>
              <w:t>คืนส่วนต่างทีหลัง)</w:t>
            </w:r>
            <w:r w:rsidRPr="00ED0F0F" w:rsidR="00ED0F0F">
              <w:rPr>
                <w:rFonts w:ascii="Sarabun" w:hAnsi="Sarabun" w:cs="Sarabun"/>
                <w:lang w:bidi="th-TH"/>
              </w:rPr>
              <w:t xml:space="preserve"> “</w:t>
            </w:r>
            <w:r w:rsidRPr="00ED0F0F" w:rsidR="00ED0F0F">
              <w:rPr>
                <w:rFonts w:ascii="Sarabun" w:hAnsi="Sarabun" w:cs="Sarabun"/>
                <w:cs/>
                <w:lang w:bidi="th-TH"/>
              </w:rPr>
              <w:t>ขอรับการพิจารณาอัตราเบี้ยประกันภัยสำหรับผู้มีสุขภาพดีกว่ามาตรฐาน (</w:t>
            </w:r>
            <w:r w:rsidRPr="00ED0F0F" w:rsidR="00ED0F0F">
              <w:rPr>
                <w:rFonts w:ascii="Sarabun" w:hAnsi="Sarabun" w:cs="Sarabun"/>
                <w:lang w:bidi="th-TH"/>
              </w:rPr>
              <w:t xml:space="preserve">Preferred rate)” </w:t>
            </w:r>
            <w:r w:rsidRPr="00ED0F0F" w:rsidR="00ED0F0F">
              <w:rPr>
                <w:rFonts w:ascii="Sarabun" w:hAnsi="Sarabun" w:cs="Sarabun"/>
                <w:cs/>
                <w:lang w:bidi="th-TH"/>
              </w:rPr>
              <w:t>เมื่อเลือกแบบประกันภัย</w:t>
            </w:r>
            <w:r w:rsidR="00B712F5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  <w:r w:rsidRPr="00ED0F0F" w:rsidR="00ED0F0F">
              <w:rPr>
                <w:rFonts w:ascii="Sarabun" w:hAnsi="Sarabun" w:cs="Sarabun"/>
                <w:lang w:bidi="th-TH"/>
              </w:rPr>
              <w:t xml:space="preserve">HNW </w:t>
            </w:r>
            <w:r w:rsidR="00B712F5">
              <w:rPr>
                <w:rFonts w:hint="cs" w:ascii="Sarabun" w:hAnsi="Sarabun" w:cs="Sarabun"/>
                <w:cs/>
                <w:lang w:bidi="th-TH"/>
              </w:rPr>
              <w:t>จะ</w:t>
            </w:r>
            <w:r w:rsidRPr="00ED0F0F" w:rsidR="00ED0F0F">
              <w:rPr>
                <w:rFonts w:ascii="Sarabun" w:hAnsi="Sarabun" w:cs="Sarabun"/>
                <w:cs/>
                <w:lang w:bidi="th-TH"/>
              </w:rPr>
              <w:t>มีเงื่อนไขอ้างอิงเอกสาร</w:t>
            </w:r>
            <w:r w:rsidRPr="00ED0F0F" w:rsidR="00ED0F0F">
              <w:rPr>
                <w:rFonts w:ascii="Sarabun" w:hAnsi="Sarabun" w:cs="Sarabun"/>
                <w:lang w:bidi="th-TH"/>
              </w:rPr>
              <w:t xml:space="preserve"> </w:t>
            </w:r>
            <w:r w:rsidRPr="004F6B29" w:rsidR="00555FA6">
              <w:rPr>
                <w:rFonts w:hint="cs" w:ascii="Sarabun" w:hAnsi="Sarabun" w:eastAsia="Sarabun" w:cs="Sarabun"/>
                <w:lang w:val="en-US" w:bidi="th-TH"/>
              </w:rPr>
              <w:t>:</w:t>
            </w:r>
            <w:r w:rsidRPr="004F6B29" w:rsidR="00503DE8">
              <w:rPr>
                <w:rFonts w:hint="cs" w:ascii="Sarabun" w:hAnsi="Sarabun" w:eastAsia="Sarabun" w:cs="Sarabun"/>
                <w:lang w:val="en-US" w:bidi="th-TH"/>
              </w:rPr>
              <w:t xml:space="preserve"> </w:t>
            </w:r>
            <w:hyperlink w:history="1" r:id="rId76">
              <w:r w:rsidRPr="004F6B29" w:rsidR="00673819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[</w:t>
              </w:r>
              <w:r w:rsidRPr="004F6B29" w:rsidR="00673819">
                <w:rPr>
                  <w:rStyle w:val="Hyperlink"/>
                  <w:rFonts w:hint="cs" w:ascii="Sarabun" w:hAnsi="Sarabun" w:cs="Sarabun"/>
                </w:rPr>
                <w:t>NASA] BRD - Quotation (OL) V</w:t>
              </w:r>
              <w:r w:rsidRPr="004F6B29" w:rsidR="00673819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1</w:t>
              </w:r>
              <w:r w:rsidR="00673819">
                <w:rPr>
                  <w:rStyle w:val="Hyperlink"/>
                  <w:rFonts w:ascii="Sarabun" w:hAnsi="Sarabun" w:cs="Sarabun"/>
                  <w:lang w:val="en-US" w:bidi="th-TH"/>
                </w:rPr>
                <w:t>2</w:t>
              </w:r>
              <w:r w:rsidRPr="004F6B29" w:rsidR="00673819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.0.</w:t>
              </w:r>
              <w:r w:rsidRPr="004F6B29" w:rsidR="00673819">
                <w:rPr>
                  <w:rStyle w:val="Hyperlink"/>
                  <w:rFonts w:hint="cs" w:ascii="Sarabun" w:hAnsi="Sarabun" w:cs="Sarabun"/>
                </w:rPr>
                <w:t>docx</w:t>
              </w:r>
            </w:hyperlink>
          </w:p>
          <w:p w:rsidRPr="00A4054E" w:rsidR="00910C22" w:rsidP="00910C22" w:rsidRDefault="00910C22" w14:paraId="66EE853C" w14:textId="71A618BC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lang w:val="en-US"/>
              </w:rPr>
            </w:pPr>
            <w:r w:rsidRPr="00357F5E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หน้า รายการใบเสนอขาย</w:t>
            </w:r>
            <w:r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  <w:r w:rsidRPr="005A3C26">
              <w:rPr>
                <w:rFonts w:hint="cs" w:ascii="Sarabun" w:hAnsi="Sarabun" w:eastAsia="Sarabun" w:cs="Sarabun"/>
                <w:cs/>
                <w:lang w:bidi="th-TH"/>
              </w:rPr>
              <w:t>จะม</w:t>
            </w:r>
            <w:r w:rsidRPr="005A3C26" w:rsidR="005A3C26">
              <w:rPr>
                <w:rFonts w:hint="cs" w:ascii="Sarabun" w:hAnsi="Sarabun" w:eastAsia="Sarabun" w:cs="Sarabun"/>
                <w:cs/>
                <w:lang w:bidi="th-TH"/>
              </w:rPr>
              <w:t>ี</w:t>
            </w:r>
            <w:r w:rsidRPr="005A3C26" w:rsidR="005A3C26">
              <w:rPr>
                <w:rFonts w:ascii="Sarabun" w:hAnsi="Sarabun" w:eastAsia="Sarabun" w:cs="Sarabun"/>
              </w:rPr>
              <w:t>ตัวกรองขั้นสูง (Filter)</w:t>
            </w:r>
            <w:r w:rsidR="00035C4A">
              <w:rPr>
                <w:rFonts w:hint="cs" w:ascii="Sarabun" w:hAnsi="Sarabun" w:eastAsia="Sarabun" w:cs="Sarabun"/>
                <w:cs/>
                <w:lang w:bidi="th-TH"/>
              </w:rPr>
              <w:t xml:space="preserve"> ตรง</w:t>
            </w:r>
            <w:r w:rsidRPr="00035C4A">
              <w:rPr>
                <w:rFonts w:ascii="Sarabun" w:hAnsi="Sarabun" w:eastAsia="Sarabun" w:cs="Sarabun"/>
              </w:rPr>
              <w:t>หัวข้อ “สถานะใบ</w:t>
            </w:r>
            <w:r w:rsidR="00035C4A">
              <w:rPr>
                <w:rFonts w:hint="cs" w:ascii="Sarabun" w:hAnsi="Sarabun" w:eastAsia="Sarabun" w:cs="Sarabun"/>
                <w:cs/>
                <w:lang w:bidi="th-TH"/>
              </w:rPr>
              <w:t>เสนอขาย</w:t>
            </w:r>
            <w:r w:rsidRPr="00035C4A">
              <w:rPr>
                <w:rFonts w:ascii="Sarabun" w:hAnsi="Sarabun" w:eastAsia="Sarabun" w:cs="Sarabun"/>
              </w:rPr>
              <w:t>”</w:t>
            </w:r>
            <w:r w:rsidR="00EB113C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EB113C">
              <w:rPr>
                <w:rFonts w:ascii="Sarabun" w:hAnsi="Sarabun" w:eastAsia="Sarabun" w:cs="Sarabun"/>
              </w:rPr>
              <w:t>ระบบแสดงตัวเลือกสถานะใบ</w:t>
            </w:r>
            <w:r w:rsidR="00EB113C">
              <w:rPr>
                <w:rFonts w:hint="cs" w:ascii="Sarabun" w:hAnsi="Sarabun" w:eastAsia="Sarabun" w:cs="Sarabun"/>
                <w:cs/>
                <w:lang w:bidi="th-TH"/>
              </w:rPr>
              <w:t>เสนอขาย</w:t>
            </w:r>
            <w:r w:rsidRPr="00A4054E">
              <w:rPr>
                <w:rFonts w:ascii="Sarabun" w:hAnsi="Sarabun" w:eastAsia="Sarabun" w:cs="Sarabun"/>
              </w:rPr>
              <w:t xml:space="preserve">ตามเอกสาร </w:t>
            </w:r>
            <w:hyperlink r:id="rId77">
              <w:r w:rsidRPr="00A4054E">
                <w:rPr>
                  <w:rFonts w:ascii="Sarabun" w:hAnsi="Sarabun" w:eastAsia="Sarabun" w:cs="Sarabun"/>
                  <w:color w:val="0000EE"/>
                  <w:u w:val="single"/>
                </w:rPr>
                <w:t>[NASA] Status Master</w:t>
              </w:r>
            </w:hyperlink>
            <w:r w:rsidRPr="00A4054E">
              <w:rPr>
                <w:rFonts w:ascii="Sarabun" w:hAnsi="Sarabun" w:eastAsia="Sarabun" w:cs="Sarabun"/>
              </w:rPr>
              <w:t xml:space="preserve"> และเพิ่มตัวเลือก “ทั้งหมด” ในการเลือกค้นหาได้</w:t>
            </w:r>
            <w:r w:rsidR="00A4054E">
              <w:rPr>
                <w:rFonts w:hint="cs" w:ascii="Sarabun" w:hAnsi="Sarabun" w:eastAsia="Sarabun" w:cs="Sarabun"/>
                <w:cs/>
                <w:lang w:bidi="th-TH"/>
              </w:rPr>
              <w:t xml:space="preserve"> โดย</w:t>
            </w:r>
            <w:r w:rsidRPr="00A4054E">
              <w:rPr>
                <w:rFonts w:ascii="Sarabun" w:hAnsi="Sarabun" w:eastAsia="Sarabun" w:cs="Sarabun"/>
              </w:rPr>
              <w:t>สามารถเลือกสถานะใบ</w:t>
            </w:r>
            <w:r w:rsidR="00A4054E">
              <w:rPr>
                <w:rFonts w:hint="cs" w:ascii="Sarabun" w:hAnsi="Sarabun" w:eastAsia="Sarabun" w:cs="Sarabun"/>
                <w:cs/>
                <w:lang w:bidi="th-TH"/>
              </w:rPr>
              <w:t>เสนอขาย</w:t>
            </w:r>
            <w:r w:rsidRPr="00A4054E">
              <w:rPr>
                <w:rFonts w:ascii="Sarabun" w:hAnsi="Sarabun" w:eastAsia="Sarabun" w:cs="Sarabun"/>
              </w:rPr>
              <w:t>ได้มากกว่า 1 สถานะ</w:t>
            </w:r>
          </w:p>
          <w:p w:rsidRPr="006F46F9" w:rsidR="00102735" w:rsidP="005E58B9" w:rsidRDefault="00CF42BD" w14:paraId="07BDA11B" w14:textId="520B4BAD">
            <w:pPr>
              <w:pStyle w:val="ListParagraph"/>
              <w:widowControl w:val="0"/>
              <w:numPr>
                <w:ilvl w:val="1"/>
                <w:numId w:val="11"/>
              </w:numPr>
              <w:spacing w:before="120" w:line="240" w:lineRule="auto"/>
              <w:ind w:left="1512"/>
              <w:rPr>
                <w:rFonts w:ascii="Sarabun" w:hAnsi="Sarabun" w:eastAsia="Sarabun" w:cs="Sarabun"/>
              </w:rPr>
            </w:pPr>
            <w:r w:rsidRPr="00357F5E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หน้า รายการใบเสนอขาย</w:t>
            </w:r>
            <w:r w:rsidR="004072E7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EF0777">
              <w:rPr>
                <w:rFonts w:ascii="Sarabun" w:hAnsi="Sarabun" w:eastAsia="Sarabun" w:cs="Sarabun"/>
                <w:lang w:val="en-US" w:bidi="th-TH"/>
              </w:rPr>
              <w:t>(</w:t>
            </w:r>
            <w:r w:rsidR="0008626A">
              <w:rPr>
                <w:rFonts w:hint="cs" w:ascii="Sarabun" w:hAnsi="Sarabun" w:eastAsia="Sarabun" w:cs="Sarabun"/>
                <w:cs/>
                <w:lang w:bidi="th-TH"/>
              </w:rPr>
              <w:t xml:space="preserve">อ้างอิงเอกสาร </w:t>
            </w:r>
            <w:r w:rsidR="00EF0777">
              <w:rPr>
                <w:rFonts w:ascii="Sarabun" w:hAnsi="Sarabun" w:eastAsia="Sarabun" w:cs="Sarabun"/>
                <w:lang w:val="en-US" w:bidi="th-TH"/>
              </w:rPr>
              <w:t xml:space="preserve">: </w:t>
            </w:r>
            <w:hyperlink w:history="1" r:id="rId78">
              <w:r w:rsidR="00A17EC8">
                <w:rPr>
                  <w:rStyle w:val="Hyperlink"/>
                  <w:rFonts w:ascii="Sarabun" w:hAnsi="Sarabun" w:eastAsia="Sarabun" w:cs="Sarabun"/>
                  <w:cs/>
                  <w:lang w:bidi="th-TH"/>
                </w:rPr>
                <w:t>[</w:t>
              </w:r>
              <w:r w:rsidR="00A17EC8">
                <w:rPr>
                  <w:rStyle w:val="Hyperlink"/>
                  <w:rFonts w:ascii="Sarabun" w:hAnsi="Sarabun" w:eastAsia="Sarabun" w:cs="Sarabun"/>
                  <w:lang w:bidi="th-TH"/>
                </w:rPr>
                <w:t>NASA] BRD - Quotation Management _V</w:t>
              </w:r>
              <w:r w:rsidR="00A17EC8">
                <w:rPr>
                  <w:rStyle w:val="Hyperlink"/>
                  <w:rFonts w:ascii="Sarabun" w:hAnsi="Sarabun" w:eastAsia="Sarabun" w:cs="Sarabun"/>
                  <w:cs/>
                  <w:lang w:bidi="th-TH"/>
                </w:rPr>
                <w:t>4.0.</w:t>
              </w:r>
              <w:r w:rsidR="00A17EC8">
                <w:rPr>
                  <w:rStyle w:val="Hyperlink"/>
                  <w:rFonts w:ascii="Sarabun" w:hAnsi="Sarabun" w:eastAsia="Sarabun" w:cs="Sarabun"/>
                  <w:lang w:bidi="th-TH"/>
                </w:rPr>
                <w:t>docx</w:t>
              </w:r>
            </w:hyperlink>
            <w:r w:rsidR="00EF0777">
              <w:rPr>
                <w:rFonts w:ascii="Sarabun" w:hAnsi="Sarabun" w:eastAsia="Sarabun" w:cs="Sarabun"/>
                <w:lang w:val="en-US" w:bidi="th-TH"/>
              </w:rPr>
              <w:t xml:space="preserve">) </w:t>
            </w:r>
            <w:r w:rsidR="00A13563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="00A13563">
              <w:rPr>
                <w:rFonts w:ascii="Sarabun" w:hAnsi="Sarabun" w:eastAsia="Sarabun" w:cs="Sarabun"/>
                <w:lang w:val="en-US" w:bidi="th-TH"/>
              </w:rPr>
              <w:t>“</w:t>
            </w:r>
            <w:r w:rsidR="00A13563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="00A13563">
              <w:rPr>
                <w:rFonts w:ascii="Sarabun" w:hAnsi="Sarabun" w:eastAsia="Sarabun" w:cs="Sarabun"/>
                <w:lang w:val="en-US" w:bidi="th-TH"/>
              </w:rPr>
              <w:t>”</w:t>
            </w:r>
            <w:r w:rsidR="00C6701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486F05">
              <w:rPr>
                <w:rFonts w:hint="cs" w:ascii="Sarabun" w:hAnsi="Sarabun" w:eastAsia="Sarabun" w:cs="Sarabun"/>
                <w:cs/>
                <w:lang w:val="en-US" w:bidi="th-TH"/>
              </w:rPr>
              <w:t>เมื่อ</w:t>
            </w:r>
            <w:r w:rsidR="00AE67D0">
              <w:rPr>
                <w:rFonts w:hint="cs" w:ascii="Sarabun" w:hAnsi="Sarabun" w:eastAsia="Sarabun" w:cs="Sarabun"/>
                <w:cs/>
                <w:lang w:val="en-US" w:bidi="th-TH"/>
              </w:rPr>
              <w:t>เลือก</w:t>
            </w:r>
            <w:r w:rsidR="00486F0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="00486F05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="00486F0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="0075571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ระบบจะแสดงปุ่ม </w:t>
            </w:r>
            <w:r w:rsidRPr="008373C1" w:rsidR="00755712">
              <w:rPr>
                <w:rFonts w:ascii="Sarabun" w:hAnsi="Sarabun" w:eastAsia="Sarabun" w:cs="Sarabun"/>
                <w:highlight w:val="yellow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highlight w:val="yellow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8373C1" w:rsidR="00755712">
              <w:rPr>
                <w:rFonts w:ascii="Sarabun" w:hAnsi="Sarabun" w:eastAsia="Sarabun" w:cs="Sarabun"/>
                <w:highlight w:val="yellow"/>
                <w:lang w:val="en-US" w:bidi="th-TH"/>
              </w:rPr>
              <w:t>”</w:t>
            </w:r>
            <w:r w:rsidR="00F111D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9F0FE9" w:rsidR="009F0FE9">
              <w:rPr>
                <w:rFonts w:hint="cs" w:ascii="Sarabun" w:hAnsi="Sarabun" w:eastAsia="Sarabun" w:cs="Sarabun"/>
                <w:cs/>
                <w:lang w:bidi="th-TH"/>
              </w:rPr>
              <w:t xml:space="preserve">มีเงื่อนไขดังนี้ </w:t>
            </w:r>
          </w:p>
          <w:p w:rsidRPr="0049469B" w:rsidR="009F0FE9" w:rsidP="005E58B9" w:rsidRDefault="007F7D2B" w14:paraId="18086A66" w14:textId="56E2F1F8">
            <w:pPr>
              <w:pStyle w:val="ListParagraph"/>
              <w:widowControl w:val="0"/>
              <w:numPr>
                <w:ilvl w:val="2"/>
                <w:numId w:val="11"/>
              </w:numPr>
              <w:spacing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49469B">
              <w:rPr>
                <w:rFonts w:hint="cs" w:ascii="Sarabun" w:hAnsi="Sarabun" w:eastAsia="Sarabun" w:cs="Sarabun"/>
                <w:cs/>
                <w:lang w:bidi="th-TH"/>
              </w:rPr>
              <w:t>กรณีใบ</w:t>
            </w:r>
            <w:r w:rsidRPr="0049469B" w:rsidR="009F0FE9">
              <w:rPr>
                <w:rFonts w:hint="cs" w:ascii="Sarabun" w:hAnsi="Sarabun" w:eastAsia="Sarabun" w:cs="Sarabun"/>
                <w:cs/>
                <w:lang w:bidi="th-TH"/>
              </w:rPr>
              <w:t>เสนอขายยัง</w:t>
            </w:r>
            <w:r w:rsidRPr="0049469B" w:rsidR="008723B5">
              <w:rPr>
                <w:rFonts w:hint="cs" w:ascii="Sarabun" w:hAnsi="Sarabun" w:eastAsia="Sarabun" w:cs="Sarabun"/>
                <w:cs/>
                <w:lang w:bidi="th-TH"/>
              </w:rPr>
              <w:t>ไม่หมดอายุ ยัง</w:t>
            </w:r>
            <w:r w:rsidRPr="0049469B" w:rsidR="009F0FE9">
              <w:rPr>
                <w:rFonts w:hint="cs" w:ascii="Sarabun" w:hAnsi="Sarabun" w:eastAsia="Sarabun" w:cs="Sarabun"/>
                <w:cs/>
                <w:lang w:bidi="th-TH"/>
              </w:rPr>
              <w:t>ไม่</w:t>
            </w:r>
            <w:r w:rsidRPr="0049469B" w:rsidR="005C5E6D">
              <w:rPr>
                <w:rFonts w:hint="cs" w:ascii="Sarabun" w:hAnsi="Sarabun" w:eastAsia="Sarabun" w:cs="Sarabun"/>
                <w:cs/>
                <w:lang w:bidi="th-TH"/>
              </w:rPr>
              <w:t>ออกเลข</w:t>
            </w:r>
            <w:r w:rsidRPr="0049469B" w:rsidR="00816CFB">
              <w:rPr>
                <w:rFonts w:hint="cs" w:ascii="Sarabun" w:hAnsi="Sarabun" w:eastAsia="Sarabun" w:cs="Sarabun"/>
                <w:cs/>
                <w:lang w:bidi="th-TH"/>
              </w:rPr>
              <w:t xml:space="preserve">อ้างอิง </w:t>
            </w:r>
            <w:r w:rsidRPr="0049469B" w:rsidR="00C67014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Pr="0049469B" w:rsidR="00C67014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9469B" w:rsidR="009F0FE9"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 w:rsidRPr="0049469B" w:rsidR="00816CFB">
              <w:rPr>
                <w:rFonts w:hint="cs" w:ascii="Sarabun" w:hAnsi="Sarabun" w:eastAsia="Sarabun" w:cs="Sarabun"/>
                <w:cs/>
                <w:lang w:val="en-US" w:bidi="th-TH"/>
              </w:rPr>
              <w:t>จะไม่แสดง</w:t>
            </w:r>
            <w:r w:rsidRPr="0049469B" w:rsidR="009F0FE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49469B" w:rsidR="009F0FE9">
              <w:rPr>
                <w:rFonts w:ascii="Sarabun" w:hAnsi="Sarabun" w:eastAsia="Sarabun" w:cs="Sarabun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49469B" w:rsidR="009F0FE9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9E4272" w:rsidR="00101C11" w:rsidP="005E58B9" w:rsidRDefault="00101C11" w14:paraId="237267D9" w14:textId="7BD5D366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9E4272">
              <w:rPr>
                <w:rFonts w:hint="cs" w:ascii="Sarabun" w:hAnsi="Sarabun" w:eastAsia="Sarabun" w:cs="Sarabun"/>
                <w:cs/>
                <w:lang w:bidi="th-TH"/>
              </w:rPr>
              <w:t xml:space="preserve">กรณีใบเสนอขายยังไม่หมดอายุ ออกเลขอ้างอิงแล้ว </w:t>
            </w:r>
            <w:r w:rsidRPr="009E4272" w:rsidR="002054CA">
              <w:rPr>
                <w:rFonts w:hint="cs" w:ascii="Sarabun" w:hAnsi="Sarabun" w:eastAsia="Sarabun" w:cs="Sarabun"/>
                <w:cs/>
                <w:lang w:bidi="th-TH"/>
              </w:rPr>
              <w:t>แต่</w:t>
            </w:r>
            <w:r w:rsidRPr="009E4272">
              <w:rPr>
                <w:rFonts w:hint="cs" w:ascii="Sarabun" w:hAnsi="Sarabun" w:eastAsia="Sarabun" w:cs="Sarabun"/>
                <w:cs/>
                <w:lang w:bidi="th-TH"/>
              </w:rPr>
              <w:t>ยังไม่</w:t>
            </w:r>
            <w:r w:rsidRPr="009E427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ลงลายมือชื่อ </w:t>
            </w:r>
            <w:r w:rsidRPr="009E4272" w:rsidR="00C67014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Pr="009E4272" w:rsidR="00C67014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9E427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ระบบจะไม่แสดงปุ่ม </w:t>
            </w:r>
            <w:r w:rsidRPr="009E4272">
              <w:rPr>
                <w:rFonts w:ascii="Sarabun" w:hAnsi="Sarabun" w:eastAsia="Sarabun" w:cs="Sarabun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9E4272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9F7A09" w:rsidR="00D726DD" w:rsidP="005E58B9" w:rsidRDefault="00A96ECE" w14:paraId="2F9378EC" w14:textId="3B900557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9F7A09">
              <w:rPr>
                <w:rFonts w:hint="cs" w:ascii="Sarabun" w:hAnsi="Sarabun" w:eastAsia="Sarabun" w:cs="Sarabun"/>
                <w:cs/>
                <w:lang w:bidi="th-TH"/>
              </w:rPr>
              <w:t xml:space="preserve">กรณีใบเสนอขายยังไม่หมดอายุ </w:t>
            </w:r>
            <w:r w:rsidRPr="009F7A09" w:rsidR="00F16A0D">
              <w:rPr>
                <w:rFonts w:hint="cs" w:ascii="Sarabun" w:hAnsi="Sarabun" w:eastAsia="Sarabun" w:cs="Sarabun"/>
                <w:cs/>
                <w:lang w:bidi="th-TH"/>
              </w:rPr>
              <w:t>ออกเลขอ้างอิง</w:t>
            </w:r>
            <w:r w:rsidRPr="009F7A09" w:rsidR="00B07E8B">
              <w:rPr>
                <w:rFonts w:hint="cs" w:ascii="Sarabun" w:hAnsi="Sarabun" w:eastAsia="Sarabun" w:cs="Sarabun"/>
                <w:cs/>
                <w:lang w:bidi="th-TH"/>
              </w:rPr>
              <w:t>แล้ว</w:t>
            </w:r>
            <w:r w:rsidRPr="009F7A09" w:rsidR="00F16A0D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9F7A09">
              <w:rPr>
                <w:rFonts w:hint="cs" w:ascii="Sarabun" w:hAnsi="Sarabun" w:eastAsia="Sarabun" w:cs="Sarabun"/>
                <w:cs/>
                <w:lang w:bidi="th-TH"/>
              </w:rPr>
              <w:t>และ</w:t>
            </w:r>
            <w:r w:rsidRPr="009F7A09" w:rsidR="009F0FE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ลงลายมือชื่อสำเร็จแล้ว </w:t>
            </w:r>
            <w:r w:rsidRPr="00952DF7" w:rsidR="00952DF7">
              <w:rPr>
                <w:rFonts w:ascii="Sarabun" w:hAnsi="Sarabun" w:eastAsia="Sarabun" w:cs="Sarabun"/>
                <w:i/>
                <w:iCs/>
                <w:cs/>
                <w:lang w:val="en-US" w:bidi="th-TH"/>
              </w:rPr>
              <w:t xml:space="preserve">(ลายมือชื่อแสดงบน เอกสารใบเสนอขาย </w:t>
            </w:r>
            <w:r w:rsidRPr="00952DF7" w:rsidR="00952DF7">
              <w:rPr>
                <w:rFonts w:ascii="Sarabun" w:hAnsi="Sarabun" w:eastAsia="Sarabun" w:cs="Sarabun"/>
                <w:i/>
                <w:iCs/>
                <w:lang w:val="en-US"/>
              </w:rPr>
              <w:t xml:space="preserve">PDF </w:t>
            </w:r>
            <w:r w:rsidRPr="00952DF7" w:rsidR="00952DF7">
              <w:rPr>
                <w:rFonts w:ascii="Sarabun" w:hAnsi="Sarabun" w:eastAsia="Sarabun" w:cs="Sarabun"/>
                <w:i/>
                <w:iCs/>
                <w:cs/>
                <w:lang w:val="en-US" w:bidi="th-TH"/>
              </w:rPr>
              <w:t>แล้ว)</w:t>
            </w:r>
            <w:r w:rsidR="00952DF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9F7A09" w:rsidR="00C67014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Pr="009F7A09" w:rsidR="00C67014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9F7A09" w:rsidR="009F0FE9"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 w:rsidRPr="009F7A09" w:rsidR="00022A7E">
              <w:rPr>
                <w:rFonts w:hint="cs" w:ascii="Sarabun" w:hAnsi="Sarabun" w:eastAsia="Sarabun" w:cs="Sarabun"/>
                <w:cs/>
                <w:lang w:val="en-US" w:bidi="th-TH"/>
              </w:rPr>
              <w:t>จะแสดง</w:t>
            </w:r>
            <w:r w:rsidRPr="009F7A09" w:rsidR="009F0FE9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9F7A09" w:rsidR="009F0FE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9F7A09" w:rsidR="009F0FE9">
              <w:rPr>
                <w:rFonts w:ascii="Sarabun" w:hAnsi="Sarabun" w:eastAsia="Sarabun" w:cs="Sarabun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9F7A09" w:rsidR="009F0FE9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075998" w:rsidR="004C42F3" w:rsidP="005E58B9" w:rsidRDefault="004C42F3" w14:paraId="72BB9438" w14:textId="3B2CD1EC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9F7A09">
              <w:rPr>
                <w:rFonts w:hint="cs" w:ascii="Sarabun" w:hAnsi="Sarabun" w:eastAsia="Sarabun" w:cs="Sarabun"/>
                <w:cs/>
                <w:lang w:bidi="th-TH"/>
              </w:rPr>
              <w:t>กรณีใบเสนอขายหมดอายุ</w:t>
            </w:r>
            <w:r w:rsidRPr="009F7A09" w:rsidR="007D30A4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9F7A09" w:rsidR="00C67014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Pr="009F7A09" w:rsidR="00C67014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9F7A09" w:rsidR="00C67014"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 w:rsidRPr="009F7A09" w:rsidR="007D30A4">
              <w:rPr>
                <w:rFonts w:hint="cs" w:ascii="Sarabun" w:hAnsi="Sarabun" w:eastAsia="Sarabun" w:cs="Sarabun"/>
                <w:cs/>
                <w:lang w:bidi="th-TH"/>
              </w:rPr>
              <w:t>จะไม่แสดง</w:t>
            </w:r>
            <w:r w:rsidRPr="009F7A09" w:rsidR="007D30A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9F7A09" w:rsidR="00EC13E0">
              <w:rPr>
                <w:rFonts w:ascii="Sarabun" w:hAnsi="Sarabun" w:eastAsia="Sarabun" w:cs="Sarabun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9F7A09" w:rsidR="00EC13E0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9F7A09" w:rsidR="00075998" w:rsidP="005E58B9" w:rsidRDefault="00B42E68" w14:paraId="13D91F0F" w14:textId="725E94DE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="00075998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821A58">
              <w:rPr>
                <w:rFonts w:hint="cs" w:ascii="Sarabun" w:hAnsi="Sarabun" w:eastAsia="Sarabun" w:cs="Sarabun"/>
                <w:cs/>
                <w:lang w:bidi="th-TH"/>
              </w:rPr>
              <w:t>ใบเสนอขาย</w:t>
            </w:r>
            <w:r w:rsidR="00246906">
              <w:rPr>
                <w:rFonts w:hint="cs" w:ascii="Sarabun" w:hAnsi="Sarabun" w:eastAsia="Sarabun" w:cs="Sarabun"/>
                <w:cs/>
                <w:lang w:bidi="th-TH"/>
              </w:rPr>
              <w:t>ใบ</w:t>
            </w:r>
            <w:r w:rsidRPr="00A471CC" w:rsidR="00246906">
              <w:rPr>
                <w:rFonts w:hint="cs" w:ascii="Sarabun" w:hAnsi="Sarabun" w:eastAsia="Sarabun" w:cs="Sarabun"/>
                <w:cs/>
                <w:lang w:bidi="th-TH"/>
              </w:rPr>
              <w:t>นั้นๆ ไม่มี</w:t>
            </w:r>
            <w:r w:rsidRPr="00A471CC" w:rsidR="00A471CC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="0076003D">
              <w:rPr>
                <w:rFonts w:hint="cs" w:ascii="Sarabun" w:hAnsi="Sarabun" w:eastAsia="Sarabun" w:cs="Sarabun"/>
                <w:cs/>
                <w:lang w:bidi="th-TH"/>
              </w:rPr>
              <w:t>ให้เลือก เมื่อกด</w:t>
            </w:r>
            <w:r w:rsidRPr="009F7A09" w:rsidR="0076003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9F7A09" w:rsidR="0076003D">
              <w:rPr>
                <w:rFonts w:ascii="Sarabun" w:hAnsi="Sarabun" w:eastAsia="Sarabun" w:cs="Sarabun"/>
                <w:lang w:val="en-US" w:bidi="th-TH"/>
              </w:rPr>
              <w:t>“</w:t>
            </w:r>
            <w:r w:rsidR="0076003D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9F7A09" w:rsidR="0076003D">
              <w:rPr>
                <w:rFonts w:ascii="Sarabun" w:hAnsi="Sarabun" w:eastAsia="Sarabun" w:cs="Sarabun"/>
                <w:lang w:val="en-US" w:bidi="th-TH"/>
              </w:rPr>
              <w:t>”</w:t>
            </w:r>
            <w:r w:rsidR="0076003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 w:rsidR="0076003D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FD536C" w:rsidR="0076003D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FD536C" w:rsidR="0076003D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FD536C" w:rsidR="0076003D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FD536C" w:rsidR="0076003D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79">
              <w:r w:rsidR="0076003D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="0076003D">
                <w:rPr>
                  <w:rStyle w:val="Hyperlink"/>
                  <w:rFonts w:ascii="Sarabun" w:hAnsi="Sarabun" w:cs="Sarabun"/>
                  <w:cs/>
                  <w:lang w:bidi="th-TH"/>
                </w:rPr>
                <w:t>0</w:t>
              </w:r>
              <w:r w:rsidR="000D56F6">
                <w:rPr>
                  <w:rStyle w:val="Hyperlink"/>
                  <w:rFonts w:ascii="Sarabun" w:hAnsi="Sarabun" w:cs="Sarabun"/>
                  <w:lang w:val="en-US" w:bidi="th-TH"/>
                </w:rPr>
                <w:t>26</w:t>
              </w:r>
              <w:r w:rsidR="0076003D">
                <w:rPr>
                  <w:rStyle w:val="Hyperlink"/>
                  <w:rFonts w:ascii="Sarabun" w:hAnsi="Sarabun" w:cs="Sarabun"/>
                  <w:cs/>
                  <w:lang w:bidi="th-TH"/>
                </w:rPr>
                <w:t>2</w:t>
              </w:r>
            </w:hyperlink>
            <w:r w:rsidR="00904ED1">
              <w:rPr>
                <w:rFonts w:hint="cs"/>
                <w:cs/>
                <w:lang w:bidi="th-TH"/>
              </w:rPr>
              <w:t xml:space="preserve"> </w:t>
            </w:r>
            <w:r w:rsidR="00FE3ED0">
              <w:rPr>
                <w:rFonts w:hint="cs" w:ascii="Sarabun" w:hAnsi="Sarabun" w:eastAsia="Sarabun" w:cs="Sarabun"/>
                <w:cs/>
                <w:lang w:bidi="th-TH"/>
              </w:rPr>
              <w:t>และเมื่อก</w:t>
            </w:r>
            <w:r w:rsidRPr="008A5332" w:rsidR="00FE3ED0">
              <w:rPr>
                <w:rFonts w:hint="cs" w:ascii="Sarabun" w:hAnsi="Sarabun" w:eastAsia="Sarabun" w:cs="Sarabun"/>
                <w:cs/>
                <w:lang w:bidi="th-TH"/>
              </w:rPr>
              <w:t>ดปุ่ม</w:t>
            </w:r>
            <w:r w:rsidR="00FE3ED0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FE3ED0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8A5332" w:rsidR="00FE3ED0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 w:rsidR="00FE3ED0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 w:rsidR="00FE3ED0"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8A5332" w:rsidR="00FE3ED0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="00FE3ED0">
              <w:rPr>
                <w:rFonts w:ascii="Sarabun" w:hAnsi="Sarabun" w:eastAsia="Sarabun" w:cs="Sarabun"/>
                <w:lang w:val="en-US" w:bidi="th-TH"/>
              </w:rPr>
              <w:t>P</w:t>
            </w:r>
            <w:r w:rsidRPr="008A5332" w:rsidR="00FE3ED0">
              <w:rPr>
                <w:rFonts w:ascii="Sarabun" w:hAnsi="Sarabun" w:eastAsia="Sarabun" w:cs="Sarabun"/>
              </w:rPr>
              <w:t>op</w:t>
            </w:r>
            <w:r w:rsidR="00FE3ED0">
              <w:rPr>
                <w:rFonts w:ascii="Sarabun" w:hAnsi="Sarabun" w:eastAsia="Sarabun" w:cs="Sarabun"/>
                <w:lang w:val="en-US"/>
              </w:rPr>
              <w:t>-</w:t>
            </w:r>
            <w:r w:rsidRPr="008A5332" w:rsidR="00FE3ED0">
              <w:rPr>
                <w:rFonts w:ascii="Sarabun" w:hAnsi="Sarabun" w:eastAsia="Sarabun" w:cs="Sarabun"/>
              </w:rPr>
              <w:t>up</w:t>
            </w:r>
            <w:r w:rsidR="008B387C">
              <w:rPr>
                <w:rFonts w:hint="cs" w:ascii="Sarabun" w:hAnsi="Sarabun" w:eastAsia="Sarabun" w:cs="Sarabun"/>
                <w:cs/>
                <w:lang w:bidi="th-TH"/>
              </w:rPr>
              <w:t xml:space="preserve"> จะกลับมายังหน้า รายการใบเสนอขาย</w:t>
            </w:r>
          </w:p>
          <w:p w:rsidRPr="00D726DD" w:rsidR="00D726DD" w:rsidP="005E58B9" w:rsidRDefault="00692FB1" w14:paraId="0E3A0267" w14:textId="6543CA3E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D726DD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เมื่อกดปุ่ม </w:t>
            </w:r>
            <w:r w:rsidRPr="00747E7B" w:rsidR="00EC13E0">
              <w:rPr>
                <w:rFonts w:ascii="Sarabun" w:hAnsi="Sarabun" w:eastAsia="Sarabun" w:cs="Sarabun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747E7B" w:rsidR="00EC13E0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747E7B" w:rsidR="00EC13E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6104EA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747E7B" w:rsidR="00C55680">
              <w:rPr>
                <w:rFonts w:hint="cs" w:ascii="Sarabun" w:hAnsi="Sarabun" w:eastAsia="Sarabun" w:cs="Sarabun"/>
                <w:cs/>
                <w:lang w:val="en-US" w:bidi="th-TH"/>
              </w:rPr>
              <w:t>แสดง</w:t>
            </w:r>
            <w:r w:rsidRPr="00747E7B" w:rsidR="006F2C6F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="003A4D16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747E7B" w:rsidR="00DE77C7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747E7B" w:rsidR="00DE77C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6F2C6F">
              <w:rPr>
                <w:rFonts w:hint="cs" w:ascii="Sarabun" w:hAnsi="Sarabun" w:eastAsia="Sarabun" w:cs="Sarabun"/>
                <w:cs/>
                <w:lang w:val="en-US" w:bidi="th-TH"/>
              </w:rPr>
              <w:t>สำหรับให้</w:t>
            </w:r>
            <w:r w:rsidRPr="00747E7B" w:rsidR="00DE77C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2C1B48">
              <w:rPr>
                <w:rFonts w:ascii="Sarabun" w:hAnsi="Sarabun" w:eastAsia="Sarabun" w:cs="Sarabun"/>
                <w:b/>
                <w:bCs/>
                <w:cs/>
                <w:lang w:val="en-US" w:bidi="th-TH"/>
              </w:rPr>
              <w:t>ระบุเลขที่เอกสารดำเนินการเพิ่มเติม</w:t>
            </w:r>
            <w:r w:rsidRPr="00747E7B" w:rsidR="00DE77C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DE77C7">
              <w:rPr>
                <w:rFonts w:ascii="Sarabun" w:hAnsi="Sarabun" w:eastAsia="Sarabun" w:cs="Sarabun"/>
                <w:lang w:val="en-US" w:bidi="th-TH"/>
              </w:rPr>
              <w:t>(</w:t>
            </w:r>
            <w:r w:rsidRPr="00747E7B" w:rsidR="00CB628E">
              <w:rPr>
                <w:rFonts w:hint="cs" w:ascii="Sarabun" w:hAnsi="Sarabun" w:eastAsia="Sarabun" w:cs="Sarabun"/>
                <w:cs/>
                <w:lang w:val="en-US" w:bidi="th-TH"/>
              </w:rPr>
              <w:t>เลข</w:t>
            </w:r>
            <w:r w:rsidRPr="00747E7B" w:rsidR="00EC13E0">
              <w:rPr>
                <w:rFonts w:hint="cs" w:ascii="Sarabun" w:hAnsi="Sarabun" w:eastAsia="Sarabun" w:cs="Sarabun"/>
                <w:cs/>
                <w:lang w:val="en-US" w:bidi="th-TH"/>
              </w:rPr>
              <w:t>ที่</w:t>
            </w:r>
            <w:r w:rsidRPr="00747E7B" w:rsidR="00CB628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CB628E">
              <w:rPr>
                <w:rFonts w:ascii="Sarabun" w:hAnsi="Sarabun" w:eastAsia="Sarabun" w:cs="Sarabun"/>
                <w:lang w:val="en-US" w:bidi="th-TH"/>
              </w:rPr>
              <w:t>Memo</w:t>
            </w:r>
            <w:r w:rsidRPr="00747E7B" w:rsidR="00DE77C7">
              <w:rPr>
                <w:rFonts w:ascii="Sarabun" w:hAnsi="Sarabun" w:eastAsia="Sarabun" w:cs="Sarabun"/>
                <w:lang w:val="en-US" w:bidi="th-TH"/>
              </w:rPr>
              <w:t>)</w:t>
            </w:r>
            <w:r w:rsidRPr="00747E7B" w:rsidR="00CB628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406B73">
              <w:rPr>
                <w:rFonts w:hint="cs" w:ascii="Sarabun" w:hAnsi="Sarabun" w:eastAsia="Sarabun" w:cs="Sarabun"/>
                <w:cs/>
                <w:lang w:val="en-US" w:bidi="th-TH"/>
              </w:rPr>
              <w:t>โดย</w:t>
            </w:r>
            <w:r w:rsidR="00A3368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เป็น </w:t>
            </w:r>
            <w:r w:rsidR="00A3368C">
              <w:rPr>
                <w:rFonts w:ascii="Sarabun" w:hAnsi="Sarabun" w:eastAsia="Sarabun" w:cs="Sarabun"/>
                <w:lang w:val="en-US" w:bidi="th-TH"/>
              </w:rPr>
              <w:t xml:space="preserve">Dropdown List </w:t>
            </w:r>
            <w:r w:rsidR="00A3368C">
              <w:rPr>
                <w:rFonts w:hint="cs" w:ascii="Sarabun" w:hAnsi="Sarabun" w:eastAsia="Sarabun" w:cs="Sarabun"/>
                <w:cs/>
                <w:lang w:val="en-US" w:bidi="th-TH"/>
              </w:rPr>
              <w:t>ให้</w:t>
            </w:r>
            <w:r w:rsidR="00406B73">
              <w:rPr>
                <w:rFonts w:hint="cs" w:ascii="Sarabun" w:hAnsi="Sarabun" w:eastAsia="Sarabun" w:cs="Sarabun"/>
                <w:cs/>
                <w:lang w:val="en-US" w:bidi="th-TH"/>
              </w:rPr>
              <w:t>ฝ่ายขายเลือก</w:t>
            </w:r>
            <w:r w:rsidRPr="00406B73" w:rsidR="00406B73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 w:rsidR="00406B7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CB628E">
              <w:rPr>
                <w:rFonts w:hint="cs" w:ascii="Sarabun" w:hAnsi="Sarabun" w:eastAsia="Sarabun" w:cs="Sarabun"/>
                <w:cs/>
                <w:lang w:val="en-US" w:bidi="th-TH"/>
              </w:rPr>
              <w:t>สำหรับส่งข้อมูล</w:t>
            </w:r>
            <w:r w:rsidRPr="00747E7B" w:rsidR="00EC13E0">
              <w:rPr>
                <w:rFonts w:hint="cs" w:ascii="Sarabun" w:hAnsi="Sarabun" w:eastAsia="Sarabun" w:cs="Sarabun"/>
                <w:cs/>
                <w:lang w:val="en-US" w:bidi="th-TH"/>
              </w:rPr>
              <w:t>ใบเสนอขายใหม่</w:t>
            </w:r>
            <w:r w:rsidRPr="00747E7B" w:rsidR="00D726D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Pr="00747E7B" w:rsidR="00D726DD">
              <w:rPr>
                <w:rFonts w:ascii="Sarabun" w:hAnsi="Sarabun" w:eastAsia="Sarabun" w:cs="Sarabun"/>
                <w:lang w:val="en-US" w:bidi="th-TH"/>
              </w:rPr>
              <w:t>UW</w:t>
            </w:r>
            <w:r w:rsidRPr="00747E7B" w:rsidR="00D726D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D726DD">
              <w:rPr>
                <w:rFonts w:ascii="Sarabun" w:hAnsi="Sarabun" w:eastAsia="Sarabun" w:cs="Sarabun"/>
                <w:i/>
                <w:iCs/>
                <w:lang w:val="en-US" w:bidi="th-TH"/>
              </w:rPr>
              <w:t>(</w:t>
            </w:r>
            <w:r w:rsidRPr="00747E7B" w:rsidR="00D726DD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ระบบจะต้องสามารถ </w:t>
            </w:r>
            <w:r w:rsidRPr="00747E7B" w:rsidR="00D726DD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Mapping </w:t>
            </w:r>
            <w:r w:rsidRPr="00747E7B" w:rsidR="00D726DD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>กับ</w:t>
            </w:r>
            <w:r w:rsidRPr="00747E7B" w:rsidR="00D726DD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 MemoNo.</w:t>
            </w:r>
            <w:r w:rsidRPr="00747E7B" w:rsidR="00A834C4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 </w:t>
            </w:r>
            <w:r w:rsidRPr="00747E7B" w:rsidR="00D726DD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ที่ทาง </w:t>
            </w:r>
            <w:r w:rsidRPr="00747E7B" w:rsidR="00D726DD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UW </w:t>
            </w:r>
            <w:r w:rsidRPr="00747E7B" w:rsidR="00D726DD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>ให้ดำเนินเพิ่มเติมได้</w:t>
            </w:r>
            <w:r w:rsidRPr="00747E7B" w:rsidR="0080791A">
              <w:rPr>
                <w:rFonts w:ascii="Sarabun" w:hAnsi="Sarabun" w:eastAsia="Sarabun" w:cs="Sarabun"/>
                <w:i/>
                <w:iCs/>
                <w:lang w:val="en-US" w:bidi="th-TH"/>
              </w:rPr>
              <w:t>)</w:t>
            </w:r>
            <w:r w:rsidRPr="00747E7B" w:rsidR="0080791A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747E7B" w:rsidR="00DF7583">
              <w:rPr>
                <w:rFonts w:hint="cs" w:ascii="Sarabun" w:hAnsi="Sarabun" w:eastAsia="Sarabun" w:cs="Sarabun"/>
                <w:cs/>
                <w:lang w:val="en-US" w:bidi="th-TH"/>
              </w:rPr>
              <w:t>มีเงื่อนไข ดังนี้</w:t>
            </w:r>
          </w:p>
          <w:p w:rsidR="002B62B5" w:rsidP="005E58B9" w:rsidRDefault="002B62B5" w14:paraId="4D487761" w14:textId="4C4F92FC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กรณีไม่</w:t>
            </w:r>
            <w:r w:rsidR="007208F0">
              <w:rPr>
                <w:rFonts w:hint="cs" w:ascii="Sarabun" w:hAnsi="Sarabun" w:eastAsia="Sarabun" w:cs="Sarabun"/>
                <w:cs/>
                <w:lang w:bidi="th-TH"/>
              </w:rPr>
              <w:t>เลือก</w:t>
            </w:r>
            <w:r w:rsidR="00BF687A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CC345C" w:rsidR="00CC345C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และกดปุ่ม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 w:rsidR="00AB2216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FD536C" w:rsidR="00AB2216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FD536C" w:rsidR="00814213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FD536C" w:rsidR="00814213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FD536C" w:rsidR="00814213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80">
              <w:r w:rsidR="00324E6B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="00324E6B">
                <w:rPr>
                  <w:rStyle w:val="Hyperlink"/>
                  <w:rFonts w:ascii="Sarabun" w:hAnsi="Sarabun" w:cs="Sarabun"/>
                  <w:cs/>
                  <w:lang w:bidi="th-TH"/>
                </w:rPr>
                <w:t>0002</w:t>
              </w:r>
            </w:hyperlink>
          </w:p>
          <w:p w:rsidRPr="00A847B9" w:rsidR="00DE2A35" w:rsidP="00DE2A35" w:rsidRDefault="00B42E68" w14:paraId="0C184932" w14:textId="38BA3C6A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Pr="00DD58CC" w:rsidR="00DD58CC">
              <w:rPr>
                <w:rFonts w:hint="cs" w:ascii="Sarabun" w:hAnsi="Sarabun" w:eastAsia="Sarabun" w:cs="Sarabun"/>
                <w:cs/>
                <w:lang w:bidi="th-TH"/>
              </w:rPr>
              <w:t>กรณ</w:t>
            </w:r>
            <w:r w:rsidR="00763F67">
              <w:rPr>
                <w:rFonts w:hint="cs" w:ascii="Sarabun" w:hAnsi="Sarabun" w:eastAsia="Sarabun" w:cs="Sarabun"/>
                <w:cs/>
                <w:lang w:bidi="th-TH"/>
              </w:rPr>
              <w:t>ี</w:t>
            </w:r>
            <w:r w:rsidR="007208F0">
              <w:rPr>
                <w:rFonts w:hint="cs" w:ascii="Sarabun" w:hAnsi="Sarabun" w:eastAsia="Sarabun" w:cs="Sarabun"/>
                <w:cs/>
                <w:lang w:bidi="th-TH"/>
              </w:rPr>
              <w:t>เลือก</w:t>
            </w:r>
            <w:r w:rsidR="00BF687A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CC345C" w:rsidR="00BA3EFE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DD58CC" w:rsidR="00DD58CC">
              <w:rPr>
                <w:rFonts w:hint="cs" w:ascii="Sarabun" w:hAnsi="Sarabun" w:eastAsia="Sarabun" w:cs="Sarabun"/>
                <w:cs/>
                <w:lang w:val="en-US" w:bidi="th-TH"/>
              </w:rPr>
              <w:t>ถูกต้อง</w:t>
            </w:r>
            <w:r w:rsidR="00A075D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0F464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และกดปุ่ม </w:t>
            </w:r>
            <w:r w:rsidR="000F464D">
              <w:rPr>
                <w:rFonts w:ascii="Sarabun" w:hAnsi="Sarabun" w:eastAsia="Sarabun" w:cs="Sarabun"/>
                <w:lang w:val="en-US" w:bidi="th-TH"/>
              </w:rPr>
              <w:t>“</w:t>
            </w:r>
            <w:r w:rsidR="000F464D"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 w:rsidR="000F464D">
              <w:rPr>
                <w:rFonts w:ascii="Sarabun" w:hAnsi="Sarabun" w:eastAsia="Sarabun" w:cs="Sarabun"/>
                <w:lang w:val="en-US" w:bidi="th-TH"/>
              </w:rPr>
              <w:t>”</w:t>
            </w:r>
            <w:r w:rsidR="000F464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D86601">
              <w:rPr>
                <w:rFonts w:hint="cs" w:ascii="Sarabun" w:hAnsi="Sarabun" w:eastAsia="Sarabun" w:cs="Sarabun"/>
                <w:cs/>
                <w:lang w:val="en-US" w:bidi="th-TH"/>
              </w:rPr>
              <w:t>มี</w:t>
            </w:r>
            <w:r w:rsidR="00DE2A35">
              <w:rPr>
                <w:rFonts w:hint="cs" w:ascii="Sarabun" w:hAnsi="Sarabun" w:eastAsia="Sarabun" w:cs="Sarabun"/>
                <w:cs/>
                <w:lang w:val="en-US" w:bidi="th-TH"/>
              </w:rPr>
              <w:t>เงื่อนไข ดังนี้</w:t>
            </w:r>
          </w:p>
          <w:p w:rsidRPr="006C387A" w:rsidR="000F464D" w:rsidP="006C387A" w:rsidRDefault="00DE2A35" w14:paraId="0DA5E501" w14:textId="0942EFBB">
            <w:pPr>
              <w:pStyle w:val="ListParagraph"/>
              <w:widowControl w:val="0"/>
              <w:numPr>
                <w:ilvl w:val="0"/>
                <w:numId w:val="65"/>
              </w:numPr>
              <w:spacing w:before="120" w:after="120" w:line="240" w:lineRule="auto"/>
              <w:rPr>
                <w:rFonts w:ascii="Sarabun" w:hAnsi="Sarabun" w:eastAsia="Sarabun" w:cs="Sarabun"/>
                <w:cs/>
              </w:rPr>
            </w:pPr>
            <w:r w:rsidRPr="00A847B9"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Pr="00A847B9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Pr="00A847B9">
              <w:rPr>
                <w:rFonts w:ascii="Sarabun" w:hAnsi="Sarabun" w:eastAsia="Sarabun" w:cs="Sarabun"/>
                <w:lang w:val="en-US" w:bidi="th-TH"/>
              </w:rPr>
              <w:t xml:space="preserve">API Success </w:t>
            </w:r>
            <w:r w:rsidRPr="00A847B9"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Pr="00A847B9">
              <w:rPr>
                <w:rFonts w:hint="cs" w:ascii="Sarabun" w:hAnsi="Sarabun" w:eastAsia="Sarabun" w:cs="Sarabun"/>
                <w:cs/>
                <w:lang w:val="en-US" w:bidi="th-TH"/>
              </w:rPr>
              <w:t>แสดง</w:t>
            </w:r>
            <w:r w:rsidRPr="00A847B9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A847B9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A847B9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81">
              <w:r w:rsidRPr="00A847B9">
                <w:rPr>
                  <w:rStyle w:val="Hyperlink"/>
                  <w:rFonts w:ascii="Sarabun" w:hAnsi="Sarabun" w:cs="Sarabun"/>
                  <w:lang w:val="en-US" w:bidi="th-TH"/>
                </w:rPr>
                <w:t>MSG_0260</w:t>
              </w:r>
            </w:hyperlink>
          </w:p>
          <w:p w:rsidRPr="002056C0" w:rsidR="006467C7" w:rsidP="005E58B9" w:rsidRDefault="00F501B6" w14:paraId="7F83AFA7" w14:textId="6F661E04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 w:rsidRPr="008412FF"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="00D1575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กด </w:t>
            </w:r>
            <w:r w:rsidR="00D15752">
              <w:rPr>
                <w:rFonts w:hint="cs" w:ascii="Sarabun" w:hAnsi="Sarabun" w:eastAsia="Sarabun" w:cs="Sarabun"/>
                <w:lang w:val="en-US" w:bidi="th-TH"/>
              </w:rPr>
              <w:t xml:space="preserve">“&lt;” </w:t>
            </w:r>
            <w:r w:rsidR="00D72C69"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Pr="008412FF" w:rsidR="008412FF">
              <w:rPr>
                <w:rFonts w:hint="cs" w:ascii="Sarabun" w:hAnsi="Sarabun" w:eastAsia="Sarabun" w:cs="Sarabun"/>
                <w:cs/>
                <w:lang w:val="en-US" w:bidi="th-TH"/>
              </w:rPr>
              <w:t>กลับไปยังหน้า รายการใบเสนอขาย</w:t>
            </w:r>
          </w:p>
          <w:p w:rsidRPr="00B53A6B" w:rsidR="002056C0" w:rsidP="005E58B9" w:rsidRDefault="00F2503B" w14:paraId="0CE2CCB0" w14:textId="5F7FB7CB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710F78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="00710F78">
              <w:rPr>
                <w:rFonts w:ascii="Sarabun" w:hAnsi="Sarabun" w:eastAsia="Sarabun" w:cs="Sarabun"/>
                <w:lang w:val="en-US" w:bidi="th-TH"/>
              </w:rPr>
              <w:t>“</w:t>
            </w:r>
            <w:r w:rsidR="00710F78"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 w:rsidR="00710F78">
              <w:rPr>
                <w:rFonts w:ascii="Sarabun" w:hAnsi="Sarabun" w:eastAsia="Sarabun" w:cs="Sarabun"/>
                <w:lang w:val="en-US" w:bidi="th-TH"/>
              </w:rPr>
              <w:t>”</w:t>
            </w:r>
            <w:r w:rsidR="0073081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142DCB">
              <w:rPr>
                <w:rFonts w:hint="cs"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="00A92F1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0E7D67">
              <w:rPr>
                <w:rFonts w:hint="cs" w:ascii="Sarabun" w:hAnsi="Sarabun" w:eastAsia="Sarabun" w:cs="Sarabun"/>
                <w:cs/>
                <w:lang w:val="en-US" w:bidi="th-TH"/>
              </w:rPr>
              <w:t>สำเร็จแล้ว</w:t>
            </w:r>
            <w:r w:rsidR="0073081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117945"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 </w:t>
            </w:r>
            <w:r w:rsidR="00117945">
              <w:rPr>
                <w:rFonts w:ascii="Sarabun" w:hAnsi="Sarabun" w:eastAsia="Sarabun" w:cs="Sarabun"/>
                <w:lang w:val="en-US" w:bidi="th-TH"/>
              </w:rPr>
              <w:t>D</w:t>
            </w:r>
            <w:r w:rsidRPr="00FA3EB1" w:rsidR="00117945">
              <w:rPr>
                <w:rFonts w:ascii="Sarabun" w:hAnsi="Sarabun" w:eastAsia="Sarabun" w:cs="Sarabun"/>
                <w:lang w:val="en-US" w:bidi="th-TH"/>
              </w:rPr>
              <w:t>isable</w:t>
            </w:r>
            <w:r w:rsidR="00117945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="0073081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="00730812">
              <w:rPr>
                <w:rFonts w:ascii="Sarabun" w:hAnsi="Sarabun" w:eastAsia="Sarabun" w:cs="Sarabun"/>
                <w:lang w:val="en-US" w:bidi="th-TH"/>
              </w:rPr>
              <w:t>“</w:t>
            </w:r>
            <w:r w:rsidR="00730812">
              <w:rPr>
                <w:rFonts w:hint="cs" w:ascii="Sarabun" w:hAnsi="Sarabun" w:eastAsia="Sarabun" w:cs="Sarabun"/>
                <w:cs/>
                <w:lang w:val="en-US" w:bidi="th-TH"/>
              </w:rPr>
              <w:t>สร้างใบคำขอ</w:t>
            </w:r>
            <w:r w:rsidR="00730812">
              <w:rPr>
                <w:rFonts w:ascii="Sarabun" w:hAnsi="Sarabun" w:eastAsia="Sarabun" w:cs="Sarabun"/>
                <w:lang w:val="en-US" w:bidi="th-TH"/>
              </w:rPr>
              <w:t>”</w:t>
            </w:r>
            <w:r w:rsidR="00B7273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</w:p>
          <w:p w:rsidRPr="00816E31" w:rsidR="00933E01" w:rsidP="00933E01" w:rsidRDefault="00F2503B" w14:paraId="51F3002F" w14:textId="75D4779A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C76203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="00C76203">
              <w:rPr>
                <w:rFonts w:ascii="Sarabun" w:hAnsi="Sarabun" w:eastAsia="Sarabun" w:cs="Sarabun"/>
                <w:lang w:val="en-US" w:bidi="th-TH"/>
              </w:rPr>
              <w:t>“</w:t>
            </w:r>
            <w:r w:rsidR="00C76203"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 w:rsidR="00C76203">
              <w:rPr>
                <w:rFonts w:ascii="Sarabun" w:hAnsi="Sarabun" w:eastAsia="Sarabun" w:cs="Sarabun"/>
                <w:lang w:val="en-US" w:bidi="th-TH"/>
              </w:rPr>
              <w:t>”</w:t>
            </w:r>
            <w:r w:rsidR="00C7620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142DCB">
              <w:rPr>
                <w:rFonts w:hint="cs"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="00A92F1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0E7D6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สำเร็จแล้ว </w:t>
            </w:r>
            <w:r w:rsidR="00C76203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="00142DCB">
              <w:rPr>
                <w:rFonts w:hint="cs"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="009B50B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0E7D6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="000E7D67">
              <w:rPr>
                <w:rFonts w:ascii="Sarabun" w:hAnsi="Sarabun" w:eastAsia="Sarabun" w:cs="Sarabun"/>
                <w:lang w:val="en-US" w:bidi="th-TH"/>
              </w:rPr>
              <w:t>UW</w:t>
            </w:r>
          </w:p>
          <w:p w:rsidRPr="00816E31" w:rsidR="00816E31" w:rsidP="007E4519" w:rsidRDefault="00816E31" w14:paraId="17ADF4A0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cs/>
                <w:lang w:val="en-US"/>
              </w:rPr>
            </w:pPr>
          </w:p>
          <w:p w:rsidRPr="00503DE8" w:rsidR="0000597A" w:rsidP="0000597A" w:rsidRDefault="00F82DCB" w14:paraId="13AFC79F" w14:textId="735EFB0D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="002B2D15">
              <w:rPr>
                <w:rFonts w:hint="cs" w:ascii="Sarabun" w:hAnsi="Sarabun" w:eastAsia="Sarabun" w:cs="Sarabun"/>
                <w:cs/>
                <w:lang w:val="en-US" w:bidi="th-TH"/>
              </w:rPr>
              <w:t>เลือก</w:t>
            </w:r>
            <w:r w:rsidR="0059569D">
              <w:rPr>
                <w:rFonts w:hint="cs" w:ascii="Sarabun" w:hAnsi="Sarabun" w:eastAsia="Sarabun" w:cs="Sarabun"/>
                <w:cs/>
                <w:lang w:val="en-US" w:bidi="th-TH"/>
              </w:rPr>
              <w:t>ส่</w:t>
            </w:r>
            <w:r w:rsidR="00B25501">
              <w:rPr>
                <w:rFonts w:hint="cs" w:ascii="Sarabun" w:hAnsi="Sarabun" w:eastAsia="Sarabun" w:cs="Sarabun"/>
                <w:cs/>
                <w:lang w:val="en-US" w:bidi="th-TH"/>
              </w:rPr>
              <w:t>ง</w:t>
            </w:r>
            <w:r w:rsidRPr="00CC345C" w:rsidR="00B25501">
              <w:rPr>
                <w:rFonts w:ascii="Sarabun" w:hAnsi="Sarabun" w:eastAsia="Sarabun" w:cs="Sarabun"/>
                <w:cs/>
                <w:lang w:bidi="th-TH"/>
              </w:rPr>
              <w:t>เอกสารดำเนินการเพิ่มเติม</w:t>
            </w:r>
            <w:r w:rsidR="0064353B">
              <w:rPr>
                <w:rFonts w:hint="cs" w:ascii="Sarabun" w:hAnsi="Sarabun" w:eastAsia="Sarabun" w:cs="Sarabun"/>
                <w:cs/>
                <w:lang w:bidi="th-TH"/>
              </w:rPr>
              <w:t xml:space="preserve">อีกรายการ </w:t>
            </w:r>
            <w:r w:rsidR="00FF58F3">
              <w:rPr>
                <w:rFonts w:hint="cs" w:ascii="Sarabun" w:hAnsi="Sarabun" w:eastAsia="Sarabun" w:cs="Sarabun"/>
                <w:cs/>
                <w:lang w:bidi="th-TH"/>
              </w:rPr>
              <w:t>ระบบจะไม่แสดง</w:t>
            </w:r>
            <w:r w:rsidRPr="00CC345C" w:rsidR="00AB6188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="0064353B">
              <w:rPr>
                <w:rFonts w:hint="cs" w:ascii="Sarabun" w:hAnsi="Sarabun" w:eastAsia="Sarabun" w:cs="Sarabun"/>
                <w:cs/>
                <w:lang w:bidi="th-TH"/>
              </w:rPr>
              <w:t>ที่เคยเลือกส่งไปแล้ว</w:t>
            </w:r>
            <w:r w:rsidR="00FC3274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="00FC3274">
              <w:rPr>
                <w:rFonts w:hint="cs" w:ascii="Sarabun" w:hAnsi="Sarabun" w:eastAsia="Sarabun" w:cs="Sarabun"/>
                <w:cs/>
                <w:lang w:val="en-US" w:bidi="th-TH"/>
              </w:rPr>
              <w:t>เช่น ฝ่ายขายเคยเลือก</w:t>
            </w:r>
            <w:r w:rsidR="00D6773A">
              <w:rPr>
                <w:rFonts w:hint="cs" w:ascii="Sarabun" w:hAnsi="Sarabun" w:eastAsia="Sarabun" w:cs="Sarabun"/>
                <w:cs/>
                <w:lang w:val="en-US" w:bidi="th-TH"/>
              </w:rPr>
              <w:t>เลขที่</w:t>
            </w:r>
            <w:r w:rsidR="00FC327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C35730">
              <w:rPr>
                <w:rFonts w:ascii="Sarabun" w:hAnsi="Sarabun" w:eastAsia="Sarabun" w:cs="Sarabun"/>
                <w:lang w:val="en-US" w:bidi="th-TH"/>
              </w:rPr>
              <w:t>T000126/2569</w:t>
            </w:r>
            <w:r w:rsidR="00984ED4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BF5781">
              <w:rPr>
                <w:rFonts w:hint="cs" w:ascii="Sarabun" w:hAnsi="Sarabun" w:eastAsia="Sarabun" w:cs="Sarabun"/>
                <w:cs/>
                <w:lang w:bidi="th-TH"/>
              </w:rPr>
              <w:t>เมื่อดำเนินการ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="009B50B6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BF5781">
              <w:rPr>
                <w:rFonts w:hint="cs" w:ascii="Sarabun" w:hAnsi="Sarabun" w:eastAsia="Sarabun" w:cs="Sarabun"/>
                <w:cs/>
                <w:lang w:bidi="th-TH"/>
              </w:rPr>
              <w:t>อีกครั้ง</w:t>
            </w:r>
            <w:r w:rsidR="003340ED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ระบบจะไม่แสดงตัวเลือก </w:t>
            </w:r>
            <w:r w:rsidR="00C35730">
              <w:rPr>
                <w:rFonts w:ascii="Sarabun" w:hAnsi="Sarabun" w:eastAsia="Sarabun" w:cs="Sarabun"/>
                <w:lang w:val="en-US" w:bidi="th-TH"/>
              </w:rPr>
              <w:t>T000126/2569</w:t>
            </w:r>
            <w:r w:rsidR="003340ED">
              <w:rPr>
                <w:rFonts w:hint="cs" w:ascii="Sarabun" w:hAnsi="Sarabun" w:eastAsia="Sarabun" w:cs="Sarabun"/>
                <w:cs/>
                <w:lang w:bidi="th-TH"/>
              </w:rPr>
              <w:t xml:space="preserve"> ใน </w:t>
            </w:r>
            <w:r w:rsidR="003340ED">
              <w:rPr>
                <w:rFonts w:ascii="Sarabun" w:hAnsi="Sarabun" w:eastAsia="Sarabun" w:cs="Sarabun"/>
                <w:lang w:val="en-US" w:bidi="th-TH"/>
              </w:rPr>
              <w:t xml:space="preserve">Dropdown List </w:t>
            </w:r>
            <w:r w:rsidRPr="009B50B6" w:rsidR="00143015">
              <w:rPr>
                <w:rFonts w:ascii="Sarabun" w:hAnsi="Sarabun" w:eastAsia="Sarabun" w:cs="Sarabun"/>
                <w:i/>
                <w:iCs/>
                <w:lang w:val="en-US" w:bidi="th-TH"/>
              </w:rPr>
              <w:t>(</w:t>
            </w:r>
            <w:r w:rsidRPr="009B50B6" w:rsidR="00984ED4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ระบบจะแสดง</w:t>
            </w:r>
            <w:r w:rsidRPr="009B50B6" w:rsidR="00984ED4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9B50B6" w:rsidR="00984ED4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ที่เป็นเล</w:t>
            </w:r>
            <w:r w:rsidRPr="009B50B6" w:rsidR="00F55E5B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ข</w:t>
            </w:r>
            <w:r w:rsidRPr="009B50B6" w:rsidR="00984ED4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ล่าสุด</w:t>
            </w:r>
            <w:r w:rsidRPr="009B50B6" w:rsidR="00D12336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เท่านั้น โดยข้อมูล</w:t>
            </w:r>
            <w:r w:rsidRPr="009B50B6" w:rsidR="00F25815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9B50B6" w:rsidR="00F25815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จะ</w:t>
            </w:r>
            <w:r w:rsidRPr="009B50B6" w:rsidR="00984ED4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มาจาก </w:t>
            </w:r>
            <w:r w:rsidRPr="009B50B6" w:rsidR="00D12336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API </w:t>
            </w:r>
            <w:r w:rsidRPr="009B50B6" w:rsidR="00D12336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ของทาง </w:t>
            </w:r>
            <w:r w:rsidRPr="009B50B6" w:rsidR="00984ED4">
              <w:rPr>
                <w:rFonts w:ascii="Sarabun" w:hAnsi="Sarabun" w:eastAsia="Sarabun" w:cs="Sarabun"/>
                <w:i/>
                <w:iCs/>
                <w:lang w:val="en-US" w:bidi="th-TH"/>
              </w:rPr>
              <w:t>UW</w:t>
            </w:r>
            <w:r w:rsidRPr="009B50B6" w:rsidR="00143015">
              <w:rPr>
                <w:rFonts w:ascii="Sarabun" w:hAnsi="Sarabun" w:eastAsia="Sarabun" w:cs="Sarabun"/>
                <w:i/>
                <w:iCs/>
                <w:lang w:val="en-US" w:bidi="th-TH"/>
              </w:rPr>
              <w:t>)</w:t>
            </w:r>
            <w:r w:rsidR="00D1233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</w:p>
          <w:p w:rsidRPr="00FE3912" w:rsidR="00916DD9" w:rsidP="00FE3912" w:rsidRDefault="00166889" w14:paraId="073C578B" w14:textId="184E7229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Pr="00EC04C7" w:rsidR="00935814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935814">
              <w:rPr>
                <w:rFonts w:ascii="Sarabun" w:hAnsi="Sarabun" w:eastAsia="Sarabun" w:cs="Sarabun"/>
                <w:lang w:val="en-US" w:bidi="th-TH"/>
              </w:rPr>
              <w:t xml:space="preserve"> API </w:t>
            </w:r>
            <w:r w:rsidR="0093581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ของทาง </w:t>
            </w:r>
            <w:r w:rsidR="00935814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EC04C7" w:rsidR="00935814">
              <w:rPr>
                <w:rFonts w:hint="cs" w:ascii="Sarabun" w:hAnsi="Sarabun" w:eastAsia="Sarabun" w:cs="Sarabun"/>
                <w:cs/>
                <w:lang w:bidi="th-TH"/>
              </w:rPr>
              <w:t xml:space="preserve">มีการส่งเลขที่เอกสารดำเนินการเพิ่มเติม </w:t>
            </w:r>
            <w:r w:rsidRPr="00EC04C7" w:rsidR="00935814">
              <w:rPr>
                <w:rFonts w:ascii="Sarabun" w:hAnsi="Sarabun" w:eastAsia="Sarabun" w:cs="Sarabun"/>
                <w:lang w:val="en-US" w:bidi="th-TH"/>
              </w:rPr>
              <w:t>(e-Memo)</w:t>
            </w:r>
            <w:r w:rsidRPr="00EC04C7" w:rsidR="0093581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มามากกว่า </w:t>
            </w:r>
            <w:r w:rsidRPr="00EC04C7" w:rsidR="00935814">
              <w:rPr>
                <w:rFonts w:ascii="Sarabun" w:hAnsi="Sarabun" w:eastAsia="Sarabun" w:cs="Sarabun"/>
                <w:lang w:val="en-US" w:bidi="th-TH"/>
              </w:rPr>
              <w:t xml:space="preserve">1 </w:t>
            </w:r>
            <w:r w:rsidRPr="00EC04C7" w:rsidR="00935814">
              <w:rPr>
                <w:rFonts w:hint="cs" w:ascii="Sarabun" w:hAnsi="Sarabun" w:eastAsia="Sarabun" w:cs="Sarabun"/>
                <w:cs/>
                <w:lang w:val="en-US" w:bidi="th-TH"/>
              </w:rPr>
              <w:t>ครั้ง</w:t>
            </w:r>
            <w:r w:rsidR="00E747C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AF5A1A" w:rsidR="00935814">
              <w:rPr>
                <w:rFonts w:ascii="Sarabun" w:hAnsi="Sarabun" w:eastAsia="Sarabun" w:cs="Sarabun"/>
                <w:cs/>
                <w:lang w:bidi="th-TH"/>
              </w:rPr>
              <w:t xml:space="preserve">(การแจ้งซ้ำเบิ้ลเข้ามาในระบบ) </w:t>
            </w:r>
            <w:r w:rsidR="00E747C0">
              <w:rPr>
                <w:rFonts w:hint="cs" w:ascii="Sarabun" w:hAnsi="Sarabun" w:eastAsia="Sarabun" w:cs="Sarabun"/>
                <w:cs/>
                <w:lang w:bidi="th-TH"/>
              </w:rPr>
              <w:t xml:space="preserve">ซึ่งจะมีการ </w:t>
            </w:r>
            <w:r w:rsidR="00E747C0">
              <w:rPr>
                <w:rFonts w:ascii="Sarabun" w:hAnsi="Sarabun" w:eastAsia="Sarabun" w:cs="Sarabun"/>
                <w:lang w:val="en-US" w:bidi="th-TH"/>
              </w:rPr>
              <w:t xml:space="preserve">Cancel </w:t>
            </w:r>
            <w:r w:rsidR="00E747C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หรือไม่ </w:t>
            </w:r>
            <w:r w:rsidR="00E747C0">
              <w:rPr>
                <w:rFonts w:ascii="Sarabun" w:hAnsi="Sarabun" w:eastAsia="Sarabun" w:cs="Sarabun"/>
                <w:lang w:val="en-US" w:bidi="th-TH"/>
              </w:rPr>
              <w:t xml:space="preserve">Cancel </w:t>
            </w:r>
            <w:r w:rsidR="00E747C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ก็ตาม </w:t>
            </w:r>
            <w:r w:rsidR="00400BCC">
              <w:rPr>
                <w:rFonts w:hint="cs" w:ascii="Sarabun" w:hAnsi="Sarabun" w:eastAsia="Sarabun" w:cs="Sarabun"/>
                <w:cs/>
                <w:lang w:val="en-US" w:bidi="th-TH"/>
              </w:rPr>
              <w:t>เมื่อกด</w:t>
            </w:r>
            <w:r w:rsidR="005770DC">
              <w:rPr>
                <w:rFonts w:hint="cs" w:ascii="Sarabun" w:hAnsi="Sarabun" w:eastAsia="Sarabun" w:cs="Sarabun"/>
                <w:cs/>
                <w:lang w:val="en-US" w:bidi="th-TH"/>
              </w:rPr>
              <w:t>เข้ามา</w:t>
            </w:r>
            <w:r w:rsidR="00935814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747E7B" w:rsidR="00935814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="00935814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747E7B" w:rsidR="00935814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="00476491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EC04C7" w:rsidR="00935814">
              <w:rPr>
                <w:rFonts w:hint="cs" w:ascii="Sarabun" w:hAnsi="Sarabun" w:eastAsia="Sarabun" w:cs="Sarabun"/>
                <w:cs/>
                <w:lang w:val="en-US" w:bidi="th-TH"/>
              </w:rPr>
              <w:t>ทาง</w:t>
            </w:r>
            <w:r w:rsidRPr="00EC04C7" w:rsidR="00935814">
              <w:rPr>
                <w:rFonts w:hint="cs" w:ascii="Sarabun" w:hAnsi="Sarabun" w:eastAsia="Sarabun" w:cs="Sarabun"/>
                <w:cs/>
                <w:lang w:bidi="th-TH"/>
              </w:rPr>
              <w:t>ระบบจะ</w:t>
            </w:r>
            <w:r w:rsidR="00212CAC">
              <w:rPr>
                <w:rFonts w:hint="cs" w:ascii="Sarabun" w:hAnsi="Sarabun" w:eastAsia="Sarabun" w:cs="Sarabun"/>
                <w:cs/>
                <w:lang w:bidi="th-TH"/>
              </w:rPr>
              <w:t>ต้อง</w:t>
            </w:r>
            <w:r w:rsidR="00D146CF">
              <w:rPr>
                <w:rFonts w:hint="cs" w:ascii="Sarabun" w:hAnsi="Sarabun" w:eastAsia="Sarabun" w:cs="Sarabun"/>
                <w:cs/>
                <w:lang w:bidi="th-TH"/>
              </w:rPr>
              <w:t>ตรวจสอบ</w:t>
            </w:r>
            <w:r w:rsidRPr="00FE3912" w:rsidR="00916DD9">
              <w:rPr>
                <w:rFonts w:hint="cs"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เลขที่เอกสารดำเนินการเพิ่มเติมที่เป็นเลขล่าสุดเท่านั้นใน </w:t>
            </w:r>
            <w:r w:rsidRPr="00FE3912" w:rsidR="00916DD9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FE3912" w:rsidR="00916DD9">
              <w:rPr>
                <w:rFonts w:hint="cs" w:ascii="Sarabun" w:hAnsi="Sarabun" w:eastAsia="Sarabun" w:cs="Sarabun"/>
                <w:cs/>
                <w:lang w:bidi="th-TH"/>
              </w:rPr>
              <w:t xml:space="preserve"> เช่น ทาง </w:t>
            </w:r>
            <w:r w:rsidRPr="00FE3912" w:rsidR="00916DD9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FE3912" w:rsidR="00916DD9">
              <w:rPr>
                <w:rFonts w:hint="cs" w:ascii="Sarabun" w:hAnsi="Sarabun" w:eastAsia="Sarabun" w:cs="Sarabun"/>
                <w:cs/>
                <w:lang w:bidi="th-TH"/>
              </w:rPr>
              <w:t xml:space="preserve">ส่งเลขที่ </w:t>
            </w:r>
            <w:r w:rsidR="004B22C0">
              <w:rPr>
                <w:rFonts w:ascii="Sarabun" w:hAnsi="Sarabun" w:eastAsia="Sarabun" w:cs="Sarabun"/>
                <w:lang w:val="en-US" w:bidi="th-TH"/>
              </w:rPr>
              <w:t>T000121/2569, T000122/2569</w:t>
            </w:r>
            <w:r w:rsidRPr="00FE3912" w:rsidR="00916DD9">
              <w:rPr>
                <w:rFonts w:ascii="Sarabun" w:hAnsi="Sarabun" w:eastAsia="Sarabun" w:cs="Sarabun"/>
                <w:lang w:val="en-US" w:bidi="th-TH"/>
              </w:rPr>
              <w:t xml:space="preserve">,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FE3912" w:rsidR="00916DD9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FE3912" w:rsidR="00916DD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ระบบจะแสดงเลขที่ล่าสุด คือ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FE3912" w:rsidR="00916DD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</w:p>
          <w:p w:rsidRPr="00FD536C" w:rsidR="00935814" w:rsidP="00935814" w:rsidRDefault="004B525C" w14:paraId="2C9A0E9C" w14:textId="09AE277E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144" w:hanging="1076"/>
              <w:rPr>
                <w:rFonts w:ascii="Sarabun" w:hAnsi="Sarabun" w:eastAsia="Sarabun" w:cs="Sarabun"/>
              </w:rPr>
            </w:pP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636268">
              <w:rPr>
                <w:rFonts w:hint="cs" w:ascii="Sarabun" w:hAnsi="Sarabun" w:eastAsia="Sarabun" w:cs="Sarabun"/>
                <w:cs/>
                <w:lang w:val="en-US" w:bidi="th-TH"/>
              </w:rPr>
              <w:t>ฝ่ายขายดำเนินการ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เลือกเลขที่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0E020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ที่เป็นเลขที่เอกสารล่าสุด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แต่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ณ ขณะนั้นทาง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มีการส่งเลขที่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เข้ามาใหม่อีกครั้ง ระบบจะไม่แสดงเลขที่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ถ้าฝ่ายขายเลือกเลขที่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แล้ว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4B525C">
              <w:rPr>
                <w:rFonts w:ascii="Sarabun" w:hAnsi="Sarabun" w:eastAsia="Sarabun" w:cs="Sarabun"/>
                <w:lang w:bidi="th-TH"/>
              </w:rPr>
              <w:t>“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4B525C">
              <w:rPr>
                <w:rFonts w:ascii="Sarabun" w:hAnsi="Sarabun" w:eastAsia="Sarabun" w:cs="Sarabun"/>
                <w:lang w:bidi="th-TH"/>
              </w:rPr>
              <w:t>”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ระบบจะตรวจสอบเลขที่เอกสารดำเนินการเพิ่มเติม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(e-Memo)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ว่าเป็นเลขล่าสุดหรือไม่ หากไม่ใช่เลขที่ล่าสุด</w:t>
            </w:r>
            <w:r w:rsidR="00FD536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FD536C" w:rsidR="00FD536C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FD536C" w:rsidR="00FD536C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FD536C" w:rsidR="00FD536C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FD536C" w:rsidR="00FD536C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82">
              <w:r w:rsidR="00FD536C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="00FD536C">
                <w:rPr>
                  <w:rStyle w:val="Hyperlink"/>
                  <w:rFonts w:ascii="Sarabun" w:hAnsi="Sarabun" w:cs="Sarabun"/>
                  <w:cs/>
                  <w:lang w:bidi="th-TH"/>
                </w:rPr>
                <w:t>0259</w:t>
              </w:r>
            </w:hyperlink>
            <w:r w:rsidRPr="00FD536C" w:rsidR="00FD536C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Pr="000258AB" w:rsidR="008A5332" w:rsidP="008A5332" w:rsidRDefault="008A5332" w14:paraId="227DDC1D" w14:textId="792DCA96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144" w:hanging="1076"/>
              <w:rPr>
                <w:rFonts w:ascii="Sarabun" w:hAnsi="Sarabun" w:eastAsia="Sarabun" w:cs="Sarabun"/>
              </w:rPr>
            </w:pP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หลังจากกดปุ่ม</w:t>
            </w:r>
            <w:r w:rsidR="0001604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01604B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 w:rsidR="0001604B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 w:rsidR="006636B3"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8A5332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="00C9212D">
              <w:rPr>
                <w:rFonts w:ascii="Sarabun" w:hAnsi="Sarabun" w:eastAsia="Sarabun" w:cs="Sarabun"/>
                <w:lang w:val="en-US" w:bidi="th-TH"/>
              </w:rPr>
              <w:t>P</w:t>
            </w:r>
            <w:r w:rsidRPr="008A5332">
              <w:rPr>
                <w:rFonts w:ascii="Sarabun" w:hAnsi="Sarabun" w:eastAsia="Sarabun" w:cs="Sarabun"/>
              </w:rPr>
              <w:t>op</w:t>
            </w:r>
            <w:r w:rsidR="00C9212D">
              <w:rPr>
                <w:rFonts w:ascii="Sarabun" w:hAnsi="Sarabun" w:eastAsia="Sarabun" w:cs="Sarabun"/>
                <w:lang w:val="en-US"/>
              </w:rPr>
              <w:t>-</w:t>
            </w:r>
            <w:r w:rsidRPr="008A5332">
              <w:rPr>
                <w:rFonts w:ascii="Sarabun" w:hAnsi="Sarabun" w:eastAsia="Sarabun" w:cs="Sarabun"/>
              </w:rPr>
              <w:t xml:space="preserve">up </w:t>
            </w:r>
            <w:r w:rsidR="00BF194A">
              <w:rPr>
                <w:rFonts w:hint="cs" w:ascii="Sarabun" w:hAnsi="Sarabun" w:eastAsia="Sarabun" w:cs="Sarabun"/>
                <w:cs/>
                <w:lang w:bidi="th-TH"/>
              </w:rPr>
              <w:t>เมื่อกดที่</w:t>
            </w:r>
            <w:r w:rsidR="000258A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6636B3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="006636B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19400F">
              <w:rPr>
                <w:rFonts w:hint="cs" w:ascii="Sarabun" w:hAnsi="Sarabun" w:eastAsia="Sarabun" w:cs="Sarabun"/>
                <w:cs/>
                <w:lang w:val="en-US" w:bidi="th-TH"/>
              </w:rPr>
              <w:t>เลือก</w:t>
            </w:r>
            <w:r w:rsidRPr="0019400F" w:rsidR="0019400F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 w:rsidR="007A1B3E"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</w:t>
            </w:r>
            <w:r w:rsidR="0019400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7A1B3E"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 w:rsidR="006636B3"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="0019400F">
              <w:rPr>
                <w:rFonts w:hint="cs" w:ascii="Sarabun" w:hAnsi="Sarabun" w:eastAsia="Sarabun" w:cs="Sarabun"/>
                <w:cs/>
                <w:lang w:val="en-US" w:bidi="th-TH"/>
              </w:rPr>
              <w:t>แสดงเลขที่เอกสาร</w:t>
            </w:r>
            <w:r w:rsidR="0054138B">
              <w:rPr>
                <w:rFonts w:hint="cs" w:ascii="Sarabun" w:hAnsi="Sarabun" w:eastAsia="Sarabun" w:cs="Sarabun"/>
                <w:cs/>
                <w:lang w:val="en-US" w:bidi="th-TH"/>
              </w:rPr>
              <w:t>ที่</w:t>
            </w:r>
            <w:r w:rsidRPr="008A5332" w:rsidR="0019400F">
              <w:rPr>
                <w:rFonts w:ascii="Sarabun" w:hAnsi="Sarabun" w:eastAsia="Sarabun" w:cs="Sarabun"/>
              </w:rPr>
              <w:t xml:space="preserve"> active</w:t>
            </w:r>
            <w:r w:rsidR="0019400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และจะ</w:t>
            </w:r>
            <w:r w:rsidR="006636B3">
              <w:rPr>
                <w:rFonts w:hint="cs" w:ascii="Sarabun" w:hAnsi="Sarabun" w:eastAsia="Sarabun" w:cs="Sarabun"/>
                <w:cs/>
                <w:lang w:val="en-US" w:bidi="th-TH"/>
              </w:rPr>
              <w:t>ไม่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5365B9" w:rsidR="000258AB">
              <w:rPr>
                <w:rFonts w:hint="cs" w:ascii="Sarabun" w:hAnsi="Sarabun" w:eastAsia="Sarabun" w:cs="Sarabun"/>
                <w:cs/>
                <w:lang w:bidi="th-TH"/>
              </w:rPr>
              <w:t>เลขที่เอกสาร</w:t>
            </w:r>
            <w:r w:rsidR="006911F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 w:rsidR="0019400F">
              <w:rPr>
                <w:rFonts w:ascii="Sarabun" w:hAnsi="Sarabun" w:eastAsia="Sarabun" w:cs="Sarabun"/>
                <w:lang w:val="en-US" w:bidi="th-TH"/>
              </w:rPr>
              <w:t>i</w:t>
            </w:r>
            <w:r w:rsidRPr="00610E0B" w:rsidR="00610E0B">
              <w:rPr>
                <w:rFonts w:ascii="Sarabun" w:hAnsi="Sarabun" w:eastAsia="Sarabun" w:cs="Sarabun"/>
                <w:lang w:val="en-US" w:bidi="th-TH"/>
              </w:rPr>
              <w:t xml:space="preserve">nactive </w:t>
            </w:r>
            <w:r w:rsidR="0019400F">
              <w:rPr>
                <w:rFonts w:hint="cs" w:ascii="Sarabun" w:hAnsi="Sarabun" w:eastAsia="Sarabun" w:cs="Sarabun"/>
                <w:cs/>
                <w:lang w:bidi="th-TH"/>
              </w:rPr>
              <w:t>ในระบบ</w:t>
            </w:r>
            <w:r w:rsidR="00E45D06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="00E45D0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Pr="004B525C" w:rsidR="00E45D06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 w:rsidR="00E45D06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 w:rsidR="00E45D0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 w:rsidR="00E45D0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E45D0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และจะไม่แสดง </w:t>
            </w:r>
            <w:r w:rsidRPr="004B525C" w:rsidR="00E45D0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="00BC51D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ในระบบ</w:t>
            </w:r>
          </w:p>
          <w:p w:rsidRPr="008B595D" w:rsidR="00935814" w:rsidP="00935814" w:rsidRDefault="00166889" w14:paraId="1DF9B8FA" w14:textId="2AD8A4C6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="00935814">
              <w:rPr>
                <w:rFonts w:hint="cs" w:ascii="Sarabun" w:hAnsi="Sarabun" w:eastAsia="Sarabun" w:cs="Sarabun"/>
                <w:cs/>
                <w:lang w:bidi="th-TH"/>
              </w:rPr>
              <w:t>ก</w:t>
            </w:r>
            <w:r w:rsidRPr="00D96CAC" w:rsidR="00935814">
              <w:rPr>
                <w:rFonts w:hint="cs" w:ascii="Sarabun" w:hAnsi="Sarabun" w:eastAsia="Sarabun" w:cs="Sarabun"/>
                <w:cs/>
                <w:lang w:bidi="th-TH"/>
              </w:rPr>
              <w:t>รณี</w:t>
            </w:r>
            <w:r w:rsidRPr="00D96CAC" w:rsidR="00935814">
              <w:rPr>
                <w:rFonts w:ascii="Sarabun" w:hAnsi="Sarabun" w:eastAsia="Sarabun" w:cs="Sarabun"/>
                <w:lang w:bidi="th-TH"/>
              </w:rPr>
              <w:t xml:space="preserve"> API </w:t>
            </w:r>
            <w:r w:rsidRPr="00D96CAC" w:rsidR="00935814">
              <w:rPr>
                <w:rFonts w:hint="cs" w:ascii="Sarabun" w:hAnsi="Sarabun" w:eastAsia="Sarabun" w:cs="Sarabun"/>
                <w:cs/>
                <w:lang w:bidi="th-TH"/>
              </w:rPr>
              <w:t xml:space="preserve">ของทาง </w:t>
            </w:r>
            <w:r w:rsidRPr="00D96CAC" w:rsidR="00935814">
              <w:rPr>
                <w:rFonts w:ascii="Sarabun" w:hAnsi="Sarabun" w:eastAsia="Sarabun" w:cs="Sarabun"/>
                <w:lang w:bidi="th-TH"/>
              </w:rPr>
              <w:t xml:space="preserve">UW </w:t>
            </w:r>
            <w:r w:rsidRPr="00D96CAC" w:rsidR="00935814">
              <w:rPr>
                <w:rFonts w:hint="cs" w:ascii="Sarabun" w:hAnsi="Sarabun" w:eastAsia="Sarabun" w:cs="Sarabun"/>
                <w:cs/>
                <w:lang w:bidi="th-TH"/>
              </w:rPr>
              <w:t xml:space="preserve">มีการส่งเลขที่เอกสารดำเนินการเพิ่มเติม </w:t>
            </w:r>
            <w:r w:rsidRPr="00D96CAC" w:rsidR="00935814">
              <w:rPr>
                <w:rFonts w:ascii="Sarabun" w:hAnsi="Sarabun" w:eastAsia="Sarabun" w:cs="Sarabun"/>
                <w:lang w:bidi="th-TH"/>
              </w:rPr>
              <w:t>(e-Memo)</w:t>
            </w:r>
            <w:r w:rsidRPr="00D96CAC" w:rsidR="00935814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935814">
              <w:rPr>
                <w:rFonts w:hint="cs" w:ascii="Sarabun" w:hAnsi="Sarabun" w:eastAsia="Sarabun" w:cs="Sarabun"/>
                <w:cs/>
                <w:lang w:bidi="th-TH"/>
              </w:rPr>
              <w:t xml:space="preserve">แล้ว </w:t>
            </w:r>
            <w:r w:rsidR="00935814">
              <w:rPr>
                <w:rFonts w:ascii="Sarabun" w:hAnsi="Sarabun" w:eastAsia="Sarabun" w:cs="Sarabun"/>
                <w:lang w:val="en-US" w:bidi="th-TH"/>
              </w:rPr>
              <w:t xml:space="preserve">API </w:t>
            </w:r>
            <w:r w:rsidR="0093581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พบปัญหาต่างๆ </w:t>
            </w:r>
            <w:r w:rsidR="00C83D66">
              <w:rPr>
                <w:rFonts w:hint="cs" w:ascii="Sarabun" w:hAnsi="Sarabun" w:eastAsia="Sarabun" w:cs="Sarabun"/>
                <w:cs/>
                <w:lang w:val="en-US" w:bidi="th-TH"/>
              </w:rPr>
              <w:t>ไม่สามารถเรียกมาที่ระบบ</w:t>
            </w:r>
            <w:r w:rsidR="005053D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5053DC">
              <w:rPr>
                <w:rFonts w:ascii="Sarabun" w:hAnsi="Sarabun" w:eastAsia="Sarabun" w:cs="Sarabun"/>
                <w:lang w:val="en-US" w:bidi="th-TH"/>
              </w:rPr>
              <w:t xml:space="preserve">TL Smart </w:t>
            </w:r>
            <w:r w:rsidR="00C83D6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ได้ </w:t>
            </w:r>
            <w:r w:rsidR="0000677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="00006779">
              <w:rPr>
                <w:rFonts w:ascii="Sarabun" w:hAnsi="Sarabun" w:eastAsia="Sarabun" w:cs="Sarabun"/>
                <w:lang w:val="en-US" w:bidi="th-TH"/>
              </w:rPr>
              <w:t xml:space="preserve">API Error </w:t>
            </w:r>
            <w:r w:rsidR="0000677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 w:rsidR="00006779">
              <w:rPr>
                <w:rFonts w:ascii="Sarabun" w:hAnsi="Sarabun" w:eastAsia="Sarabun" w:cs="Sarabun"/>
                <w:lang w:val="en-US" w:bidi="th-TH"/>
              </w:rPr>
              <w:t xml:space="preserve">Server </w:t>
            </w:r>
            <w:r w:rsidR="00006779">
              <w:rPr>
                <w:rFonts w:hint="cs" w:ascii="Sarabun" w:hAnsi="Sarabun" w:eastAsia="Sarabun" w:cs="Sarabun"/>
                <w:cs/>
                <w:lang w:val="en-US" w:bidi="th-TH"/>
              </w:rPr>
              <w:t>มีปัญหา</w:t>
            </w:r>
            <w:r w:rsidR="001A3D55">
              <w:rPr>
                <w:rFonts w:hint="cs" w:ascii="Sarabun" w:hAnsi="Sarabun" w:eastAsia="Sarabun" w:cs="Sarabun"/>
                <w:cs/>
                <w:lang w:val="en-US" w:bidi="th-TH"/>
              </w:rPr>
              <w:t>ต่างๆ</w:t>
            </w:r>
            <w:r w:rsidR="0000677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935814">
              <w:rPr>
                <w:rFonts w:hint="cs" w:ascii="Sarabun" w:hAnsi="Sarabun" w:eastAsia="Sarabun" w:cs="Sarabun"/>
                <w:cs/>
                <w:lang w:val="en-US" w:bidi="th-TH"/>
              </w:rPr>
              <w:t>ทาง</w:t>
            </w:r>
            <w:r w:rsidRPr="00D96CAC" w:rsidR="00935814">
              <w:rPr>
                <w:rFonts w:hint="cs" w:ascii="Sarabun" w:hAnsi="Sarabun" w:eastAsia="Sarabun" w:cs="Sarabun"/>
                <w:cs/>
                <w:lang w:bidi="th-TH"/>
              </w:rPr>
              <w:t>ระบบจะ</w:t>
            </w:r>
            <w:r w:rsidR="00935814">
              <w:rPr>
                <w:rFonts w:hint="cs" w:ascii="Sarabun" w:hAnsi="Sarabun" w:eastAsia="Sarabun" w:cs="Sarabun"/>
                <w:cs/>
                <w:lang w:bidi="th-TH"/>
              </w:rPr>
              <w:t>ต้อง</w:t>
            </w:r>
            <w:r w:rsidRPr="00D96CAC" w:rsidR="00935814">
              <w:rPr>
                <w:rFonts w:hint="cs" w:ascii="Sarabun" w:hAnsi="Sarabun" w:eastAsia="Sarabun" w:cs="Sarabun"/>
                <w:cs/>
                <w:lang w:bidi="th-TH"/>
              </w:rPr>
              <w:t xml:space="preserve">ตรวจสอบเลขที่เอกสารดำเนินการเพิ่มเติม </w:t>
            </w:r>
            <w:r w:rsidRPr="00D96CAC" w:rsidR="00935814">
              <w:rPr>
                <w:rFonts w:ascii="Sarabun" w:hAnsi="Sarabun" w:eastAsia="Sarabun" w:cs="Sarabun"/>
                <w:lang w:bidi="th-TH"/>
              </w:rPr>
              <w:t xml:space="preserve">(e-Memo) </w:t>
            </w:r>
            <w:r w:rsidRPr="00D96CAC" w:rsidR="00935814">
              <w:rPr>
                <w:rFonts w:hint="cs" w:ascii="Sarabun" w:hAnsi="Sarabun" w:eastAsia="Sarabun" w:cs="Sarabun"/>
                <w:cs/>
                <w:lang w:bidi="th-TH"/>
              </w:rPr>
              <w:t>ว่าเป็นเลขล่าสุดหรือไม่ หากไม่ใช่เลขที่ล่าสุด</w:t>
            </w:r>
            <w:r w:rsidR="008B595D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8B595D" w:rsidR="008B595D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8B595D" w:rsidR="008B595D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8B595D" w:rsidR="008B595D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8B595D" w:rsidR="008B595D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8B595D" w:rsidR="008B595D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83">
              <w:r w:rsidRPr="008B595D" w:rsidR="008B595D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8B595D" w:rsidR="008B595D">
                <w:rPr>
                  <w:rStyle w:val="Hyperlink"/>
                  <w:rFonts w:ascii="Sarabun" w:hAnsi="Sarabun" w:cs="Sarabun"/>
                  <w:cs/>
                  <w:lang w:bidi="th-TH"/>
                </w:rPr>
                <w:t>0259</w:t>
              </w:r>
            </w:hyperlink>
            <w:r w:rsidRPr="008B595D" w:rsidR="008B595D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Pr="00BC51D2" w:rsidR="00FA0E9F" w:rsidP="00BC51D2" w:rsidRDefault="007A1B3E" w14:paraId="04AF8B1F" w14:textId="6CC1D713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144" w:hanging="1076"/>
              <w:rPr>
                <w:rFonts w:ascii="Sarabun" w:hAnsi="Sarabun" w:eastAsia="Sarabun" w:cs="Sarabun"/>
              </w:rPr>
            </w:pP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หลังจากกดปุ่ม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8A5332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P</w:t>
            </w:r>
            <w:r w:rsidRPr="008A5332">
              <w:rPr>
                <w:rFonts w:ascii="Sarabun" w:hAnsi="Sarabun" w:eastAsia="Sarabun" w:cs="Sarabun"/>
              </w:rPr>
              <w:t>op</w:t>
            </w:r>
            <w:r>
              <w:rPr>
                <w:rFonts w:ascii="Sarabun" w:hAnsi="Sarabun" w:eastAsia="Sarabun" w:cs="Sarabun"/>
                <w:lang w:val="en-US"/>
              </w:rPr>
              <w:t>-</w:t>
            </w:r>
            <w:r w:rsidRPr="008A5332">
              <w:rPr>
                <w:rFonts w:ascii="Sarabun" w:hAnsi="Sarabun" w:eastAsia="Sarabun" w:cs="Sarabun"/>
              </w:rPr>
              <w:t xml:space="preserve">up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เมื่อกดที่ </w:t>
            </w:r>
            <w:r>
              <w:rPr>
                <w:rFonts w:ascii="Sarabun" w:hAnsi="Sarabun" w:eastAsia="Sarabun" w:cs="Sarabun"/>
                <w:lang w:val="en-US" w:bidi="th-TH"/>
              </w:rPr>
              <w:t>Dropdown List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เลือก</w:t>
            </w:r>
            <w:r w:rsidRPr="0019400F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 ระบบจะแสดงเลขที่เอกสารที่</w:t>
            </w:r>
            <w:r w:rsidRPr="008A5332">
              <w:rPr>
                <w:rFonts w:ascii="Sarabun" w:hAnsi="Sarabun" w:eastAsia="Sarabun" w:cs="Sarabun"/>
              </w:rPr>
              <w:t xml:space="preserve"> active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และจะไม่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5365B9">
              <w:rPr>
                <w:rFonts w:hint="cs" w:ascii="Sarabun" w:hAnsi="Sarabun" w:eastAsia="Sarabun" w:cs="Sarabun"/>
                <w:cs/>
                <w:lang w:bidi="th-TH"/>
              </w:rPr>
              <w:t>เลขที่เอกสาร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>
              <w:rPr>
                <w:rFonts w:ascii="Sarabun" w:hAnsi="Sarabun" w:eastAsia="Sarabun" w:cs="Sarabun"/>
                <w:lang w:val="en-US" w:bidi="th-TH"/>
              </w:rPr>
              <w:t>i</w:t>
            </w:r>
            <w:r w:rsidRPr="00610E0B">
              <w:rPr>
                <w:rFonts w:ascii="Sarabun" w:hAnsi="Sarabun" w:eastAsia="Sarabun" w:cs="Sarabun"/>
                <w:lang w:val="en-US" w:bidi="th-TH"/>
              </w:rPr>
              <w:t xml:space="preserve">nactive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ในระบบ</w:t>
            </w:r>
            <w:r w:rsidR="00BC51D2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BC51D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Pr="004B525C" w:rsidR="00BC51D2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 w:rsidR="00BC51D2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 w:rsidR="00BC51D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 w:rsidR="00BC51D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BC51D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และจะไม่แสดง </w:t>
            </w:r>
            <w:r w:rsidRPr="004B525C" w:rsidR="00BC51D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="00BC51D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ในระบบ</w:t>
            </w:r>
          </w:p>
          <w:p w:rsidR="00B23880" w:rsidP="005E58B9" w:rsidRDefault="00166889" w14:paraId="3E50B42C" w14:textId="15FAAEF0">
            <w:pPr>
              <w:pStyle w:val="ListParagraph"/>
              <w:widowControl w:val="0"/>
              <w:numPr>
                <w:ilvl w:val="2"/>
                <w:numId w:val="11"/>
              </w:numPr>
              <w:spacing w:line="240" w:lineRule="auto"/>
              <w:ind w:left="1944"/>
              <w:rPr>
                <w:rFonts w:ascii="Sarabun" w:hAnsi="Sarabun" w:eastAsia="Sarabun" w:cs="Sarabun"/>
                <w:lang w:val="en-US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Pr="00187A5C" w:rsidR="002C1ABE">
              <w:rPr>
                <w:rFonts w:hint="cs" w:ascii="Sarabun" w:hAnsi="Sarabun" w:eastAsia="Sarabun" w:cs="Sarabun"/>
                <w:cs/>
                <w:lang w:bidi="th-TH"/>
              </w:rPr>
              <w:t>เมื่อ</w:t>
            </w:r>
            <w:r w:rsidR="004815DD">
              <w:rPr>
                <w:rFonts w:hint="cs" w:ascii="Sarabun" w:hAnsi="Sarabun" w:eastAsia="Sarabun" w:cs="Sarabun"/>
                <w:cs/>
                <w:lang w:bidi="th-TH"/>
              </w:rPr>
              <w:t>ระบบ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="00222418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FF2783">
              <w:rPr>
                <w:rFonts w:hint="cs" w:ascii="Sarabun" w:hAnsi="Sarabun" w:eastAsia="Sarabun" w:cs="Sarabun"/>
                <w:cs/>
                <w:lang w:bidi="th-TH"/>
              </w:rPr>
              <w:t>เรียบร้อย</w:t>
            </w:r>
            <w:r w:rsidRPr="00FA364F" w:rsidR="002C1ABE">
              <w:rPr>
                <w:rFonts w:hint="cs" w:ascii="Sarabun" w:hAnsi="Sarabun" w:eastAsia="Sarabun" w:cs="Sarabun"/>
                <w:cs/>
                <w:lang w:bidi="th-TH"/>
              </w:rPr>
              <w:t xml:space="preserve">แล้ว </w:t>
            </w:r>
            <w:r w:rsidR="008412FF">
              <w:rPr>
                <w:rFonts w:hint="cs" w:ascii="Sarabun" w:hAnsi="Sarabun" w:eastAsia="Sarabun" w:cs="Sarabun"/>
                <w:cs/>
                <w:lang w:bidi="th-TH"/>
              </w:rPr>
              <w:t>จะกลับมายัง</w:t>
            </w:r>
            <w:r w:rsidRPr="008412FF" w:rsidR="008412FF">
              <w:rPr>
                <w:rFonts w:hint="cs" w:ascii="Sarabun" w:hAnsi="Sarabun" w:eastAsia="Sarabun" w:cs="Sarabun"/>
                <w:cs/>
                <w:lang w:val="en-US" w:bidi="th-TH"/>
              </w:rPr>
              <w:t>หน้า รายการใบเสนอขาย</w:t>
            </w:r>
            <w:r w:rsidR="0042528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8412FF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FA364F" w:rsidR="002C1ABE">
              <w:rPr>
                <w:rFonts w:hint="cs" w:ascii="Sarabun" w:hAnsi="Sarabun" w:eastAsia="Sarabun" w:cs="Sarabun"/>
                <w:cs/>
                <w:lang w:bidi="th-TH"/>
              </w:rPr>
              <w:t>ระบบจะแสดงรายการใบเสนอขาย</w:t>
            </w:r>
            <w:r w:rsidRPr="00FA364F" w:rsidR="00347BFF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Pr="00FA364F" w:rsidR="002C1ABE">
              <w:rPr>
                <w:rFonts w:hint="cs" w:ascii="Sarabun" w:hAnsi="Sarabun" w:eastAsia="Sarabun" w:cs="Sarabun"/>
                <w:cs/>
                <w:lang w:bidi="th-TH"/>
              </w:rPr>
              <w:t>ที่ได้</w:t>
            </w:r>
            <w:r w:rsidR="006171A7">
              <w:rPr>
                <w:rFonts w:hint="cs" w:ascii="Sarabun" w:hAnsi="Sarabun" w:eastAsia="Sarabun" w:cs="Sarabun"/>
                <w:cs/>
                <w:lang w:bidi="th-TH"/>
              </w:rPr>
              <w:t>ส่งสำหรับ</w:t>
            </w:r>
            <w:r w:rsidRPr="00187A5C" w:rsidR="00401178">
              <w:rPr>
                <w:rFonts w:ascii="Sarabun" w:hAnsi="Sarabun" w:eastAsia="Sarabun" w:cs="Sarabun"/>
                <w:cs/>
                <w:lang w:bidi="th-TH"/>
              </w:rPr>
              <w:t>ดำเนินการเพิ่มเติม</w:t>
            </w:r>
            <w:r w:rsidRPr="00FA364F" w:rsidR="002C1AB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Pr="00FA364F" w:rsidR="002C1ABE">
              <w:rPr>
                <w:rFonts w:ascii="Sarabun" w:hAnsi="Sarabun" w:eastAsia="Sarabun" w:cs="Sarabun"/>
                <w:lang w:val="en-US" w:bidi="th-TH"/>
              </w:rPr>
              <w:t>UW</w:t>
            </w:r>
            <w:r w:rsidRPr="00FA364F" w:rsidR="002C1AB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0917CC">
              <w:rPr>
                <w:rFonts w:hint="cs" w:ascii="Sarabun" w:hAnsi="Sarabun" w:eastAsia="Sarabun" w:cs="Sarabun"/>
                <w:cs/>
                <w:lang w:val="en-US" w:bidi="th-TH"/>
              </w:rPr>
              <w:t>ซึ่งจะ</w:t>
            </w:r>
            <w:r w:rsidRPr="003F3887" w:rsidR="000917CC">
              <w:rPr>
                <w:rFonts w:ascii="Sarabun" w:hAnsi="Sarabun" w:eastAsia="Sarabun" w:cs="Sarabun"/>
                <w:cs/>
                <w:lang w:val="en-US" w:bidi="th-TH"/>
              </w:rPr>
              <w:t>ไม่สามารถกดที่แถวของตารางได้</w:t>
            </w:r>
            <w:r w:rsidR="000917C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E87F91">
              <w:rPr>
                <w:rFonts w:hint="cs" w:ascii="Sarabun" w:hAnsi="Sarabun" w:eastAsia="Sarabun" w:cs="Sarabun"/>
                <w:cs/>
                <w:lang w:val="en-US" w:bidi="th-TH"/>
              </w:rPr>
              <w:t>โดย</w:t>
            </w:r>
            <w:r w:rsidR="005C553F"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Pr="00FA364F" w:rsidR="002C1ABE">
              <w:rPr>
                <w:rFonts w:hint="cs" w:ascii="Sarabun" w:hAnsi="Sarabun" w:eastAsia="Sarabun" w:cs="Sarabun"/>
                <w:cs/>
                <w:lang w:val="en-US" w:bidi="th-TH"/>
              </w:rPr>
              <w:t>มีสถานะใหม่</w:t>
            </w:r>
            <w:r w:rsidRPr="006A1EE0" w:rsidR="006A1EE0">
              <w:rPr>
                <w:rFonts w:ascii="Sarabun" w:hAnsi="Sarabun" w:eastAsia="Sarabun" w:cs="Sarabun"/>
                <w:lang w:val="en" w:bidi="th-TH"/>
              </w:rPr>
              <w:t xml:space="preserve">ตามเอกสาร </w:t>
            </w:r>
            <w:hyperlink r:id="rId84">
              <w:r w:rsidRPr="006A1EE0" w:rsidR="006A1EE0">
                <w:rPr>
                  <w:rStyle w:val="Hyperlink"/>
                  <w:rFonts w:ascii="Sarabun" w:hAnsi="Sarabun" w:eastAsia="Sarabun" w:cs="Sarabun"/>
                  <w:lang w:val="en" w:bidi="th-TH"/>
                </w:rPr>
                <w:t>[NASA] Status Master</w:t>
              </w:r>
            </w:hyperlink>
            <w:r w:rsidRPr="00FA364F" w:rsidR="002C1AB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D5609F">
              <w:rPr>
                <w:rFonts w:hint="cs" w:ascii="Sarabun" w:hAnsi="Sarabun" w:eastAsia="Sarabun" w:cs="Sarabun"/>
                <w:cs/>
                <w:lang w:val="en-US" w:bidi="th-TH"/>
              </w:rPr>
              <w:t>ดังนี้</w:t>
            </w:r>
          </w:p>
          <w:p w:rsidRPr="007B7103" w:rsidR="007B7103" w:rsidP="007B7103" w:rsidRDefault="007B7103" w14:paraId="6098EAA5" w14:textId="02D3D062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b/>
                <w:bCs/>
              </w:rPr>
            </w:pPr>
            <w:r w:rsidRPr="007B7103">
              <w:rPr>
                <w:rFonts w:ascii="Sarabun" w:hAnsi="Sarabun" w:eastAsia="Sarabun" w:cs="Sarabun"/>
                <w:b/>
                <w:bCs/>
                <w:lang w:val="en-US"/>
              </w:rPr>
              <w:t>New Core (Insuremo)</w:t>
            </w:r>
            <w:r w:rsidRPr="007B7103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</w:p>
          <w:p w:rsidRPr="00AB76FC" w:rsidR="005D21F2" w:rsidP="007B7103" w:rsidRDefault="005D21F2" w14:paraId="44C97D4B" w14:textId="34664DDC">
            <w:pPr>
              <w:widowControl w:val="0"/>
              <w:spacing w:before="120" w:after="120" w:line="240" w:lineRule="auto"/>
              <w:ind w:left="2072"/>
              <w:rPr>
                <w:rFonts w:ascii="Sarabun" w:hAnsi="Sarabun" w:eastAsia="Sarabun" w:cs="Sarabun"/>
                <w:b/>
                <w:bCs/>
              </w:rPr>
            </w:pPr>
            <w:r w:rsidRPr="00AB76FC">
              <w:rPr>
                <w:rFonts w:ascii="Sarabun" w:hAnsi="Sarabun" w:eastAsia="Sarabun" w:cs="Sarabun"/>
                <w:lang w:val="en-US" w:bidi="th-TH"/>
              </w:rPr>
              <w:t>Call API uploadInsureDoc</w:t>
            </w:r>
          </w:p>
          <w:p w:rsidRPr="00D64CD6" w:rsidR="00F91973" w:rsidP="007E4519" w:rsidRDefault="005D21F2" w14:paraId="31B4ADDC" w14:textId="15FBD498">
            <w:pPr>
              <w:pStyle w:val="ListParagraph"/>
              <w:widowControl w:val="0"/>
              <w:numPr>
                <w:ilvl w:val="0"/>
                <w:numId w:val="62"/>
              </w:numPr>
              <w:spacing w:line="240" w:lineRule="auto"/>
              <w:rPr>
                <w:rFonts w:ascii="Sarabun" w:hAnsi="Sarabun" w:eastAsia="Sarabun" w:cs="Sarabun"/>
                <w:b/>
                <w:bCs/>
              </w:rPr>
            </w:pPr>
            <w:r w:rsidRPr="00BC052B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รอดำเนินการส่งเอกสารใหม่</w:t>
            </w:r>
            <w:r w:rsidRPr="00BC052B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(API</w:t>
            </w:r>
            <w:r w:rsidRPr="00BC052B" w:rsidR="00CC72E7">
              <w:rPr>
                <w:rFonts w:hint="cs" w:ascii="Sarabun" w:hAnsi="Sarabun" w:eastAsia="Sarabun" w:cs="Sarabun"/>
                <w:lang w:val="en-US" w:bidi="th-TH"/>
              </w:rPr>
              <w:t xml:space="preserve"> Suc</w:t>
            </w:r>
            <w:r w:rsidRPr="00BC052B" w:rsidR="0037299F">
              <w:rPr>
                <w:rFonts w:hint="cs" w:ascii="Sarabun" w:hAnsi="Sarabun" w:eastAsia="Sarabun" w:cs="Sarabun"/>
                <w:lang w:val="en-US" w:bidi="th-TH"/>
              </w:rPr>
              <w:t>cess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)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BC052B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PDF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</w:t>
            </w:r>
          </w:p>
          <w:p w:rsidRPr="007E4519" w:rsidR="00D64CD6" w:rsidP="00D64CD6" w:rsidRDefault="00D64CD6" w14:paraId="640959A4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b/>
                <w:bCs/>
                <w:cs/>
                <w:lang w:val="en-US" w:bidi="th-TH"/>
              </w:rPr>
            </w:pPr>
          </w:p>
          <w:p w:rsidRPr="006D72AD" w:rsidR="000669A3" w:rsidP="000669A3" w:rsidRDefault="00F0482C" w14:paraId="74A3849E" w14:textId="79179518">
            <w:pPr>
              <w:pStyle w:val="ListParagraph"/>
              <w:widowControl w:val="0"/>
              <w:numPr>
                <w:ilvl w:val="0"/>
                <w:numId w:val="62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BC052B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BC052B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BC052B" w:rsidR="0037299F">
              <w:rPr>
                <w:rFonts w:hint="cs" w:ascii="Sarabun" w:hAnsi="Sarabun" w:eastAsia="Sarabun" w:cs="Sarabun"/>
                <w:lang w:val="en-US" w:bidi="th-TH"/>
              </w:rPr>
              <w:t>(API F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ail</w:t>
            </w:r>
            <w:r w:rsidRPr="00BC052B" w:rsidR="0037299F">
              <w:rPr>
                <w:rFonts w:hint="cs" w:ascii="Sarabun" w:hAnsi="Sarabun" w:eastAsia="Sarabun" w:cs="Sarabun"/>
                <w:lang w:val="en-US" w:bidi="th-TH"/>
              </w:rPr>
              <w:t xml:space="preserve">) </w:t>
            </w:r>
            <w:r w:rsidRPr="00BC052B" w:rsidR="0037299F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BC052B" w:rsidR="0037299F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BC052B" w:rsidR="0037299F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C052B" w:rsidR="0037299F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BC052B" w:rsidR="0037299F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C052B" w:rsidR="003729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BC052B" w:rsidR="0037299F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BC052B" w:rsidR="003729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BC052B" w:rsidR="0037299F">
              <w:rPr>
                <w:rFonts w:hint="cs" w:ascii="Sarabun" w:hAnsi="Sarabun" w:eastAsia="Sarabun" w:cs="Sarabun"/>
                <w:lang w:val="en-US" w:bidi="th-TH"/>
              </w:rPr>
              <w:t>PDF</w:t>
            </w:r>
            <w:r w:rsidRPr="00BC052B" w:rsidR="003729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BC052B" w:rsidR="006B747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แสดงปุ่ม </w:t>
            </w:r>
            <w:r w:rsidRPr="00BC052B" w:rsidR="006B7474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C052B" w:rsidR="006B7474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</w:t>
            </w:r>
            <w:r w:rsidRPr="00BC052B" w:rsidR="00486D47"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</w:t>
            </w:r>
            <w:r w:rsidRPr="00BC052B" w:rsidR="006B7474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C052B" w:rsid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AB76FC" w:rsidR="00EE7FAF" w:rsidP="007B7103" w:rsidRDefault="00EE7FAF" w14:paraId="03F960BB" w14:textId="649DE551">
            <w:pPr>
              <w:widowControl w:val="0"/>
              <w:spacing w:before="120" w:after="120" w:line="240" w:lineRule="auto"/>
              <w:ind w:left="2072"/>
              <w:rPr>
                <w:rFonts w:ascii="Sarabun" w:hAnsi="Sarabun" w:eastAsia="Sarabun" w:cs="Sarabun"/>
                <w:lang w:val="en-US" w:bidi="th-TH"/>
              </w:rPr>
            </w:pPr>
            <w:r w:rsidRPr="00AB76FC">
              <w:rPr>
                <w:rFonts w:ascii="Sarabun" w:hAnsi="Sarabun" w:eastAsia="Sarabun" w:cs="Sarabun"/>
                <w:lang w:val="en-US" w:bidi="th-TH"/>
              </w:rPr>
              <w:t>InsureDoc</w:t>
            </w:r>
            <w:r w:rsidRPr="00AB76F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AB76FC">
              <w:rPr>
                <w:rFonts w:ascii="Sarabun" w:hAnsi="Sarabun" w:eastAsia="Sarabun" w:cs="Sarabun"/>
                <w:lang w:val="en-US" w:bidi="th-TH"/>
              </w:rPr>
              <w:t>callback</w:t>
            </w:r>
          </w:p>
          <w:p w:rsidRPr="00F91973" w:rsidR="007B7103" w:rsidP="007B7103" w:rsidRDefault="005D21F2" w14:paraId="629EB4BA" w14:textId="18BFBDAC">
            <w:pPr>
              <w:pStyle w:val="ListParagraph"/>
              <w:widowControl w:val="0"/>
              <w:numPr>
                <w:ilvl w:val="0"/>
                <w:numId w:val="63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0669A3">
              <w:rPr>
                <w:rFonts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ส่งเอกสารใหม่สำเร็จ</w:t>
            </w:r>
            <w:r w:rsidRPr="000669A3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(</w:t>
            </w:r>
            <w:r w:rsidR="006411B1">
              <w:rPr>
                <w:rFonts w:ascii="Sarabun" w:hAnsi="Sarabun" w:eastAsia="Sarabun" w:cs="Sarabun"/>
                <w:lang w:val="en-US" w:bidi="th-TH"/>
              </w:rPr>
              <w:t xml:space="preserve">Callback </w:t>
            </w:r>
            <w:r w:rsidRPr="00BC052B" w:rsidR="006411B1">
              <w:rPr>
                <w:rFonts w:hint="cs" w:ascii="Sarabun" w:hAnsi="Sarabun" w:eastAsia="Sarabun" w:cs="Sarabun"/>
                <w:lang w:val="en-US" w:bidi="th-TH"/>
              </w:rPr>
              <w:t>Success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)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 w:rsidRPr="000669A3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PDF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</w:t>
            </w:r>
          </w:p>
          <w:p w:rsidRPr="00937704" w:rsidR="008F038F" w:rsidP="00937704" w:rsidRDefault="0028532B" w14:paraId="7F5477AE" w14:textId="0EDC1E05">
            <w:pPr>
              <w:pStyle w:val="ListParagraph"/>
              <w:widowControl w:val="0"/>
              <w:numPr>
                <w:ilvl w:val="0"/>
                <w:numId w:val="63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28532B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28532B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(</w:t>
            </w:r>
            <w:r>
              <w:rPr>
                <w:rFonts w:ascii="Sarabun" w:hAnsi="Sarabun" w:eastAsia="Sarabun" w:cs="Sarabun"/>
                <w:lang w:val="en-US" w:bidi="th-TH"/>
              </w:rPr>
              <w:t>Callback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 xml:space="preserve"> Fail) 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28532B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PDF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และแสดงปุ่ม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7B7103" w:rsidR="007B7103" w:rsidP="007B7103" w:rsidRDefault="007B7103" w14:paraId="5E699932" w14:textId="319D359B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b/>
                <w:bCs/>
              </w:rPr>
            </w:pPr>
            <w:r w:rsidRPr="007B7103">
              <w:rPr>
                <w:rFonts w:ascii="Sarabun" w:hAnsi="Sarabun" w:eastAsia="Sarabun" w:cs="Sarabun"/>
                <w:b/>
                <w:bCs/>
                <w:lang w:val="en-US" w:bidi="th-TH"/>
              </w:rPr>
              <w:t>Old Core (Pre-Underwrite)</w:t>
            </w:r>
          </w:p>
          <w:p w:rsidRPr="007B7103" w:rsidR="007B7103" w:rsidP="007B7103" w:rsidRDefault="00C273DA" w14:paraId="0158A05E" w14:textId="2D785193">
            <w:pPr>
              <w:pStyle w:val="ListParagraph"/>
              <w:widowControl w:val="0"/>
              <w:numPr>
                <w:ilvl w:val="0"/>
                <w:numId w:val="62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0669A3">
              <w:rPr>
                <w:rFonts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ส่งเอกสารใหม่สำเร็จ</w:t>
            </w:r>
            <w:r w:rsidRPr="000669A3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(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API Success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)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 w:rsidRPr="000669A3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PDF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</w:t>
            </w:r>
          </w:p>
          <w:p w:rsidRPr="007B7103" w:rsidR="005438BF" w:rsidP="007B7103" w:rsidRDefault="00C273DA" w14:paraId="50C86DC4" w14:textId="7BDE513C">
            <w:pPr>
              <w:pStyle w:val="ListParagraph"/>
              <w:widowControl w:val="0"/>
              <w:numPr>
                <w:ilvl w:val="0"/>
                <w:numId w:val="62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7B7103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7B7103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7B7103">
              <w:rPr>
                <w:rFonts w:hint="cs" w:ascii="Sarabun" w:hAnsi="Sarabun" w:eastAsia="Sarabun" w:cs="Sarabun"/>
                <w:lang w:val="en-US" w:bidi="th-TH"/>
              </w:rPr>
              <w:t xml:space="preserve">(API Fail) </w:t>
            </w:r>
            <w:r w:rsidRPr="007B7103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7B7103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7B7103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7B7103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7B7103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7B710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7B7103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7B710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7B7103">
              <w:rPr>
                <w:rFonts w:hint="cs" w:ascii="Sarabun" w:hAnsi="Sarabun" w:eastAsia="Sarabun" w:cs="Sarabun"/>
                <w:lang w:val="en-US" w:bidi="th-TH"/>
              </w:rPr>
              <w:t>PDF</w:t>
            </w:r>
            <w:r w:rsidRPr="007B710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และแสดงปุ่ม </w:t>
            </w:r>
            <w:r w:rsidRPr="007B7103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7B7103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7B7103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7B710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39229F" w:rsidR="005438BF" w:rsidP="005438BF" w:rsidRDefault="005438BF" w14:paraId="0D454FE5" w14:textId="5DC70157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512"/>
              <w:rPr>
                <w:rFonts w:ascii="Sarabun" w:hAnsi="Sarabun" w:eastAsia="Sarabun" w:cs="Sarabun"/>
                <w:lang w:val="en-US"/>
              </w:rPr>
            </w:pPr>
            <w:r w:rsidRPr="005438BF">
              <w:rPr>
                <w:rFonts w:hint="cs" w:ascii="Sarabun" w:hAnsi="Sarabun" w:cs="Sarabun"/>
                <w:cs/>
                <w:lang w:bidi="th-TH"/>
              </w:rPr>
              <w:t>กา</w:t>
            </w:r>
            <w:r w:rsidRPr="0039229F">
              <w:rPr>
                <w:rFonts w:hint="cs" w:ascii="Sarabun" w:hAnsi="Sarabun" w:cs="Sarabun"/>
                <w:cs/>
                <w:lang w:bidi="th-TH"/>
              </w:rPr>
              <w:t xml:space="preserve">รสร้างใบคำขอ และเงื่อนไขการลงลายมือชื่อบนใบคำขอ </w:t>
            </w:r>
            <w:r w:rsidRPr="0039229F">
              <w:rPr>
                <w:rFonts w:hint="cs" w:ascii="Sarabun" w:hAnsi="Sarabun" w:eastAsia="Sarabun" w:cs="Sarabun"/>
                <w:cs/>
                <w:lang w:bidi="th-TH"/>
              </w:rPr>
              <w:t xml:space="preserve">อ้างอิงเอกสาร </w:t>
            </w:r>
            <w:r w:rsidRPr="0039229F">
              <w:rPr>
                <w:rFonts w:hint="cs" w:ascii="Sarabun" w:hAnsi="Sarabun" w:eastAsia="Sarabun" w:cs="Sarabun"/>
                <w:lang w:val="en-US" w:bidi="th-TH"/>
              </w:rPr>
              <w:t xml:space="preserve">: </w:t>
            </w:r>
            <w:hyperlink w:history="1" r:id="rId85">
              <w:r w:rsidRPr="0039229F" w:rsidR="00EC7954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[</w:t>
              </w:r>
              <w:r w:rsidRPr="0039229F" w:rsidR="00EC7954">
                <w:rPr>
                  <w:rStyle w:val="Hyperlink"/>
                  <w:rFonts w:hint="cs" w:ascii="Sarabun" w:hAnsi="Sarabun" w:cs="Sarabun"/>
                </w:rPr>
                <w:t>NASA] [BRD]_Application OL_V</w:t>
              </w:r>
              <w:r w:rsidRPr="0039229F" w:rsidR="00EC7954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8.0.</w:t>
              </w:r>
              <w:r w:rsidRPr="0039229F" w:rsidR="00EC7954">
                <w:rPr>
                  <w:rStyle w:val="Hyperlink"/>
                  <w:rFonts w:hint="cs" w:ascii="Sarabun" w:hAnsi="Sarabun" w:cs="Sarabun"/>
                </w:rPr>
                <w:t>docx</w:t>
              </w:r>
            </w:hyperlink>
            <w:r w:rsidRPr="0039229F">
              <w:rPr>
                <w:rFonts w:hint="cs" w:ascii="Sarabun" w:hAnsi="Sarabun" w:cs="Sarabun"/>
                <w:lang w:val="en-US"/>
              </w:rPr>
              <w:t xml:space="preserve">, </w:t>
            </w:r>
            <w:hyperlink w:history="1" r:id="rId86">
              <w:r w:rsidRPr="0039229F" w:rsidR="00442FC3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[</w:t>
              </w:r>
              <w:r w:rsidRPr="0039229F" w:rsidR="00442FC3">
                <w:rPr>
                  <w:rStyle w:val="Hyperlink"/>
                  <w:rFonts w:hint="cs" w:ascii="Sarabun" w:hAnsi="Sarabun" w:cs="Sarabun"/>
                </w:rPr>
                <w:t>NASA] [BRD]_Application LV_V</w:t>
              </w:r>
              <w:r w:rsidRPr="0039229F" w:rsidR="00442FC3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8.0.</w:t>
              </w:r>
              <w:r w:rsidRPr="0039229F" w:rsidR="00442FC3">
                <w:rPr>
                  <w:rStyle w:val="Hyperlink"/>
                  <w:rFonts w:hint="cs" w:ascii="Sarabun" w:hAnsi="Sarabun" w:cs="Sarabun"/>
                </w:rPr>
                <w:t>docx</w:t>
              </w:r>
            </w:hyperlink>
            <w:r w:rsidRPr="0039229F" w:rsidR="00314ED9">
              <w:rPr>
                <w:rFonts w:hint="cs" w:ascii="Sarabun" w:hAnsi="Sarabun" w:cs="Sarabun"/>
                <w:lang w:val="en-US" w:bidi="th-TH"/>
              </w:rPr>
              <w:t xml:space="preserve">, </w:t>
            </w:r>
            <w:hyperlink w:history="1" r:id="rId87">
              <w:r w:rsidRPr="0039229F" w:rsidR="0039229F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[</w:t>
              </w:r>
              <w:r w:rsidRPr="0039229F" w:rsidR="0039229F">
                <w:rPr>
                  <w:rStyle w:val="Hyperlink"/>
                  <w:rFonts w:hint="cs" w:ascii="Sarabun" w:hAnsi="Sarabun" w:cs="Sarabun"/>
                </w:rPr>
                <w:t>NASA] [BRD]_Application PA_V</w:t>
              </w:r>
              <w:r w:rsidRPr="0039229F" w:rsidR="0039229F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5.0.</w:t>
              </w:r>
              <w:r w:rsidRPr="0039229F" w:rsidR="0039229F">
                <w:rPr>
                  <w:rStyle w:val="Hyperlink"/>
                  <w:rFonts w:hint="cs" w:ascii="Sarabun" w:hAnsi="Sarabun" w:cs="Sarabun"/>
                </w:rPr>
                <w:t>docx</w:t>
              </w:r>
            </w:hyperlink>
            <w:r w:rsidRPr="0039229F" w:rsidR="00442FC3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  <w:r w:rsidRPr="0039229F">
              <w:rPr>
                <w:rFonts w:hint="cs" w:ascii="Sarabun" w:hAnsi="Sarabun" w:cs="Sarabun"/>
                <w:cs/>
                <w:lang w:val="en-US" w:bidi="th-TH"/>
              </w:rPr>
              <w:t xml:space="preserve">และ </w:t>
            </w:r>
            <w:hyperlink w:history="1" r:id="rId88">
              <w:r w:rsidRPr="0039229F" w:rsidR="0039229F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[</w:t>
              </w:r>
              <w:r w:rsidRPr="0039229F" w:rsidR="0039229F">
                <w:rPr>
                  <w:rStyle w:val="Hyperlink"/>
                  <w:rFonts w:hint="cs" w:ascii="Sarabun" w:hAnsi="Sarabun" w:cs="Sarabun"/>
                </w:rPr>
                <w:t>NASA] [BRD]_Application PA Micro_V</w:t>
              </w:r>
              <w:r w:rsidRPr="0039229F" w:rsidR="0039229F">
                <w:rPr>
                  <w:rStyle w:val="Hyperlink"/>
                  <w:rFonts w:hint="cs" w:ascii="Sarabun" w:hAnsi="Sarabun" w:cs="Sarabun"/>
                  <w:cs/>
                  <w:lang w:bidi="th-TH"/>
                </w:rPr>
                <w:t>5.0.</w:t>
              </w:r>
              <w:r w:rsidRPr="0039229F" w:rsidR="0039229F">
                <w:rPr>
                  <w:rStyle w:val="Hyperlink"/>
                  <w:rFonts w:hint="cs" w:ascii="Sarabun" w:hAnsi="Sarabun" w:cs="Sarabun"/>
                </w:rPr>
                <w:t>docx</w:t>
              </w:r>
            </w:hyperlink>
          </w:p>
          <w:p w:rsidRPr="00A04A26" w:rsidR="008D3943" w:rsidP="00220BC6" w:rsidRDefault="00CF42BD" w14:paraId="0CB2FDC1" w14:textId="449A9867">
            <w:pPr>
              <w:pStyle w:val="ListParagraph"/>
              <w:widowControl w:val="0"/>
              <w:numPr>
                <w:ilvl w:val="1"/>
                <w:numId w:val="11"/>
              </w:numPr>
              <w:spacing w:line="240" w:lineRule="auto"/>
              <w:ind w:left="1731" w:hanging="651"/>
              <w:rPr>
                <w:rFonts w:ascii="Sarabun" w:hAnsi="Sarabun" w:eastAsia="Sarabun" w:cs="Sarabun"/>
                <w:lang w:val="en-US"/>
              </w:rPr>
            </w:pPr>
            <w:r w:rsidRPr="005438BF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หน้า รายการใบคำขอ</w:t>
            </w:r>
            <w:r w:rsidRPr="005438BF" w:rsidR="00AE4F02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5438BF" w:rsidR="00977297">
              <w:rPr>
                <w:rFonts w:hint="cs" w:ascii="Sarabun" w:hAnsi="Sarabun" w:eastAsia="Sarabun" w:cs="Sarabun"/>
                <w:cs/>
                <w:lang w:val="en-US" w:bidi="th-TH"/>
              </w:rPr>
              <w:t>ใบคำขอจะมี</w:t>
            </w:r>
            <w:r w:rsidRPr="005438BF" w:rsidR="00977297">
              <w:rPr>
                <w:rFonts w:hint="cs" w:ascii="Sarabun" w:hAnsi="Sarabun" w:eastAsia="Sarabun" w:cs="Sarabun"/>
                <w:cs/>
                <w:lang w:bidi="th-TH"/>
              </w:rPr>
              <w:t xml:space="preserve">สถานะ </w:t>
            </w:r>
            <w:r w:rsidRPr="005438BF" w:rsidR="00977297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5438BF" w:rsidR="00977297">
              <w:rPr>
                <w:rFonts w:hint="cs" w:ascii="Sarabun" w:hAnsi="Sarabun" w:eastAsia="Sarabun" w:cs="Sarabun"/>
                <w:cs/>
                <w:lang w:val="en-US" w:bidi="th-TH"/>
              </w:rPr>
              <w:t>รอดำเนินการ</w:t>
            </w:r>
            <w:r w:rsidRPr="005438BF" w:rsidR="00977297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5438BF" w:rsidR="0097729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5438BF" w:rsidR="00D8649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เท่านั้น </w:t>
            </w:r>
            <w:r w:rsidRPr="005438BF" w:rsidR="00977297">
              <w:rPr>
                <w:rFonts w:hint="cs" w:ascii="Sarabun" w:hAnsi="Sarabun" w:eastAsia="Sarabun" w:cs="Sarabun"/>
                <w:cs/>
                <w:lang w:val="en-US" w:bidi="th-TH"/>
              </w:rPr>
              <w:t>โดย</w:t>
            </w:r>
            <w:r w:rsidRPr="005438BF" w:rsidR="00977297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5438BF" w:rsidR="00977297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5438BF" w:rsidR="00977297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5438BF" w:rsidR="00977297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5438BF" w:rsidR="0097729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5438BF" w:rsidR="00486F05">
              <w:rPr>
                <w:rFonts w:hint="cs" w:ascii="Sarabun" w:hAnsi="Sarabun" w:eastAsia="Sarabun" w:cs="Sarabun"/>
                <w:cs/>
                <w:lang w:val="en-US" w:bidi="th-TH"/>
              </w:rPr>
              <w:t>เมื่อ</w:t>
            </w:r>
            <w:r w:rsidRPr="005438BF" w:rsidR="00AE67D0">
              <w:rPr>
                <w:rFonts w:hint="cs" w:ascii="Sarabun" w:hAnsi="Sarabun" w:eastAsia="Sarabun" w:cs="Sarabun"/>
                <w:cs/>
                <w:lang w:val="en-US" w:bidi="th-TH"/>
              </w:rPr>
              <w:t>เลือก</w:t>
            </w:r>
            <w:r w:rsidRPr="005438BF" w:rsidR="00486F0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5438BF" w:rsidR="00486F05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5438BF" w:rsidR="00486F0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5438BF" w:rsidR="00357F5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ระบบจะแสดงปุ่ม </w:t>
            </w:r>
            <w:r w:rsidRPr="005438BF" w:rsidR="00357F5E">
              <w:rPr>
                <w:rFonts w:ascii="Sarabun" w:hAnsi="Sarabun" w:eastAsia="Sarabun" w:cs="Sarabun"/>
                <w:highlight w:val="yellow"/>
                <w:lang w:val="en-US" w:bidi="th-TH"/>
              </w:rPr>
              <w:t>“</w:t>
            </w:r>
            <w:r w:rsidRPr="005438BF" w:rsidR="00142DCB">
              <w:rPr>
                <w:rFonts w:ascii="Sarabun" w:hAnsi="Sarabun" w:eastAsia="Sarabun" w:cs="Sarabun"/>
                <w:highlight w:val="yellow"/>
                <w:cs/>
                <w:lang w:val="en-US" w:bidi="th-TH"/>
              </w:rPr>
              <w:t>ส่งใบคำขอใหม่ (ดำเนินการเพิ่มเติม)</w:t>
            </w:r>
            <w:r w:rsidRPr="005438BF" w:rsidR="00357F5E">
              <w:rPr>
                <w:rFonts w:ascii="Sarabun" w:hAnsi="Sarabun" w:eastAsia="Sarabun" w:cs="Sarabun"/>
                <w:highlight w:val="yellow"/>
                <w:lang w:val="en-US" w:bidi="th-TH"/>
              </w:rPr>
              <w:t>”</w:t>
            </w:r>
            <w:r w:rsidRPr="005438BF" w:rsidR="00357F5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5438BF" w:rsidR="00357F5E">
              <w:rPr>
                <w:rFonts w:hint="cs" w:ascii="Sarabun" w:hAnsi="Sarabun" w:eastAsia="Sarabun" w:cs="Sarabun"/>
                <w:cs/>
                <w:lang w:bidi="th-TH"/>
              </w:rPr>
              <w:t xml:space="preserve">มีเงื่อนไขดังนี้ </w:t>
            </w:r>
          </w:p>
          <w:p w:rsidRPr="00B6165F" w:rsidR="00357F5E" w:rsidP="008126EB" w:rsidRDefault="00357F5E" w14:paraId="0A776C09" w14:textId="6BF73D2F">
            <w:pPr>
              <w:pStyle w:val="ListParagraph"/>
              <w:widowControl w:val="0"/>
              <w:numPr>
                <w:ilvl w:val="2"/>
                <w:numId w:val="11"/>
              </w:numPr>
              <w:spacing w:before="24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020868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79589E">
              <w:rPr>
                <w:rFonts w:hint="cs" w:ascii="Sarabun" w:hAnsi="Sarabun" w:eastAsia="Sarabun" w:cs="Sarabun"/>
                <w:cs/>
                <w:lang w:bidi="th-TH"/>
              </w:rPr>
              <w:t>กรอก</w:t>
            </w:r>
            <w:r w:rsidRPr="00B6165F" w:rsidR="0079589E">
              <w:rPr>
                <w:rFonts w:hint="cs" w:ascii="Sarabun" w:hAnsi="Sarabun" w:eastAsia="Sarabun" w:cs="Sarabun"/>
                <w:cs/>
                <w:lang w:bidi="th-TH"/>
              </w:rPr>
              <w:t>ข้อมูล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ใบคำขอ</w:t>
            </w:r>
            <w:r w:rsidRPr="00B6165F" w:rsidR="00303C23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ขั</w:t>
            </w:r>
            <w:r w:rsidRPr="00B6165F" w:rsidR="003C4E37">
              <w:rPr>
                <w:rFonts w:hint="cs" w:ascii="Sarabun" w:hAnsi="Sarabun" w:eastAsia="Sarabun" w:cs="Sarabun"/>
                <w:cs/>
                <w:lang w:bidi="th-TH"/>
              </w:rPr>
              <w:t>้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นตอน</w:t>
            </w:r>
            <w:r w:rsidRPr="00B6165F" w:rsidR="00C6558C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B6165F" w:rsidR="00C6558C">
              <w:rPr>
                <w:rFonts w:ascii="Sarabun" w:hAnsi="Sarabun" w:eastAsia="Sarabun" w:cs="Sarabun"/>
                <w:lang w:val="en-US" w:bidi="th-TH"/>
              </w:rPr>
              <w:t>1.1-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>1.8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B6165F" w:rsidR="00C6558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เรียบร้อยแล้ว </w:t>
            </w:r>
            <w:r w:rsidRPr="00B6165F" w:rsidR="00857691">
              <w:rPr>
                <w:rFonts w:hint="cs" w:ascii="Sarabun" w:hAnsi="Sarabun" w:eastAsia="Sarabun" w:cs="Sarabun"/>
                <w:cs/>
                <w:lang w:val="en-US" w:bidi="th-TH"/>
              </w:rPr>
              <w:t>แต่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ยังไม่</w:t>
            </w:r>
            <w:r w:rsidRPr="00B6165F" w:rsidR="000B6E8F">
              <w:rPr>
                <w:rFonts w:hint="cs" w:ascii="Sarabun" w:hAnsi="Sarabun" w:eastAsia="Sarabun" w:cs="Sarabun"/>
                <w:cs/>
                <w:lang w:bidi="th-TH"/>
              </w:rPr>
              <w:t>เลือก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 xml:space="preserve">checkbox 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ยืนยันข้อมูล</w:t>
            </w:r>
            <w:r w:rsidRPr="00B6165F" w:rsidR="00F73828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B6165F" w:rsidR="00977297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Pr="00B6165F" w:rsidR="00F73828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 w:rsidRPr="00B6165F" w:rsidR="000B6E8F"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Pr="00B6165F" w:rsidR="009C70C1">
              <w:rPr>
                <w:rFonts w:hint="cs" w:ascii="Sarabun" w:hAnsi="Sarabun" w:eastAsia="Sarabun" w:cs="Sarabun"/>
                <w:cs/>
                <w:lang w:val="en-US" w:bidi="th-TH"/>
              </w:rPr>
              <w:t>ไม่</w:t>
            </w:r>
            <w:r w:rsidRPr="00B6165F" w:rsidR="00483B67">
              <w:rPr>
                <w:rFonts w:hint="cs" w:ascii="Sarabun" w:hAnsi="Sarabun" w:eastAsia="Sarabun" w:cs="Sarabun"/>
                <w:cs/>
                <w:lang w:val="en-US" w:bidi="th-TH"/>
              </w:rPr>
              <w:t>แสดง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B6165F" w:rsidR="00C6558C">
              <w:rPr>
                <w:rFonts w:ascii="Sarabun" w:hAnsi="Sarabun" w:eastAsia="Sarabun" w:cs="Sarabun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ส่งใบคำขอใหม่ (ดำเนินการเพิ่มเติม)</w:t>
            </w:r>
            <w:r w:rsidRPr="00B6165F" w:rsidR="00C6558C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B6165F" w:rsidR="00357F5E" w:rsidP="00DE20FE" w:rsidRDefault="003C4E37" w14:paraId="22785004" w14:textId="3B34D906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Pr="00B6165F" w:rsidR="0079589E">
              <w:rPr>
                <w:rFonts w:hint="cs" w:ascii="Sarabun" w:hAnsi="Sarabun" w:eastAsia="Sarabun" w:cs="Sarabun"/>
                <w:cs/>
                <w:lang w:bidi="th-TH"/>
              </w:rPr>
              <w:t>กรอกข้อมูลใบคำขอ</w:t>
            </w:r>
            <w:r w:rsidRPr="00B6165F" w:rsidR="00303C23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B6165F" w:rsidR="00C6558C">
              <w:rPr>
                <w:rFonts w:hint="cs" w:ascii="Sarabun" w:hAnsi="Sarabun" w:eastAsia="Sarabun" w:cs="Sarabun"/>
                <w:cs/>
                <w:lang w:bidi="th-TH"/>
              </w:rPr>
              <w:t xml:space="preserve">ขั้นตอน </w:t>
            </w:r>
            <w:r w:rsidRPr="00B6165F" w:rsidR="00C6558C">
              <w:rPr>
                <w:rFonts w:ascii="Sarabun" w:hAnsi="Sarabun" w:eastAsia="Sarabun" w:cs="Sarabun"/>
                <w:lang w:val="en-US" w:bidi="th-TH"/>
              </w:rPr>
              <w:t>1.1-1.8</w:t>
            </w:r>
            <w:r w:rsidRPr="00B6165F" w:rsidR="00C6558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เรียบร้อยแล้ว </w:t>
            </w:r>
            <w:r w:rsidRPr="00B6165F" w:rsidR="00372968">
              <w:rPr>
                <w:rFonts w:hint="cs" w:ascii="Sarabun" w:hAnsi="Sarabun" w:eastAsia="Sarabun" w:cs="Sarabun"/>
                <w:cs/>
                <w:lang w:val="en-US" w:bidi="th-TH"/>
              </w:rPr>
              <w:t>เมื่อ</w:t>
            </w:r>
            <w:r w:rsidRPr="00B6165F" w:rsidR="000B0C6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เลือก 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 xml:space="preserve">checkbox 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ยืนยันข้อมูล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B6165F" w:rsidR="00DE073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และกดปุ่ม </w:t>
            </w:r>
            <w:r w:rsidRPr="00B6165F" w:rsidR="00DE073C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B6165F" w:rsidR="00DE073C">
              <w:rPr>
                <w:rFonts w:hint="cs" w:ascii="Sarabun" w:hAnsi="Sarabun" w:eastAsia="Sarabun" w:cs="Sarabun"/>
                <w:cs/>
                <w:lang w:val="en-US" w:bidi="th-TH"/>
              </w:rPr>
              <w:t>บันทึกข้อมูล</w:t>
            </w:r>
            <w:r w:rsidRPr="00B6165F" w:rsidR="00DE073C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B6165F" w:rsidR="00B22FB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B6165F" w:rsidR="00F73828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Pr="00B6165F" w:rsidR="00F73828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B6165F" w:rsidR="00357F5E"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Pr="00B6165F" w:rsidR="009C70C1">
              <w:rPr>
                <w:rFonts w:hint="cs" w:ascii="Sarabun" w:hAnsi="Sarabun" w:eastAsia="Sarabun" w:cs="Sarabun"/>
                <w:cs/>
                <w:lang w:val="en-US" w:bidi="th-TH"/>
              </w:rPr>
              <w:t>แสดง</w:t>
            </w:r>
            <w:r w:rsidRPr="00B6165F" w:rsidR="00357F5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B6165F" w:rsidR="00C6558C">
              <w:rPr>
                <w:rFonts w:ascii="Sarabun" w:hAnsi="Sarabun" w:eastAsia="Sarabun" w:cs="Sarabun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ส่งใบคำขอใหม่ (ดำเนินการเพิ่มเติม)</w:t>
            </w:r>
            <w:r w:rsidRPr="00B6165F" w:rsidR="00C6558C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B6165F" w:rsidR="008D15A4" w:rsidP="00DE20FE" w:rsidRDefault="008D15A4" w14:paraId="2A509372" w14:textId="5FC163B0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 xml:space="preserve">กรณีกรอกข้อมูลใบคำขอที่ขั้นตอน 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>1.1-1.8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เรียบร้อยแล้ว เมื่อเลือก 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 xml:space="preserve">checkbox 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ยืนยันข้อมูล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กดปุ่ม 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>บันทึกข้อมูล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0F2B53">
              <w:rPr>
                <w:rFonts w:hint="cs" w:ascii="Sarabun" w:hAnsi="Sarabun" w:eastAsia="Sarabun" w:cs="Sarabun"/>
                <w:cs/>
                <w:lang w:val="en-US" w:bidi="th-TH"/>
              </w:rPr>
              <w:t>จากนั้น</w:t>
            </w:r>
            <w:r w:rsidRPr="00B6165F" w:rsidR="006A71B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เลือกช่องทางส่งใบคำขอ 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และกดปุ่ม 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>ถัดไป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B6165F">
              <w:rPr>
                <w:rFonts w:ascii="Wingdings" w:hAnsi="Wingdings" w:eastAsia="Wingdings" w:cs="Wingdings"/>
                <w:lang w:val="en-US" w:bidi="th-TH"/>
              </w:rPr>
              <w:t>à</w:t>
            </w:r>
            <w:r w:rsidRPr="00B6165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ระบบจะแสดงปุ่ม 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val="en-US" w:bidi="th-TH"/>
              </w:rPr>
              <w:t>ส่งใบคำขอใหม่ (ดำเนินการเพิ่มเติม)</w:t>
            </w:r>
            <w:r w:rsidRPr="00B6165F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6B1274" w:rsidR="00ED1968" w:rsidP="00DE20FE" w:rsidRDefault="00ED1968" w14:paraId="2BCC2E01" w14:textId="5C9015AD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กรณีกดปุ่ม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ย้อนกลับ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จะ</w:t>
            </w:r>
            <w:r w:rsidR="00A606F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แสดง </w:t>
            </w:r>
            <w:r w:rsidR="00A606FC">
              <w:rPr>
                <w:rFonts w:ascii="Sarabun" w:hAnsi="Sarabun" w:eastAsia="Sarabun" w:cs="Sarabun"/>
                <w:lang w:val="en-US" w:bidi="th-TH"/>
              </w:rPr>
              <w:t xml:space="preserve">Pop-up </w:t>
            </w:r>
            <w:r w:rsidR="00A606FC">
              <w:rPr>
                <w:rFonts w:hint="cs" w:ascii="Sarabun" w:hAnsi="Sarabun" w:eastAsia="Sarabun" w:cs="Sarabun"/>
                <w:cs/>
                <w:lang w:val="en-US" w:bidi="th-TH"/>
              </w:rPr>
              <w:t>ยืนยันการออก</w:t>
            </w:r>
            <w:r w:rsidR="00E217EE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9F4A51" w:rsidR="009F4A51">
              <w:rPr>
                <w:rFonts w:ascii="Sarabun" w:hAnsi="Sarabun" w:eastAsia="Sarabun" w:cs="Sarabun"/>
                <w:cs/>
                <w:lang w:val="en-US" w:bidi="th-TH"/>
              </w:rPr>
              <w:t>อ้างอิงตาม</w:t>
            </w:r>
            <w:r w:rsidR="00D6401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571007" w:rsidR="00041808">
              <w:rPr>
                <w:rFonts w:hint="cs" w:ascii="Sarabun" w:hAnsi="Sarabun" w:eastAsia="Sarabun" w:cs="Sarabun"/>
                <w:b/>
                <w:bCs/>
                <w:highlight w:val="yellow"/>
                <w:lang w:val="en-US" w:bidi="th-TH"/>
              </w:rPr>
              <w:t>[</w:t>
            </w:r>
            <w:r w:rsidRPr="00571007" w:rsidR="00571007">
              <w:rPr>
                <w:rFonts w:hint="cs" w:ascii="Sarabun" w:hAnsi="Sarabun" w:cs="Sarabun"/>
                <w:b/>
                <w:bCs/>
                <w:highlight w:val="yellow"/>
                <w:lang w:val="en-US"/>
              </w:rPr>
              <w:t xml:space="preserve">Sprint </w:t>
            </w:r>
            <w:r w:rsidR="00055478">
              <w:rPr>
                <w:rFonts w:ascii="Sarabun" w:hAnsi="Sarabun" w:cs="Sarabun"/>
                <w:b/>
                <w:bCs/>
                <w:highlight w:val="yellow"/>
                <w:lang w:val="en-US"/>
              </w:rPr>
              <w:t>4</w:t>
            </w:r>
            <w:r w:rsidRPr="00571007" w:rsidR="00041808">
              <w:rPr>
                <w:rFonts w:hint="cs" w:ascii="Sarabun" w:hAnsi="Sarabun" w:eastAsia="Sarabun" w:cs="Sarabun"/>
                <w:b/>
                <w:bCs/>
                <w:highlight w:val="yellow"/>
                <w:lang w:val="en-US" w:bidi="th-TH"/>
              </w:rPr>
              <w:t>]</w:t>
            </w:r>
          </w:p>
          <w:p w:rsidRPr="006B1274" w:rsidR="006B1274" w:rsidP="006B1274" w:rsidRDefault="006B1274" w14:paraId="7A32D031" w14:textId="638225FE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cs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กรณีใบคำขอใบ</w:t>
            </w:r>
            <w:r w:rsidRPr="00A471CC">
              <w:rPr>
                <w:rFonts w:hint="cs" w:ascii="Sarabun" w:hAnsi="Sarabun" w:eastAsia="Sarabun" w:cs="Sarabun"/>
                <w:cs/>
                <w:lang w:bidi="th-TH"/>
              </w:rPr>
              <w:t>นั้นๆ ไม่มี</w:t>
            </w:r>
            <w:r w:rsidRPr="00A471CC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ให้เลือก เมื่อกด</w:t>
            </w:r>
            <w:r w:rsidRPr="009F7A0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9F7A09"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ascii="Sarabun" w:hAnsi="Sarabun" w:eastAsia="Sarabun" w:cs="Sarabun"/>
                <w:cs/>
                <w:lang w:val="en-US" w:bidi="th-TH"/>
              </w:rPr>
              <w:t>ส่งใบ</w:t>
            </w:r>
            <w:r w:rsidR="006A674D">
              <w:rPr>
                <w:rFonts w:hint="cs" w:ascii="Sarabun" w:hAnsi="Sarabun" w:eastAsia="Sarabun" w:cs="Sarabun"/>
                <w:cs/>
                <w:lang w:val="en-US" w:bidi="th-TH"/>
              </w:rPr>
              <w:t>คำขอ</w:t>
            </w:r>
            <w:r>
              <w:rPr>
                <w:rFonts w:ascii="Sarabun" w:hAnsi="Sarabun" w:eastAsia="Sarabun" w:cs="Sarabun"/>
                <w:cs/>
                <w:lang w:val="en-US" w:bidi="th-TH"/>
              </w:rPr>
              <w:t>ใหม่ (ดำเนินการเพิ่มเติม)</w:t>
            </w:r>
            <w:r w:rsidRPr="009F7A09">
              <w:rPr>
                <w:rFonts w:ascii="Sarabun" w:hAnsi="Sarabun" w:eastAsia="Sarabun" w:cs="Sarabun"/>
                <w:lang w:val="en-US"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FD536C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FD536C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FD536C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FD536C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89">
              <w:r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>
                <w:rPr>
                  <w:rStyle w:val="Hyperlink"/>
                  <w:rFonts w:ascii="Sarabun" w:hAnsi="Sarabun" w:cs="Sarabun"/>
                  <w:cs/>
                  <w:lang w:bidi="th-TH"/>
                </w:rPr>
                <w:t>0</w:t>
              </w:r>
              <w:r>
                <w:rPr>
                  <w:rStyle w:val="Hyperlink"/>
                  <w:rFonts w:ascii="Sarabun" w:hAnsi="Sarabun" w:cs="Sarabun"/>
                  <w:lang w:val="en-US" w:bidi="th-TH"/>
                </w:rPr>
                <w:t>26</w:t>
              </w:r>
              <w:r>
                <w:rPr>
                  <w:rStyle w:val="Hyperlink"/>
                  <w:rFonts w:ascii="Sarabun" w:hAnsi="Sarabun" w:cs="Sarabun"/>
                  <w:cs/>
                  <w:lang w:bidi="th-TH"/>
                </w:rPr>
                <w:t>2</w:t>
              </w:r>
            </w:hyperlink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และเมื่อก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ดปุ่ม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8A5332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P</w:t>
            </w:r>
            <w:r w:rsidRPr="008A5332">
              <w:rPr>
                <w:rFonts w:ascii="Sarabun" w:hAnsi="Sarabun" w:eastAsia="Sarabun" w:cs="Sarabun"/>
              </w:rPr>
              <w:t>op</w:t>
            </w:r>
            <w:r>
              <w:rPr>
                <w:rFonts w:ascii="Sarabun" w:hAnsi="Sarabun" w:eastAsia="Sarabun" w:cs="Sarabun"/>
                <w:lang w:val="en-US"/>
              </w:rPr>
              <w:t>-</w:t>
            </w:r>
            <w:r w:rsidRPr="008A5332">
              <w:rPr>
                <w:rFonts w:ascii="Sarabun" w:hAnsi="Sarabun" w:eastAsia="Sarabun" w:cs="Sarabun"/>
              </w:rPr>
              <w:t>up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จะกลับมายังหน้า รายการใบ</w:t>
            </w:r>
            <w:r w:rsidR="006A674D">
              <w:rPr>
                <w:rFonts w:hint="cs" w:ascii="Sarabun" w:hAnsi="Sarabun" w:eastAsia="Sarabun" w:cs="Sarabun"/>
                <w:cs/>
                <w:lang w:bidi="th-TH"/>
              </w:rPr>
              <w:t>คำขอ</w:t>
            </w:r>
          </w:p>
          <w:p w:rsidRPr="007D54D2" w:rsidR="007D0B05" w:rsidP="00DE20FE" w:rsidRDefault="00357F5E" w14:paraId="45852B92" w14:textId="1E66419A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D726DD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เมื่อกดปุ่ม </w:t>
            </w:r>
            <w:r w:rsidRPr="009F31F7" w:rsidR="00C6558C">
              <w:rPr>
                <w:rFonts w:ascii="Sarabun" w:hAnsi="Sarabun" w:eastAsia="Sarabun" w:cs="Sarabun"/>
                <w:highlight w:val="yellow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highlight w:val="yellow"/>
                <w:cs/>
                <w:lang w:val="en-US" w:bidi="th-TH"/>
              </w:rPr>
              <w:t>ส่งใบคำขอใหม่ (ดำเนินการเพิ่มเติม)</w:t>
            </w:r>
            <w:r w:rsidRPr="009F31F7" w:rsidR="00C6558C">
              <w:rPr>
                <w:rFonts w:ascii="Sarabun" w:hAnsi="Sarabun" w:eastAsia="Sarabun" w:cs="Sarabun"/>
                <w:highlight w:val="yellow"/>
                <w:lang w:val="en-US" w:bidi="th-TH"/>
              </w:rPr>
              <w:t>”</w:t>
            </w:r>
            <w:r w:rsidR="00C6558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7D0B05">
              <w:rPr>
                <w:rFonts w:hint="cs" w:ascii="Sarabun" w:hAnsi="Sarabun" w:eastAsia="Sarabun" w:cs="Sarabun"/>
                <w:cs/>
                <w:lang w:val="en-US" w:bidi="th-TH"/>
              </w:rPr>
              <w:t>ระบบจะแสดงหน้า ลงลายมือชื่อ สำหรับลงนามใบคำขอใหม่</w:t>
            </w:r>
            <w:r w:rsidR="007D54D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โดยมีเงื่อนไข ดังนี้</w:t>
            </w:r>
          </w:p>
          <w:p w:rsidRPr="007D54D2" w:rsidR="007D54D2" w:rsidP="00DE20FE" w:rsidRDefault="007D54D2" w14:paraId="38AAA3D3" w14:textId="11450150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กรณียังไม่ลงลายมือชื่อ </w:t>
            </w:r>
            <w:r w:rsidR="00BC58A4">
              <w:rPr>
                <w:rFonts w:hint="cs" w:ascii="Sarabun" w:hAnsi="Sarabun" w:eastAsia="Sarabun" w:cs="Sarabun"/>
                <w:cs/>
                <w:lang w:bidi="th-TH"/>
              </w:rPr>
              <w:t xml:space="preserve">หรือลงลายมือชื่อไม่ครบทุกคน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 </w:t>
            </w:r>
            <w:r w:rsidR="00FA3EB1">
              <w:rPr>
                <w:rFonts w:ascii="Sarabun" w:hAnsi="Sarabun" w:eastAsia="Sarabun" w:cs="Sarabun"/>
                <w:lang w:val="en-US" w:bidi="th-TH"/>
              </w:rPr>
              <w:t>D</w:t>
            </w:r>
            <w:r w:rsidRPr="00FA3EB1" w:rsidR="00FA3EB1">
              <w:rPr>
                <w:rFonts w:ascii="Sarabun" w:hAnsi="Sarabun" w:eastAsia="Sarabun" w:cs="Sarabun"/>
                <w:lang w:val="en-US" w:bidi="th-TH"/>
              </w:rPr>
              <w:t>isable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ถัดไป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6A7D83" w:rsidR="006A7D83" w:rsidP="00DE20FE" w:rsidRDefault="007D54D2" w14:paraId="098D48A7" w14:textId="41970AEA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กรณีลงลายมือชื่อครบ</w:t>
            </w:r>
            <w:r w:rsidR="00BC58A4">
              <w:rPr>
                <w:rFonts w:hint="cs" w:ascii="Sarabun" w:hAnsi="Sarabun" w:eastAsia="Sarabun" w:cs="Sarabun"/>
                <w:cs/>
                <w:lang w:bidi="th-TH"/>
              </w:rPr>
              <w:t>ทุกคน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แล้ว ระบบจะ </w:t>
            </w:r>
            <w:r w:rsidR="00FA3EB1">
              <w:rPr>
                <w:rFonts w:ascii="Sarabun" w:hAnsi="Sarabun" w:eastAsia="Sarabun" w:cs="Sarabun"/>
                <w:lang w:val="en-US" w:bidi="th-TH"/>
              </w:rPr>
              <w:t>E</w:t>
            </w:r>
            <w:r w:rsidRPr="00FA3EB1" w:rsidR="00FA3EB1">
              <w:rPr>
                <w:rFonts w:ascii="Sarabun" w:hAnsi="Sarabun" w:eastAsia="Sarabun" w:cs="Sarabun"/>
                <w:lang w:val="en-US" w:bidi="th-TH"/>
              </w:rPr>
              <w:t>nable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ถัดไป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6A7D83" w:rsidR="006A7D83" w:rsidP="00DE20FE" w:rsidRDefault="00EB5798" w14:paraId="3B913980" w14:textId="021660B4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="006A7D8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กดปุ่ม </w:t>
            </w:r>
            <w:r w:rsidR="006A7D83">
              <w:rPr>
                <w:rFonts w:ascii="Sarabun" w:hAnsi="Sarabun" w:eastAsia="Sarabun" w:cs="Sarabun"/>
                <w:lang w:val="en-US" w:bidi="th-TH"/>
              </w:rPr>
              <w:t>“</w:t>
            </w:r>
            <w:r w:rsidR="006A7D83">
              <w:rPr>
                <w:rFonts w:hint="cs" w:ascii="Sarabun" w:hAnsi="Sarabun" w:eastAsia="Sarabun" w:cs="Sarabun"/>
                <w:cs/>
                <w:lang w:val="en-US" w:bidi="th-TH"/>
              </w:rPr>
              <w:t>ถัดไป</w:t>
            </w:r>
            <w:r w:rsidR="006A7D83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="003E5F4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ใบเสนอขายยังไม่ลงลายมือชื่อ </w:t>
            </w:r>
            <w:r w:rsidR="006A7D83">
              <w:rPr>
                <w:rFonts w:hint="cs" w:ascii="Sarabun" w:hAnsi="Sarabun" w:eastAsia="Sarabun" w:cs="Sarabun"/>
                <w:cs/>
                <w:lang w:val="en-US" w:bidi="th-TH"/>
              </w:rPr>
              <w:t>ระบบจะต้องบันทึกลายมือชื่อลงในใบ</w:t>
            </w:r>
            <w:r w:rsidR="003E5F45">
              <w:rPr>
                <w:rFonts w:hint="cs" w:ascii="Sarabun" w:hAnsi="Sarabun" w:eastAsia="Sarabun" w:cs="Sarabun"/>
                <w:cs/>
                <w:lang w:val="en-US" w:bidi="th-TH"/>
              </w:rPr>
              <w:t>เสนอขาย</w:t>
            </w:r>
            <w:r w:rsidR="006A7D83">
              <w:rPr>
                <w:rFonts w:hint="cs" w:ascii="Sarabun" w:hAnsi="Sarabun" w:eastAsia="Sarabun" w:cs="Sarabun"/>
                <w:cs/>
                <w:lang w:val="en-US" w:bidi="th-TH"/>
              </w:rPr>
              <w:t>ให้อัตโนมัติ</w:t>
            </w:r>
          </w:p>
          <w:p w:rsidRPr="004A1577" w:rsidR="00521426" w:rsidP="00DE20FE" w:rsidRDefault="00D80BF1" w14:paraId="691F0E42" w14:textId="280A4BEB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เงื่อนไขการลงลายมือชื่อจะอ้างอิงตาม </w:t>
            </w:r>
            <w:r w:rsidRPr="00571007">
              <w:rPr>
                <w:rFonts w:hint="cs" w:ascii="Sarabun" w:hAnsi="Sarabun" w:eastAsia="Sarabun" w:cs="Sarabun"/>
                <w:b/>
                <w:bCs/>
                <w:highlight w:val="yellow"/>
                <w:lang w:val="en-US" w:bidi="th-TH"/>
              </w:rPr>
              <w:t>[</w:t>
            </w:r>
            <w:r w:rsidRPr="00571007">
              <w:rPr>
                <w:rFonts w:hint="cs" w:ascii="Sarabun" w:hAnsi="Sarabun" w:cs="Sarabun"/>
                <w:b/>
                <w:bCs/>
                <w:highlight w:val="yellow"/>
                <w:lang w:val="en-US"/>
              </w:rPr>
              <w:t xml:space="preserve">Sprint </w:t>
            </w:r>
            <w:r w:rsidR="00055478">
              <w:rPr>
                <w:rFonts w:ascii="Sarabun" w:hAnsi="Sarabun" w:cs="Sarabun"/>
                <w:b/>
                <w:bCs/>
                <w:highlight w:val="yellow"/>
                <w:lang w:val="en-US"/>
              </w:rPr>
              <w:t>4</w:t>
            </w:r>
            <w:r w:rsidRPr="00571007">
              <w:rPr>
                <w:rFonts w:hint="cs" w:ascii="Sarabun" w:hAnsi="Sarabun" w:eastAsia="Sarabun" w:cs="Sarabun"/>
                <w:b/>
                <w:bCs/>
                <w:highlight w:val="yellow"/>
                <w:lang w:val="en-US" w:bidi="th-TH"/>
              </w:rPr>
              <w:t>]</w:t>
            </w:r>
            <w:r w:rsidR="00055478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="00EB150C">
              <w:rPr>
                <w:rFonts w:hint="cs" w:ascii="Sarabun" w:hAnsi="Sarabun" w:eastAsia="Sarabun" w:cs="Sarabun"/>
                <w:cs/>
                <w:lang w:val="en-US" w:bidi="th-TH"/>
              </w:rPr>
              <w:t>โดยระบบยัง</w:t>
            </w:r>
            <w:r w:rsidR="00701832">
              <w:rPr>
                <w:rFonts w:hint="cs" w:ascii="Sarabun" w:hAnsi="Sarabun" w:eastAsia="Sarabun" w:cs="Sarabun"/>
                <w:cs/>
                <w:lang w:val="en-US" w:bidi="th-TH"/>
              </w:rPr>
              <w:t>คง</w:t>
            </w:r>
            <w:r w:rsidR="0044746F">
              <w:rPr>
                <w:rFonts w:hint="cs" w:ascii="Sarabun" w:hAnsi="Sarabun" w:eastAsia="Sarabun" w:cs="Sarabun"/>
                <w:cs/>
                <w:lang w:val="en-US" w:bidi="th-TH"/>
              </w:rPr>
              <w:t>แสดงการลง</w:t>
            </w:r>
            <w:r w:rsidRPr="00EB150C" w:rsidR="00EB150C">
              <w:rPr>
                <w:rFonts w:ascii="Sarabun" w:hAnsi="Sarabun" w:eastAsia="Sarabun" w:cs="Sarabun"/>
                <w:cs/>
                <w:lang w:val="en-US" w:bidi="th-TH"/>
              </w:rPr>
              <w:t>ลาย</w:t>
            </w:r>
            <w:r w:rsidR="0044746F">
              <w:rPr>
                <w:rFonts w:hint="cs" w:ascii="Sarabun" w:hAnsi="Sarabun" w:eastAsia="Sarabun" w:cs="Sarabun"/>
                <w:cs/>
                <w:lang w:val="en-US" w:bidi="th-TH"/>
              </w:rPr>
              <w:t>มือชื่อ</w:t>
            </w:r>
            <w:r w:rsidRPr="00EB150C" w:rsidR="00EB150C">
              <w:rPr>
                <w:rFonts w:ascii="Sarabun" w:hAnsi="Sarabun" w:eastAsia="Sarabun" w:cs="Sarabun"/>
                <w:cs/>
                <w:lang w:val="en-US" w:bidi="th-TH"/>
              </w:rPr>
              <w:t>พยาน</w:t>
            </w:r>
            <w:r w:rsidR="0044746F">
              <w:rPr>
                <w:rFonts w:hint="cs" w:ascii="Sarabun" w:hAnsi="Sarabun" w:eastAsia="Sarabun" w:cs="Sarabun"/>
                <w:cs/>
                <w:lang w:val="en-US" w:bidi="th-TH"/>
              </w:rPr>
              <w:t>เช่นเดิม</w:t>
            </w:r>
          </w:p>
          <w:p w:rsidRPr="0029167E" w:rsidR="00F60BB5" w:rsidP="00F60BB5" w:rsidRDefault="00EA1928" w14:paraId="00FCCCA8" w14:textId="799F801E">
            <w:pPr>
              <w:pStyle w:val="ListParagraph"/>
              <w:widowControl w:val="0"/>
              <w:numPr>
                <w:ilvl w:val="2"/>
                <w:numId w:val="11"/>
              </w:numPr>
              <w:spacing w:before="120" w:line="240" w:lineRule="auto"/>
              <w:ind w:left="1944"/>
              <w:rPr>
                <w:rFonts w:hint="cs" w:ascii="Sarabun" w:hAnsi="Sarabun" w:eastAsia="Sarabun" w:cs="Sarabun"/>
                <w:cs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เมื่อกดปุ่ม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ถัดไป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 w:rsidRPr="00747E7B" w:rsidR="00D912D9">
              <w:rPr>
                <w:rFonts w:hint="cs" w:ascii="Sarabun" w:hAnsi="Sarabun" w:eastAsia="Sarabun" w:cs="Sarabun"/>
                <w:cs/>
                <w:lang w:val="en-US" w:bidi="th-TH"/>
              </w:rPr>
              <w:t>ระบบจะแสดงหน้า</w:t>
            </w:r>
            <w:r w:rsidR="002B2D1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D912D9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747E7B" w:rsidR="00D912D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สำหรับให้ </w:t>
            </w:r>
            <w:r w:rsidRPr="00747E7B" w:rsidR="009477A4">
              <w:rPr>
                <w:rFonts w:ascii="Sarabun" w:hAnsi="Sarabun" w:eastAsia="Sarabun" w:cs="Sarabun"/>
                <w:b/>
                <w:bCs/>
                <w:cs/>
                <w:lang w:val="en-US" w:bidi="th-TH"/>
              </w:rPr>
              <w:t>ระบุเลขที่เอกสารดำเนินการเพิ่มเติม</w:t>
            </w:r>
            <w:r w:rsidRPr="00747E7B" w:rsidR="009477A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9477A4">
              <w:rPr>
                <w:rFonts w:ascii="Sarabun" w:hAnsi="Sarabun" w:eastAsia="Sarabun" w:cs="Sarabun"/>
                <w:lang w:val="en-US" w:bidi="th-TH"/>
              </w:rPr>
              <w:t>(</w:t>
            </w:r>
            <w:r w:rsidRPr="00747E7B" w:rsidR="009477A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เลขที่ </w:t>
            </w:r>
            <w:r w:rsidRPr="00747E7B" w:rsidR="009477A4">
              <w:rPr>
                <w:rFonts w:ascii="Sarabun" w:hAnsi="Sarabun" w:eastAsia="Sarabun" w:cs="Sarabun"/>
                <w:lang w:val="en-US" w:bidi="th-TH"/>
              </w:rPr>
              <w:t>Memo)</w:t>
            </w:r>
            <w:r w:rsidRPr="00747E7B" w:rsidR="009477A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9477A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โดยเป็น </w:t>
            </w:r>
            <w:r w:rsidR="009477A4">
              <w:rPr>
                <w:rFonts w:ascii="Sarabun" w:hAnsi="Sarabun" w:eastAsia="Sarabun" w:cs="Sarabun"/>
                <w:lang w:val="en-US" w:bidi="th-TH"/>
              </w:rPr>
              <w:t xml:space="preserve">Dropdown List </w:t>
            </w:r>
            <w:r w:rsidR="009477A4">
              <w:rPr>
                <w:rFonts w:hint="cs" w:ascii="Sarabun" w:hAnsi="Sarabun" w:eastAsia="Sarabun" w:cs="Sarabun"/>
                <w:cs/>
                <w:lang w:val="en-US" w:bidi="th-TH"/>
              </w:rPr>
              <w:t>ให้ฝ่ายขายเลือก</w:t>
            </w:r>
            <w:r w:rsidRPr="00406B73" w:rsidR="009477A4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 w:rsidR="009477A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D912D9">
              <w:rPr>
                <w:rFonts w:hint="cs" w:ascii="Sarabun" w:hAnsi="Sarabun" w:eastAsia="Sarabun" w:cs="Sarabun"/>
                <w:cs/>
                <w:lang w:val="en-US" w:bidi="th-TH"/>
              </w:rPr>
              <w:t>สำหรับส่งข้อมูล</w:t>
            </w:r>
            <w:r w:rsidR="002B2D15">
              <w:rPr>
                <w:rFonts w:hint="cs" w:ascii="Sarabun" w:hAnsi="Sarabun" w:eastAsia="Sarabun" w:cs="Sarabun"/>
                <w:cs/>
                <w:lang w:val="en-US" w:bidi="th-TH"/>
              </w:rPr>
              <w:t>ทั้ง</w:t>
            </w:r>
            <w:r w:rsidRPr="00747E7B" w:rsidR="00D912D9">
              <w:rPr>
                <w:rFonts w:hint="cs" w:ascii="Sarabun" w:hAnsi="Sarabun" w:eastAsia="Sarabun" w:cs="Sarabun"/>
                <w:cs/>
                <w:lang w:val="en-US" w:bidi="th-TH"/>
              </w:rPr>
              <w:t>ใบเสนอขายใหม่</w:t>
            </w:r>
            <w:r w:rsidR="001769F1">
              <w:rPr>
                <w:rFonts w:hint="cs" w:ascii="Sarabun" w:hAnsi="Sarabun" w:eastAsia="Sarabun" w:cs="Sarabun"/>
                <w:cs/>
                <w:lang w:val="en-US" w:bidi="th-TH"/>
              </w:rPr>
              <w:t>และใบคำขอใหม่</w:t>
            </w:r>
            <w:r w:rsidRPr="00747E7B" w:rsidR="00D912D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Pr="00747E7B" w:rsidR="00D912D9">
              <w:rPr>
                <w:rFonts w:ascii="Sarabun" w:hAnsi="Sarabun" w:eastAsia="Sarabun" w:cs="Sarabun"/>
                <w:lang w:val="en-US" w:bidi="th-TH"/>
              </w:rPr>
              <w:t>UW</w:t>
            </w:r>
            <w:r w:rsidRPr="00747E7B" w:rsidR="00D912D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 w:rsidR="00D912D9">
              <w:rPr>
                <w:rFonts w:ascii="Sarabun" w:hAnsi="Sarabun" w:eastAsia="Sarabun" w:cs="Sarabun"/>
                <w:i/>
                <w:iCs/>
                <w:lang w:val="en-US" w:bidi="th-TH"/>
              </w:rPr>
              <w:t>(</w:t>
            </w:r>
            <w:r w:rsidRPr="00747E7B" w:rsidR="00D912D9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ระบบจะต้องสามารถ </w:t>
            </w:r>
            <w:r w:rsidRPr="00747E7B" w:rsidR="00D912D9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Mapping </w:t>
            </w:r>
            <w:r w:rsidRPr="00747E7B" w:rsidR="00D912D9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>กับ</w:t>
            </w:r>
            <w:r w:rsidRPr="00747E7B" w:rsidR="00D912D9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 MemoNo.</w:t>
            </w:r>
            <w:r w:rsidRPr="00747E7B" w:rsidR="00D912D9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 ที่ทาง </w:t>
            </w:r>
            <w:r w:rsidRPr="00747E7B" w:rsidR="00D912D9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UW </w:t>
            </w:r>
            <w:r w:rsidRPr="00747E7B" w:rsidR="00D912D9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>ให้ดำเนินเพิ่มเติมได้</w:t>
            </w:r>
            <w:r w:rsidRPr="00747E7B" w:rsidR="00D912D9">
              <w:rPr>
                <w:rFonts w:ascii="Sarabun" w:hAnsi="Sarabun" w:eastAsia="Sarabun" w:cs="Sarabun"/>
                <w:i/>
                <w:iCs/>
                <w:lang w:val="en-US" w:bidi="th-TH"/>
              </w:rPr>
              <w:t>)</w:t>
            </w:r>
            <w:r w:rsidRPr="00747E7B" w:rsidR="00D912D9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747E7B" w:rsidR="00D912D9">
              <w:rPr>
                <w:rFonts w:hint="cs" w:ascii="Sarabun" w:hAnsi="Sarabun" w:eastAsia="Sarabun" w:cs="Sarabun"/>
                <w:cs/>
                <w:lang w:val="en-US" w:bidi="th-TH"/>
              </w:rPr>
              <w:t>มีเงื่อนไข ดังนี้</w:t>
            </w:r>
          </w:p>
          <w:p w:rsidRPr="00AB2216" w:rsidR="00D912D9" w:rsidP="00AB2216" w:rsidRDefault="00D912D9" w14:paraId="3F3E2979" w14:textId="6635178A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กรณีไม่</w:t>
            </w:r>
            <w:r w:rsidR="009E7259">
              <w:rPr>
                <w:rFonts w:hint="cs" w:ascii="Sarabun" w:hAnsi="Sarabun" w:eastAsia="Sarabun" w:cs="Sarabun"/>
                <w:cs/>
                <w:lang w:bidi="th-TH"/>
              </w:rPr>
              <w:t>เลือก</w:t>
            </w:r>
            <w:r w:rsidR="005E410D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CC345C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และกดปุ่ม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 w:rsidR="00AB2216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FD536C" w:rsidR="00AB2216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FD536C" w:rsidR="00AB2216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FD536C" w:rsidR="00AB2216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FD536C" w:rsidR="00AB2216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90">
              <w:r w:rsidR="00AB2216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="00AB2216">
                <w:rPr>
                  <w:rStyle w:val="Hyperlink"/>
                  <w:rFonts w:ascii="Sarabun" w:hAnsi="Sarabun" w:cs="Sarabun"/>
                  <w:cs/>
                  <w:lang w:bidi="th-TH"/>
                </w:rPr>
                <w:t>0002</w:t>
              </w:r>
            </w:hyperlink>
          </w:p>
          <w:p w:rsidRPr="00A847B9" w:rsidR="00A166F7" w:rsidP="00A166F7" w:rsidRDefault="00333EC9" w14:paraId="6D6320ED" w14:textId="6FC59612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Pr="00DD58CC" w:rsidR="00D912D9">
              <w:rPr>
                <w:rFonts w:hint="cs" w:ascii="Sarabun" w:hAnsi="Sarabun" w:eastAsia="Sarabun" w:cs="Sarabun"/>
                <w:cs/>
                <w:lang w:bidi="th-TH"/>
              </w:rPr>
              <w:t>กรณ</w:t>
            </w:r>
            <w:r w:rsidR="00D912D9">
              <w:rPr>
                <w:rFonts w:hint="cs" w:ascii="Sarabun" w:hAnsi="Sarabun" w:eastAsia="Sarabun" w:cs="Sarabun"/>
                <w:cs/>
                <w:lang w:bidi="th-TH"/>
              </w:rPr>
              <w:t>ี</w:t>
            </w:r>
            <w:r w:rsidR="001A7830">
              <w:rPr>
                <w:rFonts w:hint="cs" w:ascii="Sarabun" w:hAnsi="Sarabun" w:eastAsia="Sarabun" w:cs="Sarabun"/>
                <w:cs/>
                <w:lang w:bidi="th-TH"/>
              </w:rPr>
              <w:t>เลือก</w:t>
            </w:r>
            <w:r w:rsidR="005E410D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CC345C" w:rsidR="00D912D9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DD58CC" w:rsidR="00D912D9">
              <w:rPr>
                <w:rFonts w:hint="cs" w:ascii="Sarabun" w:hAnsi="Sarabun" w:eastAsia="Sarabun" w:cs="Sarabun"/>
                <w:cs/>
                <w:lang w:val="en-US" w:bidi="th-TH"/>
              </w:rPr>
              <w:t>ถูกต้อง</w:t>
            </w:r>
            <w:r w:rsidR="00D912D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และกดปุ่ม </w:t>
            </w:r>
            <w:r w:rsidR="00D912D9">
              <w:rPr>
                <w:rFonts w:ascii="Sarabun" w:hAnsi="Sarabun" w:eastAsia="Sarabun" w:cs="Sarabun"/>
                <w:lang w:val="en-US" w:bidi="th-TH"/>
              </w:rPr>
              <w:t>“</w:t>
            </w:r>
            <w:r w:rsidR="00D912D9"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 w:rsidR="00D912D9">
              <w:rPr>
                <w:rFonts w:ascii="Sarabun" w:hAnsi="Sarabun" w:eastAsia="Sarabun" w:cs="Sarabun"/>
                <w:lang w:val="en-US" w:bidi="th-TH"/>
              </w:rPr>
              <w:t>”</w:t>
            </w:r>
            <w:r w:rsidR="00D912D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A166F7">
              <w:rPr>
                <w:rFonts w:hint="cs" w:ascii="Sarabun" w:hAnsi="Sarabun" w:eastAsia="Sarabun" w:cs="Sarabun"/>
                <w:cs/>
                <w:lang w:val="en-US" w:bidi="th-TH"/>
              </w:rPr>
              <w:t>มีเงื่อนไข ดังนี้</w:t>
            </w:r>
          </w:p>
          <w:p w:rsidRPr="00A847B9" w:rsidR="00A166F7" w:rsidP="00A166F7" w:rsidRDefault="00A166F7" w14:paraId="0EF312EC" w14:textId="77777777">
            <w:pPr>
              <w:pStyle w:val="ListParagraph"/>
              <w:widowControl w:val="0"/>
              <w:numPr>
                <w:ilvl w:val="0"/>
                <w:numId w:val="65"/>
              </w:numPr>
              <w:spacing w:before="120" w:after="120" w:line="240" w:lineRule="auto"/>
              <w:rPr>
                <w:rFonts w:ascii="Sarabun" w:hAnsi="Sarabun" w:eastAsia="Sarabun" w:cs="Sarabun"/>
              </w:rPr>
            </w:pPr>
            <w:r w:rsidRPr="00A847B9"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Pr="00A847B9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Pr="00A847B9">
              <w:rPr>
                <w:rFonts w:ascii="Sarabun" w:hAnsi="Sarabun" w:eastAsia="Sarabun" w:cs="Sarabun"/>
                <w:lang w:val="en-US" w:bidi="th-TH"/>
              </w:rPr>
              <w:t xml:space="preserve">API Success </w:t>
            </w:r>
            <w:r w:rsidRPr="00A847B9">
              <w:rPr>
                <w:rFonts w:hint="cs" w:ascii="Sarabun" w:hAnsi="Sarabun" w:eastAsia="Sarabun" w:cs="Sarabun"/>
                <w:cs/>
                <w:lang w:val="en-US" w:bidi="th-TH"/>
              </w:rPr>
              <w:t>ระบบ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Pr="00A847B9">
              <w:rPr>
                <w:rFonts w:hint="cs" w:ascii="Sarabun" w:hAnsi="Sarabun" w:eastAsia="Sarabun" w:cs="Sarabun"/>
                <w:cs/>
                <w:lang w:val="en-US" w:bidi="th-TH"/>
              </w:rPr>
              <w:t>แสดง</w:t>
            </w:r>
            <w:r w:rsidRPr="00A847B9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A847B9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A847B9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91">
              <w:r w:rsidRPr="00A847B9">
                <w:rPr>
                  <w:rStyle w:val="Hyperlink"/>
                  <w:rFonts w:ascii="Sarabun" w:hAnsi="Sarabun" w:cs="Sarabun"/>
                  <w:lang w:val="en-US" w:bidi="th-TH"/>
                </w:rPr>
                <w:t>MSG_0260</w:t>
              </w:r>
            </w:hyperlink>
          </w:p>
          <w:p w:rsidRPr="000E7D67" w:rsidR="005040BB" w:rsidP="00DE20FE" w:rsidRDefault="005040BB" w14:paraId="0DE0E508" w14:textId="4DCE6D9D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 w:rsidRPr="008412FF"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="00D1575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กด </w:t>
            </w:r>
            <w:r w:rsidR="00D15752">
              <w:rPr>
                <w:rFonts w:hint="cs" w:ascii="Sarabun" w:hAnsi="Sarabun" w:eastAsia="Sarabun" w:cs="Sarabun"/>
                <w:lang w:val="en-US" w:bidi="th-TH"/>
              </w:rPr>
              <w:t xml:space="preserve">“&lt;” </w:t>
            </w:r>
            <w:r w:rsidR="005E342F"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Pr="008412F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กลับไปยังหน้า </w:t>
            </w:r>
            <w:r w:rsidR="00ED3003">
              <w:rPr>
                <w:rFonts w:hint="cs" w:ascii="Sarabun" w:hAnsi="Sarabun" w:eastAsia="Sarabun" w:cs="Sarabun"/>
                <w:cs/>
                <w:lang w:val="en-US" w:bidi="th-TH"/>
              </w:rPr>
              <w:t>ลงลายมือชื่อ</w:t>
            </w:r>
          </w:p>
          <w:p w:rsidRPr="006A3AC7" w:rsidR="00915AD7" w:rsidP="00915AD7" w:rsidRDefault="00DE0C64" w14:paraId="6A4E3866" w14:textId="34781889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0E7D67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="000E7D67">
              <w:rPr>
                <w:rFonts w:ascii="Sarabun" w:hAnsi="Sarabun" w:eastAsia="Sarabun" w:cs="Sarabun"/>
                <w:lang w:val="en-US" w:bidi="th-TH"/>
              </w:rPr>
              <w:t>“</w:t>
            </w:r>
            <w:r w:rsidR="000E7D67"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 w:rsidR="000E7D67">
              <w:rPr>
                <w:rFonts w:ascii="Sarabun" w:hAnsi="Sarabun" w:eastAsia="Sarabun" w:cs="Sarabun"/>
                <w:lang w:val="en-US" w:bidi="th-TH"/>
              </w:rPr>
              <w:t>”</w:t>
            </w:r>
            <w:r w:rsidR="000E7D6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142DCB">
              <w:rPr>
                <w:rFonts w:hint="cs" w:ascii="Sarabun" w:hAnsi="Sarabun" w:eastAsia="Sarabun" w:cs="Sarabun"/>
                <w:cs/>
                <w:lang w:val="en-US" w:bidi="th-TH"/>
              </w:rPr>
              <w:t>ส่งใบคำขอใหม่ (ดำเนินการเพิ่มเติม)</w:t>
            </w:r>
            <w:r w:rsidR="00222418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0E7D67">
              <w:rPr>
                <w:rFonts w:hint="cs" w:ascii="Sarabun" w:hAnsi="Sarabun" w:eastAsia="Sarabun" w:cs="Sarabun"/>
                <w:cs/>
                <w:lang w:val="en-US" w:bidi="th-TH"/>
              </w:rPr>
              <w:t>สำเร็จแล้ว ระบบจะ</w:t>
            </w:r>
            <w:r w:rsidR="00142DCB">
              <w:rPr>
                <w:rFonts w:hint="cs" w:ascii="Sarabun" w:hAnsi="Sarabun" w:eastAsia="Sarabun" w:cs="Sarabun"/>
                <w:cs/>
                <w:lang w:val="en-US" w:bidi="th-TH"/>
              </w:rPr>
              <w:t>ส่ง</w:t>
            </w:r>
            <w:r w:rsidR="00FD3478">
              <w:rPr>
                <w:rFonts w:hint="cs" w:ascii="Sarabun" w:hAnsi="Sarabun" w:eastAsia="Sarabun" w:cs="Sarabun"/>
                <w:cs/>
                <w:lang w:val="en-US" w:bidi="th-TH"/>
              </w:rPr>
              <w:t>ทั้ง</w:t>
            </w:r>
            <w:r w:rsidR="00142DCB">
              <w:rPr>
                <w:rFonts w:hint="cs" w:ascii="Sarabun" w:hAnsi="Sarabun" w:eastAsia="Sarabun" w:cs="Sarabun"/>
                <w:cs/>
                <w:lang w:val="en-US" w:bidi="th-TH"/>
              </w:rPr>
              <w:t>ใบเสนอขายใหม่</w:t>
            </w:r>
            <w:r w:rsidR="000E7D67">
              <w:rPr>
                <w:rFonts w:hint="cs" w:ascii="Sarabun" w:hAnsi="Sarabun" w:eastAsia="Sarabun" w:cs="Sarabun"/>
                <w:cs/>
                <w:lang w:val="en-US" w:bidi="th-TH"/>
              </w:rPr>
              <w:t>และใบคำขอใหม่</w:t>
            </w:r>
            <w:r w:rsidR="009A008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(</w:t>
            </w:r>
            <w:r w:rsidRPr="009F0FDB" w:rsidR="009F0FDB">
              <w:rPr>
                <w:rFonts w:ascii="Sarabun" w:hAnsi="Sarabun" w:eastAsia="Sarabun" w:cs="Sarabun"/>
                <w:cs/>
                <w:lang w:val="en-US" w:bidi="th-TH"/>
              </w:rPr>
              <w:t>ดำเนินการเพิ่มเติม</w:t>
            </w:r>
            <w:r w:rsidR="009F0FD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9A0089">
              <w:rPr>
                <w:rFonts w:ascii="Sarabun" w:hAnsi="Sarabun" w:eastAsia="Sarabun" w:cs="Sarabun"/>
                <w:lang w:val="en-US" w:bidi="th-TH"/>
              </w:rPr>
              <w:t xml:space="preserve">2 </w:t>
            </w:r>
            <w:r w:rsidR="009A008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เอกสาร) </w:t>
            </w:r>
            <w:r w:rsidR="000E7D6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="000E7D67">
              <w:rPr>
                <w:rFonts w:ascii="Sarabun" w:hAnsi="Sarabun" w:eastAsia="Sarabun" w:cs="Sarabun"/>
                <w:lang w:val="en-US" w:bidi="th-TH"/>
              </w:rPr>
              <w:t>UW</w:t>
            </w:r>
          </w:p>
          <w:p w:rsidRPr="002217E2" w:rsidR="00F25815" w:rsidP="00DE20FE" w:rsidRDefault="00F25815" w14:paraId="54F4C685" w14:textId="6D62A17C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i/>
                <w:iCs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="00604A37">
              <w:rPr>
                <w:rFonts w:hint="cs" w:ascii="Sarabun" w:hAnsi="Sarabun" w:eastAsia="Sarabun" w:cs="Sarabun"/>
                <w:cs/>
                <w:lang w:val="en-US" w:bidi="th-TH"/>
              </w:rPr>
              <w:t>เลือก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ส่ง</w:t>
            </w:r>
            <w:r w:rsidRPr="00CC345C">
              <w:rPr>
                <w:rFonts w:ascii="Sarabun" w:hAnsi="Sarabun" w:eastAsia="Sarabun" w:cs="Sarabun"/>
                <w:cs/>
                <w:lang w:bidi="th-TH"/>
              </w:rPr>
              <w:t>เอกสารดำเนินการเพิ่มเติม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อีกรายการ ระบบจะไม่แสดง</w:t>
            </w:r>
            <w:r w:rsidRPr="00CC345C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ที่เคยเลือกส่งไปแล้ว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ฝ่ายขายเคยเลือกเลขที่ </w:t>
            </w:r>
            <w:r w:rsidR="00C35730">
              <w:rPr>
                <w:rFonts w:ascii="Sarabun" w:hAnsi="Sarabun" w:eastAsia="Sarabun" w:cs="Sarabun"/>
                <w:lang w:val="en-US" w:bidi="th-TH"/>
              </w:rPr>
              <w:t>T000126/2569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เมื่อดำเนินการ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ส่งใบคำขอใหม่ (ดำเนินการเพิ่มเติม)</w:t>
            </w:r>
            <w:r w:rsidR="00655333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อีกครั้ง ระบบจะไม่แสดงตัวเลือก </w:t>
            </w:r>
            <w:r w:rsidR="00C35730">
              <w:rPr>
                <w:rFonts w:ascii="Sarabun" w:hAnsi="Sarabun" w:eastAsia="Sarabun" w:cs="Sarabun"/>
                <w:lang w:val="en-US" w:bidi="th-TH"/>
              </w:rPr>
              <w:t>T000126/2569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ใน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Dropdown List </w:t>
            </w:r>
            <w:r w:rsidRPr="00655333">
              <w:rPr>
                <w:rFonts w:ascii="Sarabun" w:hAnsi="Sarabun" w:eastAsia="Sarabun" w:cs="Sarabun"/>
                <w:i/>
                <w:iCs/>
                <w:lang w:val="en-US" w:bidi="th-TH"/>
              </w:rPr>
              <w:t>(</w:t>
            </w:r>
            <w:r w:rsidRPr="00655333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ระบบจะแสดง</w:t>
            </w:r>
            <w:r w:rsidRPr="00655333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655333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ที่เป็นเลขล่าสุดเท่านั้น โดยข้อมูล</w:t>
            </w:r>
            <w:r w:rsidRPr="00655333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655333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จะมาจาก </w:t>
            </w:r>
            <w:r w:rsidRPr="00655333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API </w:t>
            </w:r>
            <w:r w:rsidRPr="00655333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ของทาง </w:t>
            </w:r>
            <w:r w:rsidRPr="00655333">
              <w:rPr>
                <w:rFonts w:ascii="Sarabun" w:hAnsi="Sarabun" w:eastAsia="Sarabun" w:cs="Sarabun"/>
                <w:i/>
                <w:iCs/>
                <w:lang w:val="en-US" w:bidi="th-TH"/>
              </w:rPr>
              <w:t>UW)</w:t>
            </w:r>
            <w:r w:rsidRPr="00655333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 </w:t>
            </w:r>
          </w:p>
          <w:p w:rsidRPr="00E200A2" w:rsidR="008126EB" w:rsidP="008126EB" w:rsidRDefault="002217E2" w14:paraId="473BAF0C" w14:textId="6D963C98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Pr="00EC04C7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 API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ของทาง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EC04C7">
              <w:rPr>
                <w:rFonts w:hint="cs" w:ascii="Sarabun" w:hAnsi="Sarabun" w:eastAsia="Sarabun" w:cs="Sarabun"/>
                <w:cs/>
                <w:lang w:bidi="th-TH"/>
              </w:rPr>
              <w:t xml:space="preserve">มีการส่งเลขที่เอกสารดำเนินการเพิ่มเติม </w:t>
            </w:r>
            <w:r w:rsidRPr="00EC04C7">
              <w:rPr>
                <w:rFonts w:ascii="Sarabun" w:hAnsi="Sarabun" w:eastAsia="Sarabun" w:cs="Sarabun"/>
                <w:lang w:val="en-US" w:bidi="th-TH"/>
              </w:rPr>
              <w:t>(e-Memo)</w:t>
            </w:r>
            <w:r w:rsidRPr="00EC04C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มามากกว่า </w:t>
            </w:r>
            <w:r w:rsidRPr="00EC04C7">
              <w:rPr>
                <w:rFonts w:ascii="Sarabun" w:hAnsi="Sarabun" w:eastAsia="Sarabun" w:cs="Sarabun"/>
                <w:lang w:val="en-US" w:bidi="th-TH"/>
              </w:rPr>
              <w:t xml:space="preserve">1 </w:t>
            </w:r>
            <w:r w:rsidRPr="00EC04C7">
              <w:rPr>
                <w:rFonts w:hint="cs" w:ascii="Sarabun" w:hAnsi="Sarabun" w:eastAsia="Sarabun" w:cs="Sarabun"/>
                <w:cs/>
                <w:lang w:val="en-US" w:bidi="th-TH"/>
              </w:rPr>
              <w:t>ครั้ง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AF5A1A">
              <w:rPr>
                <w:rFonts w:ascii="Sarabun" w:hAnsi="Sarabun" w:eastAsia="Sarabun" w:cs="Sarabun"/>
                <w:cs/>
                <w:lang w:bidi="th-TH"/>
              </w:rPr>
              <w:t xml:space="preserve">(การแจ้งซ้ำเบิ้ลเข้ามาในระบบ)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ซึ่งจะมีการ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Cancel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หรือไม่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Cancel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ก็ตาม เมื่อกดเข้ามา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747E7B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747E7B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EC04C7">
              <w:rPr>
                <w:rFonts w:hint="cs" w:ascii="Sarabun" w:hAnsi="Sarabun" w:eastAsia="Sarabun" w:cs="Sarabun"/>
                <w:cs/>
                <w:lang w:val="en-US" w:bidi="th-TH"/>
              </w:rPr>
              <w:t>ทาง</w:t>
            </w:r>
            <w:r w:rsidRPr="00EC04C7">
              <w:rPr>
                <w:rFonts w:hint="cs" w:ascii="Sarabun" w:hAnsi="Sarabun" w:eastAsia="Sarabun" w:cs="Sarabun"/>
                <w:cs/>
                <w:lang w:bidi="th-TH"/>
              </w:rPr>
              <w:t>ระบบจะ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ต้องตรวจสอบ</w:t>
            </w:r>
            <w:r w:rsidRPr="00FE3912">
              <w:rPr>
                <w:rFonts w:hint="cs"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เลขที่เอกสารดำเนินการเพิ่มเติมที่เป็นเลขล่าสุดเท่านั้นใน </w:t>
            </w:r>
            <w:r w:rsidRPr="00FE3912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FE3912">
              <w:rPr>
                <w:rFonts w:hint="cs" w:ascii="Sarabun" w:hAnsi="Sarabun" w:eastAsia="Sarabun" w:cs="Sarabun"/>
                <w:cs/>
                <w:lang w:bidi="th-TH"/>
              </w:rPr>
              <w:t xml:space="preserve"> เช่น ทาง </w:t>
            </w:r>
            <w:r w:rsidRPr="00FE3912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FE3912">
              <w:rPr>
                <w:rFonts w:hint="cs" w:ascii="Sarabun" w:hAnsi="Sarabun" w:eastAsia="Sarabun" w:cs="Sarabun"/>
                <w:cs/>
                <w:lang w:bidi="th-TH"/>
              </w:rPr>
              <w:t xml:space="preserve">ส่งเลขที่ </w:t>
            </w:r>
            <w:r w:rsidR="004B22C0">
              <w:rPr>
                <w:rFonts w:ascii="Sarabun" w:hAnsi="Sarabun" w:eastAsia="Sarabun" w:cs="Sarabun"/>
                <w:lang w:val="en-US" w:bidi="th-TH"/>
              </w:rPr>
              <w:t>T000121/2569, T000122/2569</w:t>
            </w:r>
            <w:r w:rsidRPr="00FE3912">
              <w:rPr>
                <w:rFonts w:ascii="Sarabun" w:hAnsi="Sarabun" w:eastAsia="Sarabun" w:cs="Sarabun"/>
                <w:lang w:val="en-US" w:bidi="th-TH"/>
              </w:rPr>
              <w:t xml:space="preserve">,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FE3912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FE391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ระบบจะแสดงเลขที่ล่าสุด คือ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FE391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</w:p>
          <w:p w:rsidRPr="00FD536C" w:rsidR="002217E2" w:rsidP="002217E2" w:rsidRDefault="002217E2" w14:paraId="3A1FC5EA" w14:textId="1E2A4813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144" w:hanging="1076"/>
              <w:rPr>
                <w:rFonts w:ascii="Sarabun" w:hAnsi="Sarabun" w:eastAsia="Sarabun" w:cs="Sarabun"/>
              </w:rPr>
            </w:pP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ฝ่ายขายดำเนินการ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เลือกเลขที่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ที่เป็นเลขที่เอกสารล่าสุด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แต่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ณ ขณะนั้นทาง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มีการส่งเลขที่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เข้ามาใหม่อีกครั้ง ระบบจะไม่แสดงเลขที่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ถ้าฝ่ายขายเลือกเลขที่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แล้ว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4B525C">
              <w:rPr>
                <w:rFonts w:ascii="Sarabun" w:hAnsi="Sarabun" w:eastAsia="Sarabun" w:cs="Sarabun"/>
                <w:lang w:bidi="th-TH"/>
              </w:rPr>
              <w:t>“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4B525C">
              <w:rPr>
                <w:rFonts w:ascii="Sarabun" w:hAnsi="Sarabun" w:eastAsia="Sarabun" w:cs="Sarabun"/>
                <w:lang w:bidi="th-TH"/>
              </w:rPr>
              <w:t>”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ระบบจะตรวจสอบเลขที่เอกสารดำเนินการเพิ่มเติม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(e-Memo)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ว่าเป็นเลขล่าสุดหรือไม่ หากไม่ใช่เลขที่ล่าสุด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FD536C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FD536C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FD536C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FD536C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92">
              <w:r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>
                <w:rPr>
                  <w:rStyle w:val="Hyperlink"/>
                  <w:rFonts w:ascii="Sarabun" w:hAnsi="Sarabun" w:cs="Sarabun"/>
                  <w:cs/>
                  <w:lang w:bidi="th-TH"/>
                </w:rPr>
                <w:t>0259</w:t>
              </w:r>
            </w:hyperlink>
            <w:r w:rsidRPr="00FD536C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Pr="007D76D9" w:rsidR="007952F8" w:rsidP="007952F8" w:rsidRDefault="002217E2" w14:paraId="70599F0C" w14:textId="571BCC34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144" w:hanging="1076"/>
              <w:rPr>
                <w:rFonts w:ascii="Sarabun" w:hAnsi="Sarabun" w:eastAsia="Sarabun" w:cs="Sarabun"/>
              </w:rPr>
            </w:pP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หลังจากกดปุ่ม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8A5332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P</w:t>
            </w:r>
            <w:r w:rsidRPr="008A5332">
              <w:rPr>
                <w:rFonts w:ascii="Sarabun" w:hAnsi="Sarabun" w:eastAsia="Sarabun" w:cs="Sarabun"/>
              </w:rPr>
              <w:t>op</w:t>
            </w:r>
            <w:r>
              <w:rPr>
                <w:rFonts w:ascii="Sarabun" w:hAnsi="Sarabun" w:eastAsia="Sarabun" w:cs="Sarabun"/>
                <w:lang w:val="en-US"/>
              </w:rPr>
              <w:t>-</w:t>
            </w:r>
            <w:r w:rsidRPr="008A5332">
              <w:rPr>
                <w:rFonts w:ascii="Sarabun" w:hAnsi="Sarabun" w:eastAsia="Sarabun" w:cs="Sarabun"/>
              </w:rPr>
              <w:t xml:space="preserve">up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เมื่อกดที่ </w:t>
            </w:r>
            <w:r>
              <w:rPr>
                <w:rFonts w:ascii="Sarabun" w:hAnsi="Sarabun" w:eastAsia="Sarabun" w:cs="Sarabun"/>
                <w:lang w:val="en-US" w:bidi="th-TH"/>
              </w:rPr>
              <w:t>Dropdown List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เลือก</w:t>
            </w:r>
            <w:r w:rsidRPr="0019400F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 ระบบจะแสดงเลขที่เอกสารที่</w:t>
            </w:r>
            <w:r w:rsidRPr="008A5332">
              <w:rPr>
                <w:rFonts w:ascii="Sarabun" w:hAnsi="Sarabun" w:eastAsia="Sarabun" w:cs="Sarabun"/>
              </w:rPr>
              <w:t xml:space="preserve"> active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และจะไม่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5365B9">
              <w:rPr>
                <w:rFonts w:hint="cs" w:ascii="Sarabun" w:hAnsi="Sarabun" w:eastAsia="Sarabun" w:cs="Sarabun"/>
                <w:cs/>
                <w:lang w:bidi="th-TH"/>
              </w:rPr>
              <w:t>เลขที่เอกสาร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>
              <w:rPr>
                <w:rFonts w:ascii="Sarabun" w:hAnsi="Sarabun" w:eastAsia="Sarabun" w:cs="Sarabun"/>
                <w:lang w:val="en-US" w:bidi="th-TH"/>
              </w:rPr>
              <w:t>i</w:t>
            </w:r>
            <w:r w:rsidRPr="00610E0B">
              <w:rPr>
                <w:rFonts w:ascii="Sarabun" w:hAnsi="Sarabun" w:eastAsia="Sarabun" w:cs="Sarabun"/>
                <w:lang w:val="en-US" w:bidi="th-TH"/>
              </w:rPr>
              <w:t xml:space="preserve">nactive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ในระบบ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และจะไม่แสดง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ในระบบ</w:t>
            </w:r>
          </w:p>
          <w:p w:rsidRPr="008B595D" w:rsidR="002217E2" w:rsidP="002217E2" w:rsidRDefault="002217E2" w14:paraId="2BAB45D9" w14:textId="77777777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ก</w:t>
            </w:r>
            <w:r w:rsidRPr="00D96CAC">
              <w:rPr>
                <w:rFonts w:hint="cs" w:ascii="Sarabun" w:hAnsi="Sarabun" w:eastAsia="Sarabun" w:cs="Sarabun"/>
                <w:cs/>
                <w:lang w:bidi="th-TH"/>
              </w:rPr>
              <w:t>รณี</w:t>
            </w:r>
            <w:r w:rsidRPr="00D96CAC">
              <w:rPr>
                <w:rFonts w:ascii="Sarabun" w:hAnsi="Sarabun" w:eastAsia="Sarabun" w:cs="Sarabun"/>
                <w:lang w:bidi="th-TH"/>
              </w:rPr>
              <w:t xml:space="preserve"> API </w:t>
            </w:r>
            <w:r w:rsidRPr="00D96CAC">
              <w:rPr>
                <w:rFonts w:hint="cs" w:ascii="Sarabun" w:hAnsi="Sarabun" w:eastAsia="Sarabun" w:cs="Sarabun"/>
                <w:cs/>
                <w:lang w:bidi="th-TH"/>
              </w:rPr>
              <w:t xml:space="preserve">ของทาง </w:t>
            </w:r>
            <w:r w:rsidRPr="00D96CAC">
              <w:rPr>
                <w:rFonts w:ascii="Sarabun" w:hAnsi="Sarabun" w:eastAsia="Sarabun" w:cs="Sarabun"/>
                <w:lang w:bidi="th-TH"/>
              </w:rPr>
              <w:t xml:space="preserve">UW </w:t>
            </w:r>
            <w:r w:rsidRPr="00D96CAC">
              <w:rPr>
                <w:rFonts w:hint="cs" w:ascii="Sarabun" w:hAnsi="Sarabun" w:eastAsia="Sarabun" w:cs="Sarabun"/>
                <w:cs/>
                <w:lang w:bidi="th-TH"/>
              </w:rPr>
              <w:t xml:space="preserve">มีการส่งเลขที่เอกสารดำเนินการเพิ่มเติม </w:t>
            </w:r>
            <w:r w:rsidRPr="00D96CAC">
              <w:rPr>
                <w:rFonts w:ascii="Sarabun" w:hAnsi="Sarabun" w:eastAsia="Sarabun" w:cs="Sarabun"/>
                <w:lang w:bidi="th-TH"/>
              </w:rPr>
              <w:t>(e-Memo)</w:t>
            </w:r>
            <w:r w:rsidRPr="00D96CAC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แล้ว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API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พบปัญหาต่างๆ ไม่สามารถเรียกมาที่ระบบ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TL Smart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ได้ เช่น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API Error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Server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มีปัญหาต่างๆ ทาง</w:t>
            </w:r>
            <w:r w:rsidRPr="00D96CAC">
              <w:rPr>
                <w:rFonts w:hint="cs" w:ascii="Sarabun" w:hAnsi="Sarabun" w:eastAsia="Sarabun" w:cs="Sarabun"/>
                <w:cs/>
                <w:lang w:bidi="th-TH"/>
              </w:rPr>
              <w:t>ระบบจะ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ต้อง</w:t>
            </w:r>
            <w:r w:rsidRPr="00D96CAC">
              <w:rPr>
                <w:rFonts w:hint="cs" w:ascii="Sarabun" w:hAnsi="Sarabun" w:eastAsia="Sarabun" w:cs="Sarabun"/>
                <w:cs/>
                <w:lang w:bidi="th-TH"/>
              </w:rPr>
              <w:t xml:space="preserve">ตรวจสอบเลขที่เอกสารดำเนินการเพิ่มเติม </w:t>
            </w:r>
            <w:r w:rsidRPr="00D96CAC">
              <w:rPr>
                <w:rFonts w:ascii="Sarabun" w:hAnsi="Sarabun" w:eastAsia="Sarabun" w:cs="Sarabun"/>
                <w:lang w:bidi="th-TH"/>
              </w:rPr>
              <w:t xml:space="preserve">(e-Memo) </w:t>
            </w:r>
            <w:r w:rsidRPr="00D96CAC">
              <w:rPr>
                <w:rFonts w:hint="cs" w:ascii="Sarabun" w:hAnsi="Sarabun" w:eastAsia="Sarabun" w:cs="Sarabun"/>
                <w:cs/>
                <w:lang w:bidi="th-TH"/>
              </w:rPr>
              <w:t>ว่าเป็นเลขล่าสุดหรือไม่ หากไม่ใช่เลขที่ล่าสุด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8B595D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8B595D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8B595D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8B595D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8B595D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93">
              <w:r w:rsidRPr="008B595D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8B595D">
                <w:rPr>
                  <w:rStyle w:val="Hyperlink"/>
                  <w:rFonts w:ascii="Sarabun" w:hAnsi="Sarabun" w:cs="Sarabun"/>
                  <w:cs/>
                  <w:lang w:bidi="th-TH"/>
                </w:rPr>
                <w:t>0259</w:t>
              </w:r>
            </w:hyperlink>
            <w:r w:rsidRPr="008B595D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Pr="00C96260" w:rsidR="00F86135" w:rsidP="00DD745D" w:rsidRDefault="002217E2" w14:paraId="723087EF" w14:textId="23975344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144" w:hanging="1076"/>
              <w:rPr>
                <w:rFonts w:ascii="Sarabun" w:hAnsi="Sarabun" w:eastAsia="Sarabun" w:cs="Sarabun"/>
              </w:rPr>
            </w:pP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หลังจากกดปุ่ม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8A5332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P</w:t>
            </w:r>
            <w:r w:rsidRPr="008A5332">
              <w:rPr>
                <w:rFonts w:ascii="Sarabun" w:hAnsi="Sarabun" w:eastAsia="Sarabun" w:cs="Sarabun"/>
              </w:rPr>
              <w:t>op</w:t>
            </w:r>
            <w:r>
              <w:rPr>
                <w:rFonts w:ascii="Sarabun" w:hAnsi="Sarabun" w:eastAsia="Sarabun" w:cs="Sarabun"/>
                <w:lang w:val="en-US"/>
              </w:rPr>
              <w:t>-</w:t>
            </w:r>
            <w:r w:rsidRPr="008A5332">
              <w:rPr>
                <w:rFonts w:ascii="Sarabun" w:hAnsi="Sarabun" w:eastAsia="Sarabun" w:cs="Sarabun"/>
              </w:rPr>
              <w:t xml:space="preserve">up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เมื่อกดที่ </w:t>
            </w:r>
            <w:r>
              <w:rPr>
                <w:rFonts w:ascii="Sarabun" w:hAnsi="Sarabun" w:eastAsia="Sarabun" w:cs="Sarabun"/>
                <w:lang w:val="en-US" w:bidi="th-TH"/>
              </w:rPr>
              <w:t>Dropdown List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เลือก</w:t>
            </w:r>
            <w:r w:rsidRPr="0019400F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 ระบบจะแสดงเลขที่เอกสารที่</w:t>
            </w:r>
            <w:r w:rsidRPr="008A5332">
              <w:rPr>
                <w:rFonts w:ascii="Sarabun" w:hAnsi="Sarabun" w:eastAsia="Sarabun" w:cs="Sarabun"/>
              </w:rPr>
              <w:t xml:space="preserve"> active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และจะไม่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5365B9">
              <w:rPr>
                <w:rFonts w:hint="cs" w:ascii="Sarabun" w:hAnsi="Sarabun" w:eastAsia="Sarabun" w:cs="Sarabun"/>
                <w:cs/>
                <w:lang w:bidi="th-TH"/>
              </w:rPr>
              <w:t>เลขที่เอกสาร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>
              <w:rPr>
                <w:rFonts w:ascii="Sarabun" w:hAnsi="Sarabun" w:eastAsia="Sarabun" w:cs="Sarabun"/>
                <w:lang w:val="en-US" w:bidi="th-TH"/>
              </w:rPr>
              <w:t>i</w:t>
            </w:r>
            <w:r w:rsidRPr="00610E0B">
              <w:rPr>
                <w:rFonts w:ascii="Sarabun" w:hAnsi="Sarabun" w:eastAsia="Sarabun" w:cs="Sarabun"/>
                <w:lang w:val="en-US" w:bidi="th-TH"/>
              </w:rPr>
              <w:t xml:space="preserve">nactive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ในระบบ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และจะไม่แสดง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ในระบบ</w:t>
            </w:r>
          </w:p>
          <w:p w:rsidRPr="00C96260" w:rsidR="00C96260" w:rsidP="00C96260" w:rsidRDefault="00C96260" w14:paraId="42EC44C1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</w:p>
          <w:p w:rsidRPr="001A7A8D" w:rsidR="001F29D8" w:rsidP="001F29D8" w:rsidRDefault="002217E2" w14:paraId="3352B71A" w14:textId="31FD2DF8">
            <w:pPr>
              <w:pStyle w:val="ListParagraph"/>
              <w:widowControl w:val="0"/>
              <w:numPr>
                <w:ilvl w:val="2"/>
                <w:numId w:val="11"/>
              </w:numPr>
              <w:spacing w:line="240" w:lineRule="auto"/>
              <w:ind w:left="1944"/>
              <w:rPr>
                <w:rFonts w:ascii="Sarabun" w:hAnsi="Sarabun" w:eastAsia="Sarabun" w:cs="Sarabun"/>
                <w:cs/>
                <w:lang w:val="en-US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Pr="00187A5C">
              <w:rPr>
                <w:rFonts w:hint="cs" w:ascii="Sarabun" w:hAnsi="Sarabun" w:eastAsia="Sarabun" w:cs="Sarabun"/>
                <w:cs/>
                <w:lang w:bidi="th-TH"/>
              </w:rPr>
              <w:t>เมื่อ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ระบบ</w:t>
            </w:r>
            <w:r>
              <w:rPr>
                <w:rFonts w:ascii="Sarabun" w:hAnsi="Sarabun" w:eastAsia="Sarabun" w:cs="Sarabun"/>
                <w:cs/>
                <w:lang w:val="en-US" w:bidi="th-TH"/>
              </w:rPr>
              <w:t>ส่ง</w:t>
            </w:r>
            <w:r w:rsidRPr="006416A4">
              <w:rPr>
                <w:rFonts w:ascii="Sarabun" w:hAnsi="Sarabun" w:eastAsia="Sarabun" w:cs="Sarabun"/>
                <w:cs/>
                <w:lang w:val="en-US" w:bidi="th-TH"/>
              </w:rPr>
              <w:t xml:space="preserve">ใบคำขอใหม่ (ดำเนินการเพิ่มเติม)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เรียบร้อย</w:t>
            </w:r>
            <w:r w:rsidRPr="00FA364F">
              <w:rPr>
                <w:rFonts w:hint="cs" w:ascii="Sarabun" w:hAnsi="Sarabun" w:eastAsia="Sarabun" w:cs="Sarabun"/>
                <w:cs/>
                <w:lang w:bidi="th-TH"/>
              </w:rPr>
              <w:t xml:space="preserve">แล้ว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จะกลับมายัง</w:t>
            </w:r>
            <w:r w:rsidRPr="008412F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หน้า </w:t>
            </w:r>
            <w:r w:rsidRPr="006416A4" w:rsidR="00B3093A">
              <w:rPr>
                <w:rFonts w:ascii="Sarabun" w:hAnsi="Sarabun" w:eastAsia="Sarabun" w:cs="Sarabun"/>
                <w:cs/>
                <w:lang w:val="en-US" w:bidi="th-TH"/>
              </w:rPr>
              <w:t xml:space="preserve">รายการใบคำขอ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FA364F">
              <w:rPr>
                <w:rFonts w:hint="cs" w:ascii="Sarabun" w:hAnsi="Sarabun" w:eastAsia="Sarabun" w:cs="Sarabun"/>
                <w:cs/>
                <w:lang w:bidi="th-TH"/>
              </w:rPr>
              <w:t>ระบบจะแสดงรายการ</w:t>
            </w:r>
            <w:r w:rsidRPr="006416A4" w:rsidR="00B34C34">
              <w:rPr>
                <w:rFonts w:ascii="Sarabun" w:hAnsi="Sarabun" w:eastAsia="Sarabun" w:cs="Sarabun"/>
                <w:cs/>
                <w:lang w:val="en-US" w:bidi="th-TH"/>
              </w:rPr>
              <w:t>ใบคำขอใหม่</w:t>
            </w:r>
            <w:r w:rsidRPr="00FA364F">
              <w:rPr>
                <w:rFonts w:hint="cs" w:ascii="Sarabun" w:hAnsi="Sarabun" w:eastAsia="Sarabun" w:cs="Sarabun"/>
                <w:cs/>
                <w:lang w:bidi="th-TH"/>
              </w:rPr>
              <w:t>ที่ได้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ส่งสำหรับ</w:t>
            </w:r>
            <w:r w:rsidRPr="00187A5C">
              <w:rPr>
                <w:rFonts w:ascii="Sarabun" w:hAnsi="Sarabun" w:eastAsia="Sarabun" w:cs="Sarabun"/>
                <w:cs/>
                <w:lang w:bidi="th-TH"/>
              </w:rPr>
              <w:t>ดำเนินการเพิ่มเติม</w:t>
            </w:r>
            <w:r w:rsidRPr="00FA364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Pr="00FA364F">
              <w:rPr>
                <w:rFonts w:ascii="Sarabun" w:hAnsi="Sarabun" w:eastAsia="Sarabun" w:cs="Sarabun"/>
                <w:lang w:val="en-US" w:bidi="th-TH"/>
              </w:rPr>
              <w:t>UW</w:t>
            </w:r>
            <w:r w:rsidRPr="00FA364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ซึ่งจะ</w:t>
            </w:r>
            <w:r w:rsidRPr="003F3887">
              <w:rPr>
                <w:rFonts w:ascii="Sarabun" w:hAnsi="Sarabun" w:eastAsia="Sarabun" w:cs="Sarabun"/>
                <w:cs/>
                <w:lang w:val="en-US" w:bidi="th-TH"/>
              </w:rPr>
              <w:t>ไม่สามารถกดที่แถวของตารางได้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โดยจะ</w:t>
            </w:r>
            <w:r w:rsidRPr="00FA364F">
              <w:rPr>
                <w:rFonts w:hint="cs" w:ascii="Sarabun" w:hAnsi="Sarabun" w:eastAsia="Sarabun" w:cs="Sarabun"/>
                <w:cs/>
                <w:lang w:val="en-US" w:bidi="th-TH"/>
              </w:rPr>
              <w:t>มีสถานะใหม่</w:t>
            </w:r>
            <w:r w:rsidRPr="008A27B5" w:rsidR="008A27B5">
              <w:rPr>
                <w:rFonts w:ascii="Sarabun" w:hAnsi="Sarabun" w:eastAsia="Sarabun" w:cs="Sarabun"/>
                <w:lang w:val="en" w:bidi="th-TH"/>
              </w:rPr>
              <w:t xml:space="preserve">ตามเอกสาร </w:t>
            </w:r>
            <w:hyperlink r:id="rId94">
              <w:r w:rsidRPr="008A27B5" w:rsidR="008A27B5">
                <w:rPr>
                  <w:rStyle w:val="Hyperlink"/>
                  <w:rFonts w:ascii="Sarabun" w:hAnsi="Sarabun" w:eastAsia="Sarabun" w:cs="Sarabun"/>
                  <w:lang w:val="en" w:bidi="th-TH"/>
                </w:rPr>
                <w:t>[NASA] Status Master</w:t>
              </w:r>
            </w:hyperlink>
            <w:r w:rsidRPr="00FA364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ดังนี้</w:t>
            </w:r>
          </w:p>
          <w:p w:rsidRPr="00F25A82" w:rsidR="00F25A82" w:rsidP="00F25A82" w:rsidRDefault="00F25A82" w14:paraId="70AFE29A" w14:textId="77777777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b/>
                <w:bCs/>
              </w:rPr>
            </w:pPr>
            <w:r w:rsidRPr="00F25A82">
              <w:rPr>
                <w:rFonts w:ascii="Sarabun" w:hAnsi="Sarabun" w:eastAsia="Sarabun" w:cs="Sarabun"/>
                <w:b/>
                <w:bCs/>
                <w:lang w:val="en-US"/>
              </w:rPr>
              <w:t>New Core (Insuremo)</w:t>
            </w:r>
            <w:r w:rsidRPr="00F25A82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</w:p>
          <w:p w:rsidRPr="00F25A82" w:rsidR="003500D4" w:rsidP="00F25A82" w:rsidRDefault="003500D4" w14:paraId="0AD65A3E" w14:textId="39A3BA62">
            <w:pPr>
              <w:widowControl w:val="0"/>
              <w:spacing w:before="120" w:after="120" w:line="240" w:lineRule="auto"/>
              <w:ind w:left="2072"/>
              <w:rPr>
                <w:rFonts w:ascii="Sarabun" w:hAnsi="Sarabun" w:eastAsia="Sarabun" w:cs="Sarabun"/>
                <w:b/>
                <w:bCs/>
              </w:rPr>
            </w:pPr>
            <w:r w:rsidRPr="00F25A82">
              <w:rPr>
                <w:rFonts w:ascii="Sarabun" w:hAnsi="Sarabun" w:eastAsia="Sarabun" w:cs="Sarabun"/>
                <w:lang w:val="en-US" w:bidi="th-TH"/>
              </w:rPr>
              <w:t>Call API uploadInsureDoc</w:t>
            </w:r>
          </w:p>
          <w:p w:rsidRPr="001F29D8" w:rsidR="0096255A" w:rsidP="0096255A" w:rsidRDefault="003500D4" w14:paraId="023CA53A" w14:textId="73F1203A">
            <w:pPr>
              <w:pStyle w:val="ListParagraph"/>
              <w:widowControl w:val="0"/>
              <w:numPr>
                <w:ilvl w:val="0"/>
                <w:numId w:val="62"/>
              </w:numPr>
              <w:spacing w:before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BC052B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รอดำเนินการส่งเอกสารใหม่</w:t>
            </w:r>
            <w:r w:rsidRPr="00BC052B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(API Success)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BC052B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6416A4" w:rsidR="004E055B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6416A4" w:rsidR="004E055B">
              <w:rPr>
                <w:rFonts w:ascii="Sarabun" w:hAnsi="Sarabun" w:eastAsia="Sarabun" w:cs="Sarabun"/>
                <w:lang w:val="en-US"/>
              </w:rPr>
              <w:t xml:space="preserve">PDF </w:t>
            </w:r>
            <w:r w:rsidRPr="006416A4" w:rsidR="004E055B">
              <w:rPr>
                <w:rFonts w:ascii="Sarabun" w:hAnsi="Sarabun" w:eastAsia="Sarabun" w:cs="Sarabun"/>
                <w:cs/>
                <w:lang w:val="en-US" w:bidi="th-TH"/>
              </w:rPr>
              <w:t xml:space="preserve">และเอกสารใบคำขอ </w:t>
            </w:r>
            <w:r w:rsidRPr="006416A4" w:rsidR="004E055B">
              <w:rPr>
                <w:rFonts w:ascii="Sarabun" w:hAnsi="Sarabun" w:eastAsia="Sarabun" w:cs="Sarabun"/>
                <w:lang w:val="en-US"/>
              </w:rPr>
              <w:t>PDF</w:t>
            </w:r>
          </w:p>
          <w:p w:rsidRPr="006D72AD" w:rsidR="003500D4" w:rsidP="003500D4" w:rsidRDefault="003500D4" w14:paraId="1FB053D6" w14:textId="164506C9">
            <w:pPr>
              <w:pStyle w:val="ListParagraph"/>
              <w:widowControl w:val="0"/>
              <w:numPr>
                <w:ilvl w:val="0"/>
                <w:numId w:val="62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BC052B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BC052B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(API Fail)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BC052B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6416A4" w:rsidR="008F0469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6416A4" w:rsidR="008F0469">
              <w:rPr>
                <w:rFonts w:ascii="Sarabun" w:hAnsi="Sarabun" w:eastAsia="Sarabun" w:cs="Sarabun"/>
                <w:lang w:val="en-US"/>
              </w:rPr>
              <w:t>PDF</w:t>
            </w:r>
            <w:r w:rsidR="00B90758">
              <w:rPr>
                <w:rFonts w:ascii="Sarabun" w:hAnsi="Sarabun" w:eastAsia="Sarabun" w:cs="Sarabun"/>
                <w:lang w:val="en-US"/>
              </w:rPr>
              <w:t xml:space="preserve">, </w:t>
            </w:r>
            <w:r w:rsidRPr="006416A4" w:rsidR="008F0469">
              <w:rPr>
                <w:rFonts w:ascii="Sarabun" w:hAnsi="Sarabun" w:eastAsia="Sarabun" w:cs="Sarabun"/>
                <w:cs/>
                <w:lang w:val="en-US" w:bidi="th-TH"/>
              </w:rPr>
              <w:t xml:space="preserve">เอกสารใบคำขอ </w:t>
            </w:r>
            <w:r w:rsidRPr="006416A4" w:rsidR="008F0469">
              <w:rPr>
                <w:rFonts w:ascii="Sarabun" w:hAnsi="Sarabun" w:eastAsia="Sarabun" w:cs="Sarabun"/>
                <w:lang w:val="en-US"/>
              </w:rPr>
              <w:t>PDF</w:t>
            </w:r>
            <w:r w:rsidRPr="00BC052B" w:rsidR="008F046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และแสดงปุ่ม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F25A82" w:rsidR="003500D4" w:rsidP="00F25A82" w:rsidRDefault="003500D4" w14:paraId="4A8CFF2D" w14:textId="77777777">
            <w:pPr>
              <w:widowControl w:val="0"/>
              <w:spacing w:before="120" w:after="120" w:line="240" w:lineRule="auto"/>
              <w:ind w:left="2072"/>
              <w:rPr>
                <w:rFonts w:ascii="Sarabun" w:hAnsi="Sarabun" w:eastAsia="Sarabun" w:cs="Sarabun"/>
                <w:lang w:val="en-US" w:bidi="th-TH"/>
              </w:rPr>
            </w:pPr>
            <w:r w:rsidRPr="00F25A82">
              <w:rPr>
                <w:rFonts w:ascii="Sarabun" w:hAnsi="Sarabun" w:eastAsia="Sarabun" w:cs="Sarabun"/>
                <w:lang w:val="en-US" w:bidi="th-TH"/>
              </w:rPr>
              <w:t>InsureDoc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F25A82">
              <w:rPr>
                <w:rFonts w:ascii="Sarabun" w:hAnsi="Sarabun" w:eastAsia="Sarabun" w:cs="Sarabun"/>
                <w:lang w:val="en-US" w:bidi="th-TH"/>
              </w:rPr>
              <w:t>callback</w:t>
            </w:r>
          </w:p>
          <w:p w:rsidRPr="002157CE" w:rsidR="003500D4" w:rsidP="003500D4" w:rsidRDefault="003500D4" w14:paraId="1E26314C" w14:textId="405A3B3B">
            <w:pPr>
              <w:pStyle w:val="ListParagraph"/>
              <w:widowControl w:val="0"/>
              <w:numPr>
                <w:ilvl w:val="0"/>
                <w:numId w:val="63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0669A3">
              <w:rPr>
                <w:rFonts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ส่งเอกสารใหม่สำเร็จ</w:t>
            </w:r>
            <w:r w:rsidRPr="000669A3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(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Callback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Success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)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 w:rsidRPr="000669A3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6416A4" w:rsidR="00B90758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6416A4" w:rsidR="00B90758">
              <w:rPr>
                <w:rFonts w:ascii="Sarabun" w:hAnsi="Sarabun" w:eastAsia="Sarabun" w:cs="Sarabun"/>
                <w:lang w:val="en-US"/>
              </w:rPr>
              <w:t xml:space="preserve">PDF </w:t>
            </w:r>
            <w:r w:rsidRPr="006416A4" w:rsidR="00B90758">
              <w:rPr>
                <w:rFonts w:ascii="Sarabun" w:hAnsi="Sarabun" w:eastAsia="Sarabun" w:cs="Sarabun"/>
                <w:cs/>
                <w:lang w:val="en-US" w:bidi="th-TH"/>
              </w:rPr>
              <w:t xml:space="preserve">และเอกสารใบคำขอ </w:t>
            </w:r>
            <w:r w:rsidRPr="006416A4" w:rsidR="00B90758">
              <w:rPr>
                <w:rFonts w:ascii="Sarabun" w:hAnsi="Sarabun" w:eastAsia="Sarabun" w:cs="Sarabun"/>
                <w:lang w:val="en-US"/>
              </w:rPr>
              <w:t>PDF</w:t>
            </w:r>
          </w:p>
          <w:p w:rsidRPr="00937704" w:rsidR="003500D4" w:rsidP="003500D4" w:rsidRDefault="003500D4" w14:paraId="3A3E032E" w14:textId="54A2E3B8">
            <w:pPr>
              <w:pStyle w:val="ListParagraph"/>
              <w:widowControl w:val="0"/>
              <w:numPr>
                <w:ilvl w:val="0"/>
                <w:numId w:val="63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28532B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28532B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(</w:t>
            </w:r>
            <w:r>
              <w:rPr>
                <w:rFonts w:ascii="Sarabun" w:hAnsi="Sarabun" w:eastAsia="Sarabun" w:cs="Sarabun"/>
                <w:lang w:val="en-US" w:bidi="th-TH"/>
              </w:rPr>
              <w:t>Callback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 xml:space="preserve"> Fail) 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28532B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6416A4" w:rsidR="00B90758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6416A4" w:rsidR="00B90758">
              <w:rPr>
                <w:rFonts w:ascii="Sarabun" w:hAnsi="Sarabun" w:eastAsia="Sarabun" w:cs="Sarabun"/>
                <w:lang w:val="en-US"/>
              </w:rPr>
              <w:t>PDF</w:t>
            </w:r>
            <w:r w:rsidR="00B90758">
              <w:rPr>
                <w:rFonts w:ascii="Sarabun" w:hAnsi="Sarabun" w:eastAsia="Sarabun" w:cs="Sarabun"/>
                <w:lang w:val="en-US"/>
              </w:rPr>
              <w:t xml:space="preserve">, </w:t>
            </w:r>
            <w:r w:rsidRPr="006416A4" w:rsidR="00B90758">
              <w:rPr>
                <w:rFonts w:ascii="Sarabun" w:hAnsi="Sarabun" w:eastAsia="Sarabun" w:cs="Sarabun"/>
                <w:cs/>
                <w:lang w:val="en-US" w:bidi="th-TH"/>
              </w:rPr>
              <w:t xml:space="preserve">เอกสารใบคำขอ </w:t>
            </w:r>
            <w:r w:rsidRPr="006416A4" w:rsidR="00B90758">
              <w:rPr>
                <w:rFonts w:ascii="Sarabun" w:hAnsi="Sarabun" w:eastAsia="Sarabun" w:cs="Sarabun"/>
                <w:lang w:val="en-US"/>
              </w:rPr>
              <w:t>PDF</w:t>
            </w:r>
            <w:r w:rsidRPr="0028532B" w:rsidR="00B90758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และแสดงปุ่ม 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2853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2853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F25A82" w:rsidR="00F25A82" w:rsidP="00F25A82" w:rsidRDefault="00F25A82" w14:paraId="16200D4B" w14:textId="55CC31DB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b/>
                <w:bCs/>
              </w:rPr>
            </w:pPr>
            <w:r w:rsidRPr="00F25A82">
              <w:rPr>
                <w:rFonts w:ascii="Sarabun" w:hAnsi="Sarabun" w:eastAsia="Sarabun" w:cs="Sarabun"/>
                <w:b/>
                <w:bCs/>
                <w:lang w:val="en-US" w:bidi="th-TH"/>
              </w:rPr>
              <w:t>Old Core (Pre-Underwrite)</w:t>
            </w:r>
          </w:p>
          <w:p w:rsidRPr="00F25A82" w:rsidR="00F25A82" w:rsidP="00F25A82" w:rsidRDefault="003500D4" w14:paraId="6926B1DD" w14:textId="11EE588E">
            <w:pPr>
              <w:pStyle w:val="ListParagraph"/>
              <w:widowControl w:val="0"/>
              <w:numPr>
                <w:ilvl w:val="0"/>
                <w:numId w:val="63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0669A3">
              <w:rPr>
                <w:rFonts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ส่งเอกสารใหม่สำเร็จ</w:t>
            </w:r>
            <w:r w:rsidRPr="000669A3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(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API Success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)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 w:rsidRPr="000669A3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6416A4" w:rsidR="00B90758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6416A4" w:rsidR="00B90758">
              <w:rPr>
                <w:rFonts w:ascii="Sarabun" w:hAnsi="Sarabun" w:eastAsia="Sarabun" w:cs="Sarabun"/>
                <w:lang w:val="en-US"/>
              </w:rPr>
              <w:t xml:space="preserve">PDF </w:t>
            </w:r>
            <w:r w:rsidRPr="006416A4" w:rsidR="00B90758">
              <w:rPr>
                <w:rFonts w:ascii="Sarabun" w:hAnsi="Sarabun" w:eastAsia="Sarabun" w:cs="Sarabun"/>
                <w:cs/>
                <w:lang w:val="en-US" w:bidi="th-TH"/>
              </w:rPr>
              <w:t xml:space="preserve">และเอกสารใบคำขอ </w:t>
            </w:r>
            <w:r w:rsidRPr="006416A4" w:rsidR="00B90758">
              <w:rPr>
                <w:rFonts w:ascii="Sarabun" w:hAnsi="Sarabun" w:eastAsia="Sarabun" w:cs="Sarabun"/>
                <w:lang w:val="en-US"/>
              </w:rPr>
              <w:t>PDF</w:t>
            </w:r>
          </w:p>
          <w:p w:rsidRPr="00F25A82" w:rsidR="003500D4" w:rsidP="00F25A82" w:rsidRDefault="003500D4" w14:paraId="0FAF4E7E" w14:textId="71FE886A">
            <w:pPr>
              <w:pStyle w:val="ListParagraph"/>
              <w:widowControl w:val="0"/>
              <w:numPr>
                <w:ilvl w:val="0"/>
                <w:numId w:val="63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F25A82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F25A82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F25A82">
              <w:rPr>
                <w:rFonts w:hint="cs" w:ascii="Sarabun" w:hAnsi="Sarabun" w:eastAsia="Sarabun" w:cs="Sarabun"/>
                <w:lang w:val="en-US" w:bidi="th-TH"/>
              </w:rPr>
              <w:t xml:space="preserve">(API Fail) 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F25A82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F25A82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F25A82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F25A82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F25A82" w:rsidR="00B90758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F25A82" w:rsidR="00B90758">
              <w:rPr>
                <w:rFonts w:ascii="Sarabun" w:hAnsi="Sarabun" w:eastAsia="Sarabun" w:cs="Sarabun"/>
                <w:lang w:val="en-US"/>
              </w:rPr>
              <w:t xml:space="preserve">PDF, </w:t>
            </w:r>
            <w:r w:rsidRPr="00F25A82" w:rsidR="00B90758">
              <w:rPr>
                <w:rFonts w:ascii="Sarabun" w:hAnsi="Sarabun" w:eastAsia="Sarabun" w:cs="Sarabun"/>
                <w:cs/>
                <w:lang w:val="en-US" w:bidi="th-TH"/>
              </w:rPr>
              <w:t xml:space="preserve">เอกสารใบคำขอ </w:t>
            </w:r>
            <w:r w:rsidRPr="00F25A82" w:rsidR="00B90758">
              <w:rPr>
                <w:rFonts w:ascii="Sarabun" w:hAnsi="Sarabun" w:eastAsia="Sarabun" w:cs="Sarabun"/>
                <w:lang w:val="en-US"/>
              </w:rPr>
              <w:t>PDF</w:t>
            </w:r>
            <w:r w:rsidRPr="00F25A82" w:rsidR="00B90758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และแสดงปุ่ม </w:t>
            </w:r>
            <w:r w:rsidRPr="00F25A82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F25A82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3936D6" w:rsidR="003936D6" w:rsidP="00C86B4D" w:rsidRDefault="00F544DE" w14:paraId="306D8B07" w14:textId="0F59E783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738" w:hanging="658"/>
              <w:rPr>
                <w:rFonts w:ascii="Sarabun" w:hAnsi="Sarabun" w:eastAsia="Sarabun" w:cs="Sarabun"/>
              </w:rPr>
            </w:pPr>
            <w:r w:rsidRPr="00357F5E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หน้า ราย</w:t>
            </w:r>
            <w:r w:rsidR="00106C29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ละ</w:t>
            </w:r>
            <w:r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เอียดผู้มุ่งหวัง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8E03FF">
              <w:rPr>
                <w:rFonts w:ascii="Sarabun" w:hAnsi="Sarabun" w:eastAsia="Sarabun" w:cs="Sarabun"/>
                <w:lang w:val="en-US" w:bidi="th-TH"/>
              </w:rPr>
              <w:t>(</w:t>
            </w:r>
            <w:r w:rsidR="0008626A">
              <w:rPr>
                <w:rFonts w:hint="cs" w:ascii="Sarabun" w:hAnsi="Sarabun" w:eastAsia="Sarabun" w:cs="Sarabun"/>
                <w:cs/>
                <w:lang w:bidi="th-TH"/>
              </w:rPr>
              <w:t xml:space="preserve">อ้างอิงเอกสาร </w:t>
            </w:r>
            <w:r w:rsidR="0008626A">
              <w:rPr>
                <w:rFonts w:ascii="Sarabun" w:hAnsi="Sarabun" w:eastAsia="Sarabun" w:cs="Sarabun"/>
                <w:lang w:val="en-US" w:bidi="th-TH"/>
              </w:rPr>
              <w:t>:</w:t>
            </w:r>
            <w:r w:rsidRPr="008E03FF" w:rsidR="008E03FF">
              <w:t xml:space="preserve"> </w:t>
            </w:r>
            <w:hyperlink w:history="1" r:id="rId95">
              <w:r w:rsidR="00DD3AA4">
                <w:rPr>
                  <w:rStyle w:val="Hyperlink"/>
                  <w:rFonts w:ascii="Sarabun" w:hAnsi="Sarabun" w:eastAsia="Sarabun" w:cs="Sarabun"/>
                  <w:cs/>
                  <w:lang w:bidi="th-TH"/>
                </w:rPr>
                <w:t>[</w:t>
              </w:r>
              <w:r w:rsidR="00DD3AA4">
                <w:rPr>
                  <w:rStyle w:val="Hyperlink"/>
                  <w:rFonts w:ascii="Sarabun" w:hAnsi="Sarabun" w:eastAsia="Sarabun" w:cs="Sarabun"/>
                  <w:lang w:bidi="th-TH"/>
                </w:rPr>
                <w:t>NASA] BRD - Lead &amp; Prospect V.</w:t>
              </w:r>
              <w:r w:rsidR="00DD3AA4">
                <w:rPr>
                  <w:rStyle w:val="Hyperlink"/>
                  <w:rFonts w:ascii="Sarabun" w:hAnsi="Sarabun" w:eastAsia="Sarabun" w:cs="Sarabun"/>
                  <w:cs/>
                  <w:lang w:bidi="th-TH"/>
                </w:rPr>
                <w:t>5.0.</w:t>
              </w:r>
              <w:r w:rsidR="00DD3AA4">
                <w:rPr>
                  <w:rStyle w:val="Hyperlink"/>
                  <w:rFonts w:ascii="Sarabun" w:hAnsi="Sarabun" w:eastAsia="Sarabun" w:cs="Sarabun"/>
                  <w:lang w:bidi="th-TH"/>
                </w:rPr>
                <w:t>docx</w:t>
              </w:r>
            </w:hyperlink>
            <w:r w:rsidR="008E03FF">
              <w:rPr>
                <w:rFonts w:ascii="Sarabun" w:hAnsi="Sarabun" w:eastAsia="Sarabun" w:cs="Sarabun"/>
                <w:lang w:val="en-US" w:bidi="th-TH"/>
              </w:rPr>
              <w:t>)</w:t>
            </w:r>
            <w:r w:rsidR="0008626A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="003936D6">
              <w:rPr>
                <w:rFonts w:hint="cs" w:ascii="Sarabun" w:hAnsi="Sarabun" w:eastAsia="Sarabun" w:cs="Sarabun"/>
                <w:cs/>
                <w:lang w:val="en-US" w:bidi="th-TH"/>
              </w:rPr>
              <w:t>มีเงื่อนไขดังนี้</w:t>
            </w:r>
          </w:p>
          <w:p w:rsidRPr="009F0FE9" w:rsidR="00F544DE" w:rsidP="00DE20FE" w:rsidRDefault="00346468" w14:paraId="6040ACA7" w14:textId="752BF9B2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bidi="th-TH"/>
              </w:rPr>
            </w:pP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EB5D80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แท็บ </w:t>
            </w:r>
            <w:r w:rsidRPr="00EB5D80">
              <w:rPr>
                <w:rFonts w:ascii="Sarabun" w:hAnsi="Sarabun" w:eastAsia="Sarabun" w:cs="Sarabun"/>
                <w:b/>
                <w:bCs/>
                <w:lang w:bidi="th-TH"/>
              </w:rPr>
              <w:t>“</w:t>
            </w:r>
            <w:r w:rsidRPr="00EB5D80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ใบเสนอขาย</w:t>
            </w:r>
            <w:r w:rsidRPr="00EB5D80">
              <w:rPr>
                <w:rFonts w:ascii="Sarabun" w:hAnsi="Sarabun" w:eastAsia="Sarabun" w:cs="Sarabun"/>
                <w:b/>
                <w:bCs/>
                <w:lang w:bidi="th-TH"/>
              </w:rPr>
              <w:t>”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“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>การจัดการ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”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 เมื่อเลือกจุด 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 xml:space="preserve">3 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จุด ระบบจะแสดงปุ่ม </w:t>
            </w:r>
            <w:r w:rsidRPr="003936D6" w:rsidR="00F544DE">
              <w:rPr>
                <w:rFonts w:ascii="Sarabun" w:hAnsi="Sarabun" w:eastAsia="Sarabun" w:cs="Sarabun"/>
                <w:highlight w:val="yellow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highlight w:val="yellow"/>
                <w:cs/>
                <w:lang w:bidi="th-TH"/>
              </w:rPr>
              <w:t>ส่งใบเสนอขายใหม่ (ดำเนินการเพิ่มเติม)</w:t>
            </w:r>
            <w:r w:rsidRPr="003936D6" w:rsidR="00F544DE">
              <w:rPr>
                <w:rFonts w:ascii="Sarabun" w:hAnsi="Sarabun" w:eastAsia="Sarabun" w:cs="Sarabun"/>
                <w:highlight w:val="yellow"/>
                <w:lang w:bidi="th-TH"/>
              </w:rPr>
              <w:t>”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9F0FE9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มีเงื่อนไขดังนี้ </w:t>
            </w:r>
          </w:p>
          <w:p w:rsidRPr="00B22D59" w:rsidR="00604A37" w:rsidP="00DE20FE" w:rsidRDefault="00F544DE" w14:paraId="74542C89" w14:textId="342C1323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49469B">
              <w:rPr>
                <w:rFonts w:hint="cs" w:ascii="Sarabun" w:hAnsi="Sarabun" w:eastAsia="Sarabun" w:cs="Sarabun"/>
                <w:cs/>
                <w:lang w:bidi="th-TH"/>
              </w:rPr>
              <w:t xml:space="preserve">กรณีใบเสนอขายยังไม่หมดอายุ ยังไม่ออกเลขอ้างอิง </w:t>
            </w:r>
            <w:r w:rsidRPr="003936D6">
              <w:rPr>
                <w:rFonts w:ascii="Wingdings" w:hAnsi="Wingdings" w:eastAsia="Wingdings" w:cs="Wingdings"/>
                <w:lang w:bidi="th-TH"/>
              </w:rPr>
              <w:t>à</w:t>
            </w:r>
            <w:r w:rsidRPr="003936D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ระบบจะไม่แสดงปุ่ม </w:t>
            </w:r>
            <w:r w:rsidRPr="003936D6">
              <w:rPr>
                <w:rFonts w:ascii="Sarabun" w:hAnsi="Sarabun" w:eastAsia="Sarabun" w:cs="Sarabun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Pr="003936D6">
              <w:rPr>
                <w:rFonts w:ascii="Sarabun" w:hAnsi="Sarabun" w:eastAsia="Sarabun" w:cs="Sarabun"/>
                <w:lang w:bidi="th-TH"/>
              </w:rPr>
              <w:t>”</w:t>
            </w:r>
          </w:p>
          <w:p w:rsidRPr="009E4272" w:rsidR="00F544DE" w:rsidP="00DE20FE" w:rsidRDefault="00F544DE" w14:paraId="4041323B" w14:textId="2354FF91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9E4272">
              <w:rPr>
                <w:rFonts w:hint="cs" w:ascii="Sarabun" w:hAnsi="Sarabun" w:eastAsia="Sarabun" w:cs="Sarabun"/>
                <w:cs/>
                <w:lang w:bidi="th-TH"/>
              </w:rPr>
              <w:t>กรณีใบเสนอขายยังไม่หมดอายุ ออกเลขอ้างอิงแล้ว แต่ยังไม่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ลงลายมือชื่อ </w:t>
            </w:r>
            <w:r w:rsidRPr="003936D6">
              <w:rPr>
                <w:rFonts w:ascii="Wingdings" w:hAnsi="Wingdings" w:eastAsia="Wingdings" w:cs="Wingdings"/>
                <w:lang w:bidi="th-TH"/>
              </w:rPr>
              <w:t>à</w:t>
            </w:r>
            <w:r w:rsidRPr="003936D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ระบบจะไม่แสดงปุ่ม </w:t>
            </w:r>
            <w:r w:rsidRPr="003936D6">
              <w:rPr>
                <w:rFonts w:ascii="Sarabun" w:hAnsi="Sarabun" w:eastAsia="Sarabun" w:cs="Sarabun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Pr="003936D6">
              <w:rPr>
                <w:rFonts w:ascii="Sarabun" w:hAnsi="Sarabun" w:eastAsia="Sarabun" w:cs="Sarabun"/>
                <w:lang w:bidi="th-TH"/>
              </w:rPr>
              <w:t>”</w:t>
            </w:r>
          </w:p>
          <w:p w:rsidRPr="009F7A09" w:rsidR="00F544DE" w:rsidP="00DE20FE" w:rsidRDefault="00F544DE" w14:paraId="2030D641" w14:textId="05B20520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9F7A09">
              <w:rPr>
                <w:rFonts w:hint="cs" w:ascii="Sarabun" w:hAnsi="Sarabun" w:eastAsia="Sarabun" w:cs="Sarabun"/>
                <w:cs/>
                <w:lang w:bidi="th-TH"/>
              </w:rPr>
              <w:t>กรณีใบเสนอขายยังไม่หมดอายุ ออกเลขอ้างอิงแล้ว และ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ลงลายมือชื่อสำเร็จแล้ว </w:t>
            </w:r>
            <w:r w:rsidRPr="00952DF7" w:rsidR="00511C32">
              <w:rPr>
                <w:rFonts w:ascii="Sarabun" w:hAnsi="Sarabun" w:eastAsia="Sarabun" w:cs="Sarabun"/>
                <w:i/>
                <w:iCs/>
                <w:cs/>
                <w:lang w:val="en-US" w:bidi="th-TH"/>
              </w:rPr>
              <w:t xml:space="preserve">(ลายมือชื่อแสดงบน เอกสารใบเสนอขาย </w:t>
            </w:r>
            <w:r w:rsidRPr="00952DF7" w:rsidR="00511C32">
              <w:rPr>
                <w:rFonts w:ascii="Sarabun" w:hAnsi="Sarabun" w:eastAsia="Sarabun" w:cs="Sarabun"/>
                <w:i/>
                <w:iCs/>
                <w:lang w:val="en-US"/>
              </w:rPr>
              <w:t xml:space="preserve">PDF </w:t>
            </w:r>
            <w:r w:rsidRPr="00952DF7" w:rsidR="00511C32">
              <w:rPr>
                <w:rFonts w:ascii="Sarabun" w:hAnsi="Sarabun" w:eastAsia="Sarabun" w:cs="Sarabun"/>
                <w:i/>
                <w:iCs/>
                <w:cs/>
                <w:lang w:val="en-US" w:bidi="th-TH"/>
              </w:rPr>
              <w:t>แล้ว)</w:t>
            </w:r>
            <w:r w:rsidR="00511C3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3936D6">
              <w:rPr>
                <w:rFonts w:ascii="Wingdings" w:hAnsi="Wingdings" w:eastAsia="Wingdings" w:cs="Wingdings"/>
                <w:lang w:bidi="th-TH"/>
              </w:rPr>
              <w:t>à</w:t>
            </w:r>
            <w:r w:rsidRPr="003936D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>ระบบจะแสดง</w:t>
            </w:r>
            <w:r w:rsidRPr="003936D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ปุ่ม </w:t>
            </w:r>
            <w:r w:rsidRPr="003936D6">
              <w:rPr>
                <w:rFonts w:ascii="Sarabun" w:hAnsi="Sarabun" w:eastAsia="Sarabun" w:cs="Sarabun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Pr="003936D6">
              <w:rPr>
                <w:rFonts w:ascii="Sarabun" w:hAnsi="Sarabun" w:eastAsia="Sarabun" w:cs="Sarabun"/>
                <w:lang w:bidi="th-TH"/>
              </w:rPr>
              <w:t>”</w:t>
            </w:r>
          </w:p>
          <w:p w:rsidR="00F544DE" w:rsidP="00DE20FE" w:rsidRDefault="00F544DE" w14:paraId="0C9846C5" w14:textId="2B4376C4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9F7A09">
              <w:rPr>
                <w:rFonts w:hint="cs" w:ascii="Sarabun" w:hAnsi="Sarabun" w:eastAsia="Sarabun" w:cs="Sarabun"/>
                <w:cs/>
                <w:lang w:bidi="th-TH"/>
              </w:rPr>
              <w:t xml:space="preserve">กรณีใบเสนอขายหมดอายุ </w:t>
            </w:r>
            <w:r w:rsidRPr="003936D6">
              <w:rPr>
                <w:rFonts w:ascii="Wingdings" w:hAnsi="Wingdings" w:eastAsia="Wingdings" w:cs="Wingdings"/>
                <w:lang w:bidi="th-TH"/>
              </w:rPr>
              <w:t>à</w:t>
            </w:r>
            <w:r w:rsidRPr="003936D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>ระบบ</w:t>
            </w:r>
            <w:r w:rsidRPr="009F7A09">
              <w:rPr>
                <w:rFonts w:hint="cs" w:ascii="Sarabun" w:hAnsi="Sarabun" w:eastAsia="Sarabun" w:cs="Sarabun"/>
                <w:cs/>
                <w:lang w:bidi="th-TH"/>
              </w:rPr>
              <w:t>จะไม่แสดง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ปุ่ม </w:t>
            </w:r>
            <w:r w:rsidRPr="003936D6">
              <w:rPr>
                <w:rFonts w:ascii="Sarabun" w:hAnsi="Sarabun" w:eastAsia="Sarabun" w:cs="Sarabun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Pr="003936D6">
              <w:rPr>
                <w:rFonts w:ascii="Sarabun" w:hAnsi="Sarabun" w:eastAsia="Sarabun" w:cs="Sarabun"/>
                <w:lang w:bidi="th-TH"/>
              </w:rPr>
              <w:t>”</w:t>
            </w:r>
          </w:p>
          <w:p w:rsidR="001A7A8D" w:rsidP="001A7A8D" w:rsidRDefault="001A7A8D" w14:paraId="4E93D6D1" w14:textId="7294434C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1A7A8D">
              <w:rPr>
                <w:b/>
                <w:bCs/>
                <w:highlight w:val="yellow"/>
                <w:lang w:val="en-US"/>
              </w:rPr>
              <w:t>[Sprint 20]</w:t>
            </w:r>
            <w:r w:rsidRPr="001A7A8D">
              <w:rPr>
                <w:b/>
                <w:bCs/>
                <w:lang w:val="en-US"/>
              </w:rPr>
              <w:t xml:space="preserve"> </w:t>
            </w:r>
            <w:r w:rsidRPr="001A7A8D">
              <w:rPr>
                <w:rFonts w:hint="cs" w:ascii="Sarabun" w:hAnsi="Sarabun" w:eastAsia="Sarabun" w:cs="Sarabun"/>
                <w:cs/>
                <w:lang w:bidi="th-TH"/>
              </w:rPr>
              <w:t>กรณีใบเสนอขายใบนั้นๆ ไม่มี</w:t>
            </w:r>
            <w:r w:rsidRPr="001A7A8D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1A7A8D">
              <w:rPr>
                <w:rFonts w:hint="cs" w:ascii="Sarabun" w:hAnsi="Sarabun" w:eastAsia="Sarabun" w:cs="Sarabun"/>
                <w:cs/>
                <w:lang w:bidi="th-TH"/>
              </w:rPr>
              <w:t>ให้เลือก เมื่อกด</w:t>
            </w:r>
            <w:r w:rsidRPr="001A7A8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1A7A8D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1A7A8D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1A7A8D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1A7A8D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ระบบจะ</w:t>
            </w:r>
            <w:r w:rsidRPr="001A7A8D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1A7A8D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1A7A8D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1A7A8D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96">
              <w:r w:rsidRPr="001A7A8D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1A7A8D">
                <w:rPr>
                  <w:rStyle w:val="Hyperlink"/>
                  <w:rFonts w:ascii="Sarabun" w:hAnsi="Sarabun" w:cs="Sarabun"/>
                  <w:cs/>
                  <w:lang w:bidi="th-TH"/>
                </w:rPr>
                <w:t>0</w:t>
              </w:r>
              <w:r w:rsidRPr="001A7A8D">
                <w:rPr>
                  <w:rStyle w:val="Hyperlink"/>
                  <w:rFonts w:ascii="Sarabun" w:hAnsi="Sarabun" w:cs="Sarabun"/>
                  <w:lang w:val="en-US" w:bidi="th-TH"/>
                </w:rPr>
                <w:t>26</w:t>
              </w:r>
              <w:r w:rsidRPr="001A7A8D">
                <w:rPr>
                  <w:rStyle w:val="Hyperlink"/>
                  <w:rFonts w:ascii="Sarabun" w:hAnsi="Sarabun" w:cs="Sarabun"/>
                  <w:cs/>
                  <w:lang w:bidi="th-TH"/>
                </w:rPr>
                <w:t>2</w:t>
              </w:r>
            </w:hyperlink>
            <w:r>
              <w:rPr>
                <w:rFonts w:hint="cs"/>
                <w:cs/>
                <w:lang w:bidi="th-TH"/>
              </w:rPr>
              <w:t xml:space="preserve"> </w:t>
            </w:r>
            <w:r w:rsidRPr="001A7A8D">
              <w:rPr>
                <w:rFonts w:hint="cs" w:ascii="Sarabun" w:hAnsi="Sarabun" w:eastAsia="Sarabun" w:cs="Sarabun"/>
                <w:cs/>
                <w:lang w:bidi="th-TH"/>
              </w:rPr>
              <w:t xml:space="preserve">และเมื่อกดปุ่ม </w:t>
            </w:r>
            <w:r w:rsidRPr="001A7A8D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1A7A8D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 w:rsidRPr="001A7A8D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 w:rsidRPr="001A7A8D"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1A7A8D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1A7A8D">
              <w:rPr>
                <w:rFonts w:ascii="Sarabun" w:hAnsi="Sarabun" w:eastAsia="Sarabun" w:cs="Sarabun"/>
                <w:lang w:val="en-US" w:bidi="th-TH"/>
              </w:rPr>
              <w:t>P</w:t>
            </w:r>
            <w:r w:rsidRPr="001A7A8D">
              <w:rPr>
                <w:rFonts w:ascii="Sarabun" w:hAnsi="Sarabun" w:eastAsia="Sarabun" w:cs="Sarabun"/>
              </w:rPr>
              <w:t>op</w:t>
            </w:r>
            <w:r w:rsidRPr="001A7A8D">
              <w:rPr>
                <w:rFonts w:ascii="Sarabun" w:hAnsi="Sarabun" w:eastAsia="Sarabun" w:cs="Sarabun"/>
                <w:lang w:val="en-US"/>
              </w:rPr>
              <w:t>-</w:t>
            </w:r>
            <w:r w:rsidRPr="001A7A8D">
              <w:rPr>
                <w:rFonts w:ascii="Sarabun" w:hAnsi="Sarabun" w:eastAsia="Sarabun" w:cs="Sarabun"/>
              </w:rPr>
              <w:t>up</w:t>
            </w:r>
            <w:r w:rsidRPr="001A7A8D">
              <w:rPr>
                <w:rFonts w:hint="cs" w:ascii="Sarabun" w:hAnsi="Sarabun" w:eastAsia="Sarabun" w:cs="Sarabun"/>
                <w:cs/>
                <w:lang w:bidi="th-TH"/>
              </w:rPr>
              <w:t xml:space="preserve"> จะกลับมายัง</w:t>
            </w:r>
            <w:r w:rsidRPr="003936D6" w:rsidR="00F23E2A">
              <w:rPr>
                <w:rFonts w:hint="cs" w:ascii="Sarabun" w:hAnsi="Sarabun" w:eastAsia="Sarabun" w:cs="Sarabun"/>
                <w:cs/>
                <w:lang w:bidi="th-TH"/>
              </w:rPr>
              <w:t xml:space="preserve">หน้า </w:t>
            </w:r>
            <w:r w:rsidRPr="00687D24" w:rsidR="00F23E2A">
              <w:rPr>
                <w:rFonts w:ascii="Sarabun" w:hAnsi="Sarabun" w:eastAsia="Sarabun" w:cs="Sarabun"/>
                <w:cs/>
                <w:lang w:bidi="th-TH"/>
              </w:rPr>
              <w:t>รายละเอียดผู้มุ่งหวัง</w:t>
            </w:r>
            <w:r w:rsidR="00F23E2A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8D5B2F" w:rsidR="00F23E2A">
              <w:rPr>
                <w:rFonts w:ascii="Sarabun" w:hAnsi="Sarabun" w:eastAsia="Sarabun" w:cs="Sarabun"/>
                <w:cs/>
                <w:lang w:bidi="th-TH"/>
              </w:rPr>
              <w:t xml:space="preserve">แท็บ </w:t>
            </w:r>
            <w:r w:rsidRPr="008D5B2F" w:rsidR="00F23E2A">
              <w:rPr>
                <w:rFonts w:ascii="Sarabun" w:hAnsi="Sarabun" w:eastAsia="Sarabun" w:cs="Sarabun"/>
              </w:rPr>
              <w:t>“</w:t>
            </w:r>
            <w:r w:rsidRPr="008D5B2F" w:rsidR="00F23E2A">
              <w:rPr>
                <w:rFonts w:ascii="Sarabun" w:hAnsi="Sarabun" w:eastAsia="Sarabun" w:cs="Sarabun"/>
                <w:cs/>
                <w:lang w:bidi="th-TH"/>
              </w:rPr>
              <w:t>ใบเสนอขาย</w:t>
            </w:r>
            <w:r w:rsidRPr="008D5B2F" w:rsidR="00F23E2A">
              <w:rPr>
                <w:rFonts w:ascii="Sarabun" w:hAnsi="Sarabun" w:eastAsia="Sarabun" w:cs="Sarabun"/>
              </w:rPr>
              <w:t>”</w:t>
            </w:r>
          </w:p>
          <w:p w:rsidRPr="001B0D23" w:rsidR="001B0D23" w:rsidP="001B0D23" w:rsidRDefault="001B0D23" w14:paraId="0E6D1ED0" w14:textId="77777777">
            <w:pPr>
              <w:widowControl w:val="0"/>
              <w:spacing w:before="120" w:after="120" w:line="240" w:lineRule="auto"/>
              <w:rPr>
                <w:rFonts w:ascii="Sarabun" w:hAnsi="Sarabun" w:eastAsia="Sarabun" w:cs="Sarabun"/>
                <w:lang w:bidi="th-TH"/>
              </w:rPr>
            </w:pPr>
          </w:p>
          <w:p w:rsidRPr="00D726DD" w:rsidR="00F544DE" w:rsidP="008126EB" w:rsidRDefault="00F544DE" w14:paraId="48DFAE29" w14:textId="5E78A65E">
            <w:pPr>
              <w:pStyle w:val="ListParagraph"/>
              <w:widowControl w:val="0"/>
              <w:numPr>
                <w:ilvl w:val="3"/>
                <w:numId w:val="11"/>
              </w:numPr>
              <w:spacing w:before="24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D726DD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เมื่อกดปุ่ม </w:t>
            </w:r>
            <w:r w:rsidRPr="003936D6">
              <w:rPr>
                <w:rFonts w:ascii="Sarabun" w:hAnsi="Sarabun" w:eastAsia="Sarabun" w:cs="Sarabun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Pr="003936D6">
              <w:rPr>
                <w:rFonts w:ascii="Sarabun" w:hAnsi="Sarabun" w:eastAsia="Sarabun" w:cs="Sarabun"/>
                <w:lang w:bidi="th-TH"/>
              </w:rPr>
              <w:t>”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ระบบจะแสดงหน้า</w:t>
            </w:r>
            <w:r w:rsidR="00604A37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3936D6">
              <w:rPr>
                <w:rFonts w:ascii="Sarabun" w:hAnsi="Sarabun" w:eastAsia="Sarabun" w:cs="Sarabun"/>
                <w:cs/>
                <w:lang w:bidi="th-TH"/>
              </w:rPr>
              <w:t>ส่งเอกสารดำเนินการเพิ่มเติม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 สำหรับให้ </w:t>
            </w:r>
            <w:r w:rsidRPr="00931DEE">
              <w:rPr>
                <w:rFonts w:ascii="Sarabun" w:hAnsi="Sarabun" w:eastAsia="Sarabun" w:cs="Sarabun"/>
                <w:b/>
                <w:bCs/>
                <w:cs/>
                <w:lang w:bidi="th-TH"/>
              </w:rPr>
              <w:t>ระบุเลขที่เอกสารดำเนินการเพิ่มเติม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3936D6">
              <w:rPr>
                <w:rFonts w:ascii="Sarabun" w:hAnsi="Sarabun" w:eastAsia="Sarabun" w:cs="Sarabun"/>
                <w:lang w:bidi="th-TH"/>
              </w:rPr>
              <w:t>(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เลขที่ </w:t>
            </w:r>
            <w:r w:rsidRPr="003936D6">
              <w:rPr>
                <w:rFonts w:ascii="Sarabun" w:hAnsi="Sarabun" w:eastAsia="Sarabun" w:cs="Sarabun"/>
                <w:lang w:bidi="th-TH"/>
              </w:rPr>
              <w:t>Memo)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 โดยเป็น </w:t>
            </w:r>
            <w:r w:rsidRPr="003936D6">
              <w:rPr>
                <w:rFonts w:ascii="Sarabun" w:hAnsi="Sarabun" w:eastAsia="Sarabun" w:cs="Sarabun"/>
                <w:lang w:bidi="th-TH"/>
              </w:rPr>
              <w:t xml:space="preserve">Dropdown List 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>ให้ฝ่ายขายเลือก</w:t>
            </w:r>
            <w:r w:rsidRPr="003936D6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 สำหรับส่งข้อมูลใบเสนอขายใหม่ให้กับทาง </w:t>
            </w:r>
            <w:r w:rsidRPr="003936D6">
              <w:rPr>
                <w:rFonts w:ascii="Sarabun" w:hAnsi="Sarabun" w:eastAsia="Sarabun" w:cs="Sarabun"/>
                <w:lang w:bidi="th-TH"/>
              </w:rPr>
              <w:t>UW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7A3D1B">
              <w:rPr>
                <w:rFonts w:ascii="Sarabun" w:hAnsi="Sarabun" w:eastAsia="Sarabun" w:cs="Sarabun"/>
                <w:i/>
                <w:iCs/>
                <w:lang w:bidi="th-TH"/>
              </w:rPr>
              <w:t>(</w:t>
            </w:r>
            <w:r w:rsidRPr="007A3D1B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ระบบจะต้องสามารถ </w:t>
            </w:r>
            <w:r w:rsidRPr="007A3D1B">
              <w:rPr>
                <w:rFonts w:ascii="Sarabun" w:hAnsi="Sarabun" w:eastAsia="Sarabun" w:cs="Sarabun"/>
                <w:i/>
                <w:iCs/>
                <w:lang w:bidi="th-TH"/>
              </w:rPr>
              <w:t xml:space="preserve">Mapping </w:t>
            </w:r>
            <w:r w:rsidRPr="007A3D1B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กับ</w:t>
            </w:r>
            <w:r w:rsidRPr="007A3D1B">
              <w:rPr>
                <w:rFonts w:ascii="Sarabun" w:hAnsi="Sarabun" w:eastAsia="Sarabun" w:cs="Sarabun"/>
                <w:i/>
                <w:iCs/>
                <w:lang w:bidi="th-TH"/>
              </w:rPr>
              <w:t xml:space="preserve"> MemoNo.</w:t>
            </w:r>
            <w:r w:rsidRPr="007A3D1B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 ที่ทาง </w:t>
            </w:r>
            <w:r w:rsidRPr="007A3D1B">
              <w:rPr>
                <w:rFonts w:ascii="Sarabun" w:hAnsi="Sarabun" w:eastAsia="Sarabun" w:cs="Sarabun"/>
                <w:i/>
                <w:iCs/>
                <w:lang w:bidi="th-TH"/>
              </w:rPr>
              <w:t xml:space="preserve">UW </w:t>
            </w:r>
            <w:r w:rsidRPr="007A3D1B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ให้ดำเนินเพิ่มเติมได้</w:t>
            </w:r>
            <w:r w:rsidRPr="007A3D1B">
              <w:rPr>
                <w:rFonts w:ascii="Sarabun" w:hAnsi="Sarabun" w:eastAsia="Sarabun" w:cs="Sarabun"/>
                <w:i/>
                <w:iCs/>
                <w:lang w:bidi="th-TH"/>
              </w:rPr>
              <w:t>)</w:t>
            </w:r>
            <w:r w:rsidRPr="003936D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>มีเงื่อนไข ดังนี้</w:t>
            </w:r>
          </w:p>
          <w:p w:rsidRPr="00AB2216" w:rsidR="00AB2216" w:rsidP="00AB2216" w:rsidRDefault="00F544DE" w14:paraId="725E1D9D" w14:textId="0AC4F77C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กรณีไม่เลือก</w:t>
            </w:r>
            <w:r w:rsidR="00604A37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CC345C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และกดปุ่ม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AB2216" w:rsidR="00AB2216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AB2216" w:rsidR="00AB2216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AB2216" w:rsidR="00AB2216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AB2216" w:rsidR="00AB2216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AB2216" w:rsidR="00AB2216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97">
              <w:r w:rsidRPr="00AB2216" w:rsidR="00AB2216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AB2216" w:rsidR="00AB2216">
                <w:rPr>
                  <w:rStyle w:val="Hyperlink"/>
                  <w:rFonts w:ascii="Sarabun" w:hAnsi="Sarabun" w:cs="Sarabun"/>
                  <w:cs/>
                  <w:lang w:bidi="th-TH"/>
                </w:rPr>
                <w:t>0002</w:t>
              </w:r>
            </w:hyperlink>
          </w:p>
          <w:p w:rsidRPr="007E5BB6" w:rsidR="007E5BB6" w:rsidP="007E5BB6" w:rsidRDefault="00F23E2A" w14:paraId="7420FFFE" w14:textId="100A6011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</w:rPr>
            </w:pPr>
            <w:r w:rsidRPr="00D475D0">
              <w:rPr>
                <w:b/>
                <w:bCs/>
                <w:highlight w:val="yellow"/>
                <w:lang w:val="en-US"/>
              </w:rPr>
              <w:t>[Sprint 20]</w:t>
            </w:r>
            <w:r w:rsidRPr="00D475D0">
              <w:rPr>
                <w:b/>
                <w:bCs/>
                <w:lang w:val="en-US"/>
              </w:rPr>
              <w:t xml:space="preserve"> 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>กรณีเลือก</w:t>
            </w:r>
            <w:r w:rsidR="00604A37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3936D6" w:rsidR="00F544DE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3936D6" w:rsidR="00F544D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ถูกต้อง และกดปุ่ม </w:t>
            </w:r>
            <w:r w:rsidRPr="003936D6" w:rsidR="00F544DE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3936D6" w:rsidR="00F544DE">
              <w:rPr>
                <w:rFonts w:hint="cs" w:ascii="Sarabun" w:hAnsi="Sarabun" w:eastAsia="Sarabun" w:cs="Sarabun"/>
                <w:cs/>
                <w:lang w:val="en-US" w:bidi="th-TH"/>
              </w:rPr>
              <w:t>ยืนยัน</w:t>
            </w:r>
            <w:r w:rsidRPr="003936D6" w:rsidR="00F544DE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3936D6" w:rsidR="00F544D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7B48D4">
              <w:rPr>
                <w:rFonts w:hint="cs" w:ascii="Sarabun" w:hAnsi="Sarabun" w:eastAsia="Sarabun" w:cs="Sarabun"/>
                <w:cs/>
                <w:lang w:val="en-US" w:bidi="th-TH"/>
              </w:rPr>
              <w:t>มี</w:t>
            </w:r>
            <w:r w:rsidRPr="00267850" w:rsidR="00267850">
              <w:rPr>
                <w:rFonts w:hint="cs" w:ascii="Sarabun" w:hAnsi="Sarabun" w:eastAsia="Sarabun" w:cs="Sarabun"/>
                <w:cs/>
                <w:lang w:val="en-US" w:bidi="th-TH"/>
              </w:rPr>
              <w:t>เงื่อนไข ดังนี้</w:t>
            </w:r>
          </w:p>
          <w:p w:rsidRPr="007E5BB6" w:rsidR="007E5BB6" w:rsidP="007E5BB6" w:rsidRDefault="007E5BB6" w14:paraId="3109B50E" w14:textId="77777777">
            <w:pPr>
              <w:pStyle w:val="ListParagraph"/>
              <w:widowControl w:val="0"/>
              <w:numPr>
                <w:ilvl w:val="0"/>
                <w:numId w:val="67"/>
              </w:numPr>
              <w:spacing w:before="120" w:after="120" w:line="240" w:lineRule="auto"/>
              <w:rPr>
                <w:rFonts w:ascii="Sarabun" w:hAnsi="Sarabun" w:eastAsia="Sarabun" w:cs="Sarabun"/>
              </w:rPr>
            </w:pPr>
            <w:r w:rsidRPr="007E5BB6"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Pr="007E5BB6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Pr="007E5BB6">
              <w:rPr>
                <w:rFonts w:ascii="Sarabun" w:hAnsi="Sarabun" w:eastAsia="Sarabun" w:cs="Sarabun"/>
                <w:lang w:val="en-US" w:bidi="th-TH"/>
              </w:rPr>
              <w:t xml:space="preserve">API Success </w:t>
            </w:r>
            <w:r w:rsidRPr="007E5BB6">
              <w:rPr>
                <w:rFonts w:hint="cs" w:ascii="Sarabun" w:hAnsi="Sarabun" w:eastAsia="Sarabun" w:cs="Sarabun"/>
                <w:cs/>
                <w:lang w:val="en-US" w:bidi="th-TH"/>
              </w:rPr>
              <w:t>ระบบจะแสดง</w:t>
            </w:r>
            <w:r w:rsidRPr="007E5BB6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7E5BB6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7E5BB6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98">
              <w:r w:rsidRPr="007E5BB6">
                <w:rPr>
                  <w:rStyle w:val="Hyperlink"/>
                  <w:rFonts w:ascii="Sarabun" w:hAnsi="Sarabun" w:cs="Sarabun"/>
                  <w:lang w:val="en-US" w:bidi="th-TH"/>
                </w:rPr>
                <w:t>MSG_0260</w:t>
              </w:r>
            </w:hyperlink>
          </w:p>
          <w:p w:rsidRPr="007E5BB6" w:rsidR="0096255A" w:rsidP="0096255A" w:rsidRDefault="00F544DE" w14:paraId="4408EFAC" w14:textId="6F0867D1">
            <w:pPr>
              <w:pStyle w:val="ListParagraph"/>
              <w:widowControl w:val="0"/>
              <w:numPr>
                <w:ilvl w:val="4"/>
                <w:numId w:val="11"/>
              </w:numPr>
              <w:spacing w:before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D15752">
              <w:rPr>
                <w:rFonts w:hint="cs" w:ascii="Sarabun" w:hAnsi="Sarabun" w:eastAsia="Sarabun" w:cs="Sarabun"/>
                <w:cs/>
                <w:lang w:bidi="th-TH"/>
              </w:rPr>
              <w:t xml:space="preserve">กด </w:t>
            </w:r>
            <w:r w:rsidR="00D15752">
              <w:rPr>
                <w:rFonts w:hint="cs" w:ascii="Sarabun" w:hAnsi="Sarabun" w:eastAsia="Sarabun" w:cs="Sarabun"/>
                <w:lang w:bidi="th-TH"/>
              </w:rPr>
              <w:t xml:space="preserve">“&lt;” </w:t>
            </w:r>
            <w:r w:rsidRPr="003936D6">
              <w:rPr>
                <w:rFonts w:hint="cs" w:ascii="Sarabun" w:hAnsi="Sarabun" w:eastAsia="Sarabun" w:cs="Sarabun"/>
                <w:cs/>
                <w:lang w:bidi="th-TH"/>
              </w:rPr>
              <w:t xml:space="preserve">จะกลับไปยังหน้า </w:t>
            </w:r>
            <w:r w:rsidRPr="00687D24" w:rsidR="00687D24">
              <w:rPr>
                <w:rFonts w:ascii="Sarabun" w:hAnsi="Sarabun" w:eastAsia="Sarabun" w:cs="Sarabun"/>
                <w:cs/>
                <w:lang w:bidi="th-TH"/>
              </w:rPr>
              <w:t>รายละเอียดผู้มุ่งหวัง</w:t>
            </w:r>
            <w:r w:rsidR="008D5B2F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8D5B2F" w:rsidR="008D5B2F">
              <w:rPr>
                <w:rFonts w:ascii="Sarabun" w:hAnsi="Sarabun" w:eastAsia="Sarabun" w:cs="Sarabun"/>
                <w:cs/>
                <w:lang w:bidi="th-TH"/>
              </w:rPr>
              <w:t xml:space="preserve">แท็บ </w:t>
            </w:r>
            <w:r w:rsidRPr="008D5B2F" w:rsidR="008D5B2F">
              <w:rPr>
                <w:rFonts w:ascii="Sarabun" w:hAnsi="Sarabun" w:eastAsia="Sarabun" w:cs="Sarabun"/>
              </w:rPr>
              <w:t>“</w:t>
            </w:r>
            <w:r w:rsidRPr="008D5B2F" w:rsidR="008D5B2F">
              <w:rPr>
                <w:rFonts w:ascii="Sarabun" w:hAnsi="Sarabun" w:eastAsia="Sarabun" w:cs="Sarabun"/>
                <w:cs/>
                <w:lang w:bidi="th-TH"/>
              </w:rPr>
              <w:t>ใบเสนอขาย</w:t>
            </w:r>
            <w:r w:rsidRPr="008D5B2F" w:rsidR="008D5B2F">
              <w:rPr>
                <w:rFonts w:ascii="Sarabun" w:hAnsi="Sarabun" w:eastAsia="Sarabun" w:cs="Sarabun"/>
              </w:rPr>
              <w:t>”</w:t>
            </w:r>
          </w:p>
          <w:p w:rsidRPr="00B53A6B" w:rsidR="00F544DE" w:rsidP="00DE20FE" w:rsidRDefault="00292474" w14:paraId="7FB107CE" w14:textId="6DC0409E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“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”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="00016FB2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สำเร็จแล้ว </w:t>
            </w:r>
            <w:r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 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 xml:space="preserve">Disable 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ปุ่ม 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“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>สร้างใบคำขอ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”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</w:p>
          <w:p w:rsidR="00F544DE" w:rsidP="00DE20FE" w:rsidRDefault="00413657" w14:paraId="4585622C" w14:textId="3618BABA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“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”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="00016FB2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>สำเร็จแล้ว ระบบจะ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="00016FB2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3936D6" w:rsidR="00F544DE">
              <w:rPr>
                <w:rFonts w:hint="cs" w:ascii="Sarabun" w:hAnsi="Sarabun" w:eastAsia="Sarabun" w:cs="Sarabun"/>
                <w:cs/>
                <w:lang w:bidi="th-TH"/>
              </w:rPr>
              <w:t xml:space="preserve">ให้กับทาง </w:t>
            </w:r>
            <w:r w:rsidRPr="003936D6" w:rsidR="00F544DE">
              <w:rPr>
                <w:rFonts w:ascii="Sarabun" w:hAnsi="Sarabun" w:eastAsia="Sarabun" w:cs="Sarabun"/>
                <w:lang w:bidi="th-TH"/>
              </w:rPr>
              <w:t>UW</w:t>
            </w:r>
          </w:p>
          <w:p w:rsidRPr="00D475D0" w:rsidR="00D475D0" w:rsidP="00D475D0" w:rsidRDefault="00F508B9" w14:paraId="23428590" w14:textId="3871282E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F508B9"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="00E001D8">
              <w:rPr>
                <w:rFonts w:hint="cs" w:ascii="Sarabun" w:hAnsi="Sarabun" w:eastAsia="Sarabun" w:cs="Sarabun"/>
                <w:cs/>
                <w:lang w:val="en-US" w:bidi="th-TH"/>
              </w:rPr>
              <w:t>เลือก</w:t>
            </w:r>
            <w:r w:rsidRPr="00F508B9">
              <w:rPr>
                <w:rFonts w:hint="cs" w:ascii="Sarabun" w:hAnsi="Sarabun" w:eastAsia="Sarabun" w:cs="Sarabun"/>
                <w:cs/>
                <w:lang w:val="en-US" w:bidi="th-TH"/>
              </w:rPr>
              <w:t>ส่ง</w:t>
            </w:r>
            <w:r w:rsidRPr="00F508B9">
              <w:rPr>
                <w:rFonts w:ascii="Sarabun" w:hAnsi="Sarabun" w:eastAsia="Sarabun" w:cs="Sarabun"/>
                <w:cs/>
                <w:lang w:bidi="th-TH"/>
              </w:rPr>
              <w:t>เอกสารดำเนินการเพิ่มเติม</w:t>
            </w:r>
            <w:r w:rsidRPr="00F508B9">
              <w:rPr>
                <w:rFonts w:hint="cs" w:ascii="Sarabun" w:hAnsi="Sarabun" w:eastAsia="Sarabun" w:cs="Sarabun"/>
                <w:cs/>
                <w:lang w:bidi="th-TH"/>
              </w:rPr>
              <w:t>อีกรายการ ระบบจะไม่แสดง</w:t>
            </w:r>
            <w:r w:rsidRPr="00F508B9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F508B9">
              <w:rPr>
                <w:rFonts w:hint="cs" w:ascii="Sarabun" w:hAnsi="Sarabun" w:eastAsia="Sarabun" w:cs="Sarabun"/>
                <w:cs/>
                <w:lang w:bidi="th-TH"/>
              </w:rPr>
              <w:t>ที่เคยเลือกส่งไปแล้ว</w:t>
            </w:r>
            <w:r w:rsidRPr="00F508B9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F508B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ฝ่ายขายเคยเลือกเลขที่ </w:t>
            </w:r>
            <w:r w:rsidR="00C35730">
              <w:rPr>
                <w:rFonts w:ascii="Sarabun" w:hAnsi="Sarabun" w:eastAsia="Sarabun" w:cs="Sarabun"/>
                <w:lang w:val="en-US" w:bidi="th-TH"/>
              </w:rPr>
              <w:t>T000126/2569</w:t>
            </w:r>
            <w:r w:rsidRPr="00F508B9">
              <w:rPr>
                <w:rFonts w:hint="cs" w:ascii="Sarabun" w:hAnsi="Sarabun" w:eastAsia="Sarabun" w:cs="Sarabun"/>
                <w:cs/>
                <w:lang w:bidi="th-TH"/>
              </w:rPr>
              <w:t xml:space="preserve"> เมื่อดำเนินการ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ส่งใบเสนอขายใหม่ (ดำเนินการเพิ่มเติม)</w:t>
            </w:r>
            <w:r w:rsidR="009F0FD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F508B9">
              <w:rPr>
                <w:rFonts w:hint="cs" w:ascii="Sarabun" w:hAnsi="Sarabun" w:eastAsia="Sarabun" w:cs="Sarabun"/>
                <w:cs/>
                <w:lang w:bidi="th-TH"/>
              </w:rPr>
              <w:t xml:space="preserve">อีกครั้ง ระบบจะไม่แสดงตัวเลือก </w:t>
            </w:r>
            <w:r w:rsidR="00C35730">
              <w:rPr>
                <w:rFonts w:ascii="Sarabun" w:hAnsi="Sarabun" w:eastAsia="Sarabun" w:cs="Sarabun"/>
                <w:lang w:val="en-US" w:bidi="th-TH"/>
              </w:rPr>
              <w:t>T000126/2569</w:t>
            </w:r>
            <w:r w:rsidRPr="00F508B9">
              <w:rPr>
                <w:rFonts w:hint="cs" w:ascii="Sarabun" w:hAnsi="Sarabun" w:eastAsia="Sarabun" w:cs="Sarabun"/>
                <w:cs/>
                <w:lang w:bidi="th-TH"/>
              </w:rPr>
              <w:t xml:space="preserve"> ใน </w:t>
            </w:r>
            <w:r w:rsidRPr="00F508B9">
              <w:rPr>
                <w:rFonts w:ascii="Sarabun" w:hAnsi="Sarabun" w:eastAsia="Sarabun" w:cs="Sarabun"/>
                <w:lang w:val="en-US" w:bidi="th-TH"/>
              </w:rPr>
              <w:t xml:space="preserve">Dropdown List </w:t>
            </w:r>
            <w:r w:rsidRPr="009F0FDB">
              <w:rPr>
                <w:rFonts w:ascii="Sarabun" w:hAnsi="Sarabun" w:eastAsia="Sarabun" w:cs="Sarabun"/>
                <w:i/>
                <w:iCs/>
                <w:lang w:val="en-US" w:bidi="th-TH"/>
              </w:rPr>
              <w:t>(</w:t>
            </w:r>
            <w:r w:rsidRPr="009F0FDB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ระบบจะแสดง</w:t>
            </w:r>
            <w:r w:rsidRPr="009F0FDB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9F0FDB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ที่เป็นเลขล่าสุดเท่านั้น โดยข้อมูล</w:t>
            </w:r>
            <w:r w:rsidRPr="009F0FDB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9F0FDB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จะมาจาก </w:t>
            </w:r>
            <w:r w:rsidRPr="009F0FDB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API </w:t>
            </w:r>
            <w:r w:rsidRPr="009F0FDB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ของทาง </w:t>
            </w:r>
            <w:r w:rsidRPr="009F0FDB">
              <w:rPr>
                <w:rFonts w:ascii="Sarabun" w:hAnsi="Sarabun" w:eastAsia="Sarabun" w:cs="Sarabun"/>
                <w:i/>
                <w:iCs/>
                <w:lang w:val="en-US" w:bidi="th-TH"/>
              </w:rPr>
              <w:t>UW)</w:t>
            </w:r>
          </w:p>
          <w:p w:rsidRPr="00D475D0" w:rsidR="0086062C" w:rsidP="00D475D0" w:rsidRDefault="0086062C" w14:paraId="56B81505" w14:textId="7CE22AB1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D475D0">
              <w:rPr>
                <w:b/>
                <w:bCs/>
                <w:highlight w:val="yellow"/>
                <w:lang w:val="en-US"/>
              </w:rPr>
              <w:t>[Sprint 20]</w:t>
            </w:r>
            <w:r w:rsidRPr="00D475D0">
              <w:rPr>
                <w:b/>
                <w:bCs/>
                <w:lang w:val="en-US"/>
              </w:rPr>
              <w:t xml:space="preserve"> 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 API 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ของทาง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 xml:space="preserve">มีการส่งเลขที่เอกสารดำเนินการเพิ่มเติม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>(e-Memo)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มามากกว่า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1 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ครั้ง </w:t>
            </w:r>
            <w:r w:rsidRPr="00D475D0">
              <w:rPr>
                <w:rFonts w:ascii="Sarabun" w:hAnsi="Sarabun" w:eastAsia="Sarabun" w:cs="Sarabun"/>
                <w:cs/>
                <w:lang w:bidi="th-TH"/>
              </w:rPr>
              <w:t xml:space="preserve">(การแจ้งซ้ำเบิ้ลเข้ามาในระบบ) 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 xml:space="preserve">ซึ่งจะมีการ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Cancel 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หรือไม่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Cancel 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>ก็ตาม เมื่อกดเข้ามา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D475D0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ทาง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ระบบจะต้องตรวจสอบเลขที่เอกสารดำเนินการเพิ่มเติมที่เป็นเลขล่าสุดเท่านั้นใน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 xml:space="preserve"> เช่น ทาง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 xml:space="preserve">ส่งเลขที่ </w:t>
            </w:r>
            <w:r w:rsidR="004B22C0">
              <w:rPr>
                <w:rFonts w:ascii="Sarabun" w:hAnsi="Sarabun" w:eastAsia="Sarabun" w:cs="Sarabun"/>
                <w:lang w:val="en-US" w:bidi="th-TH"/>
              </w:rPr>
              <w:t>T000121/2569, T000122/2569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,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ระบบจะแสดงเลขที่ล่าสุด คือ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</w:p>
          <w:p w:rsidRPr="00A5669C" w:rsidR="00C628C9" w:rsidP="00C628C9" w:rsidRDefault="00D475D0" w14:paraId="20566DE9" w14:textId="50EE1D49">
            <w:pPr>
              <w:pStyle w:val="ListParagraph"/>
              <w:widowControl w:val="0"/>
              <w:numPr>
                <w:ilvl w:val="5"/>
                <w:numId w:val="11"/>
              </w:numPr>
              <w:spacing w:before="120" w:after="120" w:line="240" w:lineRule="auto"/>
              <w:ind w:left="5550" w:hanging="1275"/>
              <w:rPr>
                <w:rFonts w:ascii="Sarabun" w:hAnsi="Sarabun" w:eastAsia="Sarabun" w:cs="Sarabun"/>
              </w:rPr>
            </w:pP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ฝ่ายขายดำเนินการ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เลือกเลขที่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ที่เป็นเลขที่เอกสารล่าสุด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แต่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ณ ขณะนั้นทาง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มีการส่งเลขที่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เข้ามาใหม่อีกครั้ง ระบบจะไม่แสดงเลขที่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ถ้าฝ่ายขายเลือกเลขที่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แล้ว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4B525C">
              <w:rPr>
                <w:rFonts w:ascii="Sarabun" w:hAnsi="Sarabun" w:eastAsia="Sarabun" w:cs="Sarabun"/>
                <w:lang w:bidi="th-TH"/>
              </w:rPr>
              <w:t>“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4B525C">
              <w:rPr>
                <w:rFonts w:ascii="Sarabun" w:hAnsi="Sarabun" w:eastAsia="Sarabun" w:cs="Sarabun"/>
                <w:lang w:bidi="th-TH"/>
              </w:rPr>
              <w:t>”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ระบบจะตรวจสอบเลขที่เอกสารดำเนินการเพิ่มเติม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(e-Memo)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ว่าเป็นเลขล่าสุดหรือไม่ หากไม่ใช่เลขที่ล่าสุด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FD536C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FD536C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FD536C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FD536C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99">
              <w:r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>
                <w:rPr>
                  <w:rStyle w:val="Hyperlink"/>
                  <w:rFonts w:ascii="Sarabun" w:hAnsi="Sarabun" w:cs="Sarabun"/>
                  <w:cs/>
                  <w:lang w:bidi="th-TH"/>
                </w:rPr>
                <w:t>0259</w:t>
              </w:r>
            </w:hyperlink>
            <w:r w:rsidRPr="00FD536C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Pr="00A5669C" w:rsidR="00A5669C" w:rsidP="00A5669C" w:rsidRDefault="00A5669C" w14:paraId="7A376A70" w14:textId="77777777">
            <w:pPr>
              <w:widowControl w:val="0"/>
              <w:spacing w:before="120" w:after="120" w:line="240" w:lineRule="auto"/>
              <w:rPr>
                <w:rFonts w:ascii="Sarabun" w:hAnsi="Sarabun" w:eastAsia="Sarabun" w:cs="Sarabun"/>
                <w:cs/>
                <w:lang w:val="en-US"/>
              </w:rPr>
            </w:pPr>
          </w:p>
          <w:p w:rsidRPr="00C628C9" w:rsidR="001C58EE" w:rsidP="001C58EE" w:rsidRDefault="00D475D0" w14:paraId="3888829C" w14:textId="396DE6A8">
            <w:pPr>
              <w:pStyle w:val="ListParagraph"/>
              <w:widowControl w:val="0"/>
              <w:numPr>
                <w:ilvl w:val="5"/>
                <w:numId w:val="11"/>
              </w:numPr>
              <w:spacing w:before="120" w:after="120" w:line="240" w:lineRule="auto"/>
              <w:ind w:left="5550" w:hanging="1275"/>
              <w:rPr>
                <w:rFonts w:ascii="Sarabun" w:hAnsi="Sarabun" w:eastAsia="Sarabun" w:cs="Sarabun"/>
              </w:rPr>
            </w:pP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 xml:space="preserve">หลังจากกดปุ่ม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D475D0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>P</w:t>
            </w:r>
            <w:r w:rsidRPr="00D475D0">
              <w:rPr>
                <w:rFonts w:ascii="Sarabun" w:hAnsi="Sarabun" w:eastAsia="Sarabun" w:cs="Sarabun"/>
              </w:rPr>
              <w:t>op</w:t>
            </w:r>
            <w:r w:rsidRPr="00D475D0">
              <w:rPr>
                <w:rFonts w:ascii="Sarabun" w:hAnsi="Sarabun" w:eastAsia="Sarabun" w:cs="Sarabun"/>
                <w:lang w:val="en-US"/>
              </w:rPr>
              <w:t>-</w:t>
            </w:r>
            <w:r w:rsidRPr="00D475D0">
              <w:rPr>
                <w:rFonts w:ascii="Sarabun" w:hAnsi="Sarabun" w:eastAsia="Sarabun" w:cs="Sarabun"/>
              </w:rPr>
              <w:t xml:space="preserve">up 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เมื่อกดที่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เลือก</w:t>
            </w:r>
            <w:r w:rsidRPr="00D475D0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 ระบบจะแสดงเลขที่เอกสารที่</w:t>
            </w:r>
            <w:r w:rsidRPr="00D475D0">
              <w:rPr>
                <w:rFonts w:ascii="Sarabun" w:hAnsi="Sarabun" w:eastAsia="Sarabun" w:cs="Sarabun"/>
              </w:rPr>
              <w:t xml:space="preserve"> active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และจะไม่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>แสดงเลขที่เอกสาร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inactive 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>ในระบบ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Pr="00D475D0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D475D0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และจะไม่แสดง 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D475D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ในระบบ</w:t>
            </w:r>
          </w:p>
          <w:p w:rsidRPr="001C58EE" w:rsidR="00BF1B35" w:rsidP="00BF1B35" w:rsidRDefault="0086062C" w14:paraId="65439A20" w14:textId="073B5B3D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19411C">
              <w:rPr>
                <w:b/>
                <w:bCs/>
                <w:highlight w:val="yellow"/>
                <w:lang w:val="en-US"/>
              </w:rPr>
              <w:t>[Sprint 20]</w:t>
            </w:r>
            <w:r w:rsidRPr="0019411C">
              <w:rPr>
                <w:b/>
                <w:bCs/>
                <w:lang w:val="en-US"/>
              </w:rPr>
              <w:t xml:space="preserve"> </w:t>
            </w:r>
            <w:r w:rsidRPr="0019411C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Pr="0019411C">
              <w:rPr>
                <w:rFonts w:ascii="Sarabun" w:hAnsi="Sarabun" w:eastAsia="Sarabun" w:cs="Sarabun"/>
                <w:lang w:bidi="th-TH"/>
              </w:rPr>
              <w:t xml:space="preserve"> API </w:t>
            </w:r>
            <w:r w:rsidRPr="0019411C">
              <w:rPr>
                <w:rFonts w:hint="cs" w:ascii="Sarabun" w:hAnsi="Sarabun" w:eastAsia="Sarabun" w:cs="Sarabun"/>
                <w:cs/>
                <w:lang w:bidi="th-TH"/>
              </w:rPr>
              <w:t xml:space="preserve">ของทาง </w:t>
            </w:r>
            <w:r w:rsidRPr="0019411C">
              <w:rPr>
                <w:rFonts w:ascii="Sarabun" w:hAnsi="Sarabun" w:eastAsia="Sarabun" w:cs="Sarabun"/>
                <w:lang w:bidi="th-TH"/>
              </w:rPr>
              <w:t xml:space="preserve">UW </w:t>
            </w:r>
            <w:r w:rsidRPr="0019411C">
              <w:rPr>
                <w:rFonts w:hint="cs" w:ascii="Sarabun" w:hAnsi="Sarabun" w:eastAsia="Sarabun" w:cs="Sarabun"/>
                <w:cs/>
                <w:lang w:bidi="th-TH"/>
              </w:rPr>
              <w:t xml:space="preserve">มีการส่งเลขที่เอกสารดำเนินการเพิ่มเติม </w:t>
            </w:r>
            <w:r w:rsidRPr="0019411C">
              <w:rPr>
                <w:rFonts w:ascii="Sarabun" w:hAnsi="Sarabun" w:eastAsia="Sarabun" w:cs="Sarabun"/>
                <w:lang w:bidi="th-TH"/>
              </w:rPr>
              <w:t>(e-Memo)</w:t>
            </w:r>
            <w:r w:rsidRPr="0019411C">
              <w:rPr>
                <w:rFonts w:hint="cs" w:ascii="Sarabun" w:hAnsi="Sarabun" w:eastAsia="Sarabun" w:cs="Sarabun"/>
                <w:cs/>
                <w:lang w:bidi="th-TH"/>
              </w:rPr>
              <w:t xml:space="preserve"> แล้ว </w:t>
            </w:r>
            <w:r w:rsidRPr="0019411C">
              <w:rPr>
                <w:rFonts w:ascii="Sarabun" w:hAnsi="Sarabun" w:eastAsia="Sarabun" w:cs="Sarabun"/>
                <w:lang w:val="en-US" w:bidi="th-TH"/>
              </w:rPr>
              <w:t xml:space="preserve">API </w:t>
            </w:r>
            <w:r w:rsidRPr="001941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พบปัญหาต่างๆ ไม่สามารถเรียกมาที่ระบบ </w:t>
            </w:r>
            <w:r w:rsidRPr="0019411C">
              <w:rPr>
                <w:rFonts w:ascii="Sarabun" w:hAnsi="Sarabun" w:eastAsia="Sarabun" w:cs="Sarabun"/>
                <w:lang w:val="en-US" w:bidi="th-TH"/>
              </w:rPr>
              <w:t xml:space="preserve">TL Smart </w:t>
            </w:r>
            <w:r w:rsidRPr="001941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ได้ เช่น </w:t>
            </w:r>
            <w:r w:rsidRPr="0019411C">
              <w:rPr>
                <w:rFonts w:ascii="Sarabun" w:hAnsi="Sarabun" w:eastAsia="Sarabun" w:cs="Sarabun"/>
                <w:lang w:val="en-US" w:bidi="th-TH"/>
              </w:rPr>
              <w:t xml:space="preserve">API Error </w:t>
            </w:r>
            <w:r w:rsidRPr="001941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 w:rsidRPr="0019411C">
              <w:rPr>
                <w:rFonts w:ascii="Sarabun" w:hAnsi="Sarabun" w:eastAsia="Sarabun" w:cs="Sarabun"/>
                <w:lang w:val="en-US" w:bidi="th-TH"/>
              </w:rPr>
              <w:t xml:space="preserve">Server </w:t>
            </w:r>
            <w:r w:rsidRPr="0019411C">
              <w:rPr>
                <w:rFonts w:hint="cs" w:ascii="Sarabun" w:hAnsi="Sarabun" w:eastAsia="Sarabun" w:cs="Sarabun"/>
                <w:cs/>
                <w:lang w:val="en-US" w:bidi="th-TH"/>
              </w:rPr>
              <w:t>มีปัญหาต่างๆ ทาง</w:t>
            </w:r>
            <w:r w:rsidRPr="0019411C"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ระบบจะต้องตรวจสอบเลขที่เอกสารดำเนินการเพิ่มเติม </w:t>
            </w:r>
            <w:r w:rsidRPr="0019411C">
              <w:rPr>
                <w:rFonts w:ascii="Sarabun" w:hAnsi="Sarabun" w:eastAsia="Sarabun" w:cs="Sarabun"/>
                <w:lang w:bidi="th-TH"/>
              </w:rPr>
              <w:t xml:space="preserve">(e-Memo) </w:t>
            </w:r>
            <w:r w:rsidRPr="0019411C">
              <w:rPr>
                <w:rFonts w:hint="cs" w:ascii="Sarabun" w:hAnsi="Sarabun" w:eastAsia="Sarabun" w:cs="Sarabun"/>
                <w:cs/>
                <w:lang w:bidi="th-TH"/>
              </w:rPr>
              <w:t>ว่าเป็นเลขล่าสุดหรือไม่ หากไม่ใช่เลขที่ล่าสุด</w:t>
            </w:r>
            <w:r w:rsidRPr="0019411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19411C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19411C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19411C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19411C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19411C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00">
              <w:r w:rsidRPr="0019411C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19411C">
                <w:rPr>
                  <w:rStyle w:val="Hyperlink"/>
                  <w:rFonts w:ascii="Sarabun" w:hAnsi="Sarabun" w:cs="Sarabun"/>
                  <w:cs/>
                  <w:lang w:bidi="th-TH"/>
                </w:rPr>
                <w:t>0259</w:t>
              </w:r>
            </w:hyperlink>
            <w:r w:rsidRPr="0019411C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Pr="00937E9F" w:rsidR="0086062C" w:rsidP="00937E9F" w:rsidRDefault="0086062C" w14:paraId="2123A207" w14:textId="1F6FE049">
            <w:pPr>
              <w:pStyle w:val="ListParagraph"/>
              <w:widowControl w:val="0"/>
              <w:numPr>
                <w:ilvl w:val="5"/>
                <w:numId w:val="11"/>
              </w:numPr>
              <w:spacing w:before="120" w:after="120" w:line="240" w:lineRule="auto"/>
              <w:ind w:left="5553" w:hanging="1275"/>
              <w:rPr>
                <w:rFonts w:ascii="Sarabun" w:hAnsi="Sarabun" w:eastAsia="Sarabun" w:cs="Sarabun"/>
                <w:lang w:bidi="th-TH"/>
              </w:rPr>
            </w:pPr>
            <w:r w:rsidRPr="00937E9F">
              <w:rPr>
                <w:rFonts w:hint="cs" w:ascii="Sarabun" w:hAnsi="Sarabun" w:eastAsia="Sarabun" w:cs="Sarabun"/>
                <w:cs/>
                <w:lang w:bidi="th-TH"/>
              </w:rPr>
              <w:t xml:space="preserve">หลังจากกดปุ่ม </w:t>
            </w:r>
            <w:r w:rsidRPr="00937E9F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937E9F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 w:rsidRPr="00937E9F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937E9F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937E9F">
              <w:rPr>
                <w:rFonts w:ascii="Sarabun" w:hAnsi="Sarabun" w:eastAsia="Sarabun" w:cs="Sarabun"/>
                <w:lang w:val="en-US" w:bidi="th-TH"/>
              </w:rPr>
              <w:t>P</w:t>
            </w:r>
            <w:r w:rsidRPr="00937E9F">
              <w:rPr>
                <w:rFonts w:ascii="Sarabun" w:hAnsi="Sarabun" w:eastAsia="Sarabun" w:cs="Sarabun"/>
              </w:rPr>
              <w:t>op</w:t>
            </w:r>
            <w:r w:rsidRPr="00937E9F">
              <w:rPr>
                <w:rFonts w:ascii="Sarabun" w:hAnsi="Sarabun" w:eastAsia="Sarabun" w:cs="Sarabun"/>
                <w:lang w:val="en-US"/>
              </w:rPr>
              <w:t>-</w:t>
            </w:r>
            <w:r w:rsidRPr="00937E9F">
              <w:rPr>
                <w:rFonts w:ascii="Sarabun" w:hAnsi="Sarabun" w:eastAsia="Sarabun" w:cs="Sarabun"/>
              </w:rPr>
              <w:t xml:space="preserve">up </w:t>
            </w:r>
            <w:r w:rsidRPr="00937E9F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เมื่อกดที่ </w:t>
            </w:r>
            <w:r w:rsidRPr="00937E9F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เลือก</w:t>
            </w:r>
            <w:r w:rsidRPr="00937E9F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 ระบบจะแสดงเลขที่เอกสารที่</w:t>
            </w:r>
            <w:r w:rsidRPr="00937E9F">
              <w:rPr>
                <w:rFonts w:ascii="Sarabun" w:hAnsi="Sarabun" w:eastAsia="Sarabun" w:cs="Sarabun"/>
              </w:rPr>
              <w:t xml:space="preserve"> active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และจะไม่</w:t>
            </w:r>
            <w:r w:rsidRPr="00937E9F">
              <w:rPr>
                <w:rFonts w:hint="cs" w:ascii="Sarabun" w:hAnsi="Sarabun" w:eastAsia="Sarabun" w:cs="Sarabun"/>
                <w:cs/>
                <w:lang w:bidi="th-TH"/>
              </w:rPr>
              <w:t>แสดงเลขที่เอกสาร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 w:rsidRPr="00937E9F">
              <w:rPr>
                <w:rFonts w:ascii="Sarabun" w:hAnsi="Sarabun" w:eastAsia="Sarabun" w:cs="Sarabun"/>
                <w:lang w:val="en-US" w:bidi="th-TH"/>
              </w:rPr>
              <w:t xml:space="preserve">inactive </w:t>
            </w:r>
            <w:r w:rsidRPr="00937E9F">
              <w:rPr>
                <w:rFonts w:hint="cs" w:ascii="Sarabun" w:hAnsi="Sarabun" w:eastAsia="Sarabun" w:cs="Sarabun"/>
                <w:cs/>
                <w:lang w:bidi="th-TH"/>
              </w:rPr>
              <w:t xml:space="preserve">ในระบบ 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Pr="00937E9F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937E9F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และจะไม่แสดง 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937E9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ในระบบ</w:t>
            </w:r>
          </w:p>
          <w:p w:rsidRPr="00AF7D17" w:rsidR="000D741E" w:rsidP="00AF7D17" w:rsidRDefault="0086062C" w14:paraId="404BC4B8" w14:textId="66AD2854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bookmarkStart w:name="OLE_LINK1" w:id="59"/>
            <w:r w:rsidRPr="0086062C">
              <w:rPr>
                <w:b/>
                <w:bCs/>
                <w:highlight w:val="yellow"/>
                <w:lang w:val="en-US"/>
              </w:rPr>
              <w:t>[Sprint 20]</w:t>
            </w:r>
            <w:r w:rsidRPr="0086062C">
              <w:rPr>
                <w:b/>
                <w:bCs/>
                <w:lang w:val="en-US"/>
              </w:rPr>
              <w:t xml:space="preserve"> </w:t>
            </w:r>
            <w:r w:rsidRPr="0086062C">
              <w:rPr>
                <w:rFonts w:hint="cs" w:ascii="Sarabun" w:hAnsi="Sarabun" w:eastAsia="Sarabun" w:cs="Sarabun"/>
                <w:cs/>
                <w:lang w:bidi="th-TH"/>
              </w:rPr>
              <w:t>เมื่อระบบ</w:t>
            </w:r>
            <w:r w:rsidRPr="0086062C">
              <w:rPr>
                <w:rFonts w:ascii="Sarabun" w:hAnsi="Sarabun" w:eastAsia="Sarabun" w:cs="Sarabun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86062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86062C">
              <w:rPr>
                <w:rFonts w:hint="cs" w:ascii="Sarabun" w:hAnsi="Sarabun" w:eastAsia="Sarabun" w:cs="Sarabun"/>
                <w:cs/>
                <w:lang w:bidi="th-TH"/>
              </w:rPr>
              <w:t>เรียบร้อยแล้ว จะกลับมายัง</w:t>
            </w:r>
            <w:r w:rsidRPr="0086062C">
              <w:rPr>
                <w:rFonts w:hint="cs" w:ascii="Sarabun" w:hAnsi="Sarabun" w:eastAsia="Sarabun" w:cs="Sarabun"/>
                <w:cs/>
                <w:lang w:val="en-US" w:bidi="th-TH"/>
              </w:rPr>
              <w:t>หน้า รายการใบเสนอขาย และ</w:t>
            </w:r>
            <w:r w:rsidRPr="0086062C">
              <w:rPr>
                <w:rFonts w:hint="cs" w:ascii="Sarabun" w:hAnsi="Sarabun" w:eastAsia="Sarabun" w:cs="Sarabun"/>
                <w:cs/>
                <w:lang w:bidi="th-TH"/>
              </w:rPr>
              <w:t>ระบบจะแสดงรายการใบเสนอขายใหม่ที่ได้ส่งสำหรับ</w:t>
            </w:r>
            <w:r w:rsidRPr="0086062C">
              <w:rPr>
                <w:rFonts w:ascii="Sarabun" w:hAnsi="Sarabun" w:eastAsia="Sarabun" w:cs="Sarabun"/>
                <w:cs/>
                <w:lang w:bidi="th-TH"/>
              </w:rPr>
              <w:t>ดำเนินการเพิ่มเติม</w:t>
            </w:r>
            <w:r w:rsidRPr="0086062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Pr="0086062C">
              <w:rPr>
                <w:rFonts w:ascii="Sarabun" w:hAnsi="Sarabun" w:eastAsia="Sarabun" w:cs="Sarabun"/>
                <w:lang w:val="en-US" w:bidi="th-TH"/>
              </w:rPr>
              <w:t>UW</w:t>
            </w:r>
            <w:r w:rsidRPr="0086062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ซึ่งจะ</w:t>
            </w:r>
            <w:r w:rsidRPr="0086062C">
              <w:rPr>
                <w:rFonts w:ascii="Sarabun" w:hAnsi="Sarabun" w:eastAsia="Sarabun" w:cs="Sarabun"/>
                <w:cs/>
                <w:lang w:val="en-US" w:bidi="th-TH"/>
              </w:rPr>
              <w:t>ไม่สามารถกดที่แถวของตารางได้</w:t>
            </w:r>
            <w:r w:rsidRPr="0086062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โดยจะมีสถานะใหม่</w:t>
            </w:r>
            <w:r w:rsidRPr="006A1EE0" w:rsidR="00073F6D">
              <w:rPr>
                <w:rFonts w:ascii="Sarabun" w:hAnsi="Sarabun" w:eastAsia="Sarabun" w:cs="Sarabun"/>
                <w:lang w:val="en" w:bidi="th-TH"/>
              </w:rPr>
              <w:t xml:space="preserve">ตามเอกสาร </w:t>
            </w:r>
            <w:hyperlink r:id="rId101">
              <w:r w:rsidRPr="006A1EE0" w:rsidR="00073F6D">
                <w:rPr>
                  <w:rStyle w:val="Hyperlink"/>
                  <w:rFonts w:ascii="Sarabun" w:hAnsi="Sarabun" w:eastAsia="Sarabun" w:cs="Sarabun"/>
                  <w:lang w:val="en" w:bidi="th-TH"/>
                </w:rPr>
                <w:t>[NASA] Status Master</w:t>
              </w:r>
            </w:hyperlink>
            <w:r w:rsidRPr="0086062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ดังนี้</w:t>
            </w:r>
          </w:p>
          <w:p w:rsidRPr="00AF7D17" w:rsidR="00AF7D17" w:rsidP="00AF7D17" w:rsidRDefault="00AF7D17" w14:paraId="6E61119E" w14:textId="3D568D79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AF7D17">
              <w:rPr>
                <w:rFonts w:ascii="Sarabun" w:hAnsi="Sarabun" w:eastAsia="Sarabun" w:cs="Sarabun"/>
                <w:b/>
                <w:bCs/>
                <w:lang w:val="en-US"/>
              </w:rPr>
              <w:t>New Core (Insuremo)</w:t>
            </w:r>
            <w:r w:rsidRPr="00AF7D17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</w:p>
          <w:bookmarkEnd w:id="59"/>
          <w:p w:rsidRPr="00AF7D17" w:rsidR="00887DD7" w:rsidP="00AF7D17" w:rsidRDefault="00887DD7" w14:paraId="3C1A86BD" w14:textId="5A033F9D">
            <w:pPr>
              <w:widowControl w:val="0"/>
              <w:spacing w:before="120" w:after="120" w:line="240" w:lineRule="auto"/>
              <w:ind w:left="3205"/>
              <w:rPr>
                <w:rFonts w:ascii="Sarabun" w:hAnsi="Sarabun" w:eastAsia="Sarabun" w:cs="Sarabun"/>
                <w:lang w:bidi="th-TH"/>
              </w:rPr>
            </w:pPr>
            <w:r w:rsidRPr="00AF7D17">
              <w:rPr>
                <w:rFonts w:ascii="Sarabun" w:hAnsi="Sarabun" w:eastAsia="Sarabun" w:cs="Sarabun"/>
                <w:lang w:val="en-US" w:bidi="th-TH"/>
              </w:rPr>
              <w:t>Call API uploadInsureDoc</w:t>
            </w:r>
          </w:p>
          <w:p w:rsidRPr="00DB0B60" w:rsidR="00DB0B60" w:rsidP="00DB0B60" w:rsidRDefault="00887DD7" w14:paraId="7BB04249" w14:textId="705E57AE">
            <w:pPr>
              <w:pStyle w:val="ListParagraph"/>
              <w:widowControl w:val="0"/>
              <w:numPr>
                <w:ilvl w:val="1"/>
                <w:numId w:val="62"/>
              </w:numPr>
              <w:spacing w:before="120" w:after="120" w:line="240" w:lineRule="auto"/>
              <w:ind w:left="4148" w:hanging="284"/>
              <w:rPr>
                <w:rFonts w:ascii="Sarabun" w:hAnsi="Sarabun" w:eastAsia="Sarabun" w:cs="Sarabun"/>
                <w:b/>
                <w:bCs/>
              </w:rPr>
            </w:pPr>
            <w:r w:rsidRPr="00BC052B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รอดำเนินการส่งเอกสารใหม่</w:t>
            </w:r>
            <w:r w:rsidRPr="00BC052B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(API Success)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BC052B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PDF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</w:t>
            </w:r>
          </w:p>
          <w:p w:rsidRPr="00DB0B60" w:rsidR="00DB0B60" w:rsidP="00DB0B60" w:rsidRDefault="00887DD7" w14:paraId="327F0BD1" w14:textId="0C8DDFC8">
            <w:pPr>
              <w:pStyle w:val="ListParagraph"/>
              <w:widowControl w:val="0"/>
              <w:numPr>
                <w:ilvl w:val="1"/>
                <w:numId w:val="62"/>
              </w:numPr>
              <w:spacing w:before="120" w:after="120" w:line="240" w:lineRule="auto"/>
              <w:ind w:left="4148" w:hanging="284"/>
              <w:rPr>
                <w:rFonts w:ascii="Sarabun" w:hAnsi="Sarabun" w:eastAsia="Sarabun" w:cs="Sarabun"/>
                <w:b/>
                <w:bCs/>
              </w:rPr>
            </w:pPr>
            <w:r w:rsidRPr="00DB0B60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DB0B60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DB0B60">
              <w:rPr>
                <w:rFonts w:hint="cs" w:ascii="Sarabun" w:hAnsi="Sarabun" w:eastAsia="Sarabun" w:cs="Sarabun"/>
                <w:lang w:val="en-US" w:bidi="th-TH"/>
              </w:rPr>
              <w:t xml:space="preserve">(API Fail) </w:t>
            </w:r>
            <w:r w:rsidRPr="00DB0B60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DB0B60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DB0B60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DB0B60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DB0B60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DB0B6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DB0B60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DB0B6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DB0B60">
              <w:rPr>
                <w:rFonts w:hint="cs" w:ascii="Sarabun" w:hAnsi="Sarabun" w:eastAsia="Sarabun" w:cs="Sarabun"/>
                <w:lang w:val="en-US" w:bidi="th-TH"/>
              </w:rPr>
              <w:t>PDF</w:t>
            </w:r>
            <w:r w:rsidRPr="00DB0B6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และแสดงปุ่ม </w:t>
            </w:r>
            <w:r w:rsidRPr="00DB0B60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DB0B60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DB0B60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DB0B6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AF7D17" w:rsidR="0052191C" w:rsidP="00AF7D17" w:rsidRDefault="00887DD7" w14:paraId="76940634" w14:textId="783A1007">
            <w:pPr>
              <w:widowControl w:val="0"/>
              <w:spacing w:before="120" w:after="120" w:line="240" w:lineRule="auto"/>
              <w:ind w:left="3205"/>
              <w:rPr>
                <w:rFonts w:ascii="Sarabun" w:hAnsi="Sarabun" w:eastAsia="Sarabun" w:cs="Sarabun"/>
                <w:lang w:val="en-US" w:bidi="th-TH"/>
              </w:rPr>
            </w:pPr>
            <w:r w:rsidRPr="00AF7D17">
              <w:rPr>
                <w:rFonts w:ascii="Sarabun" w:hAnsi="Sarabun" w:eastAsia="Sarabun" w:cs="Sarabun"/>
                <w:lang w:val="en-US" w:bidi="th-TH"/>
              </w:rPr>
              <w:t>InsureDoc</w:t>
            </w:r>
            <w:r w:rsidRPr="00AF7D1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AF7D17">
              <w:rPr>
                <w:rFonts w:ascii="Sarabun" w:hAnsi="Sarabun" w:eastAsia="Sarabun" w:cs="Sarabun"/>
                <w:lang w:val="en-US" w:bidi="th-TH"/>
              </w:rPr>
              <w:t>callback</w:t>
            </w:r>
          </w:p>
          <w:p w:rsidRPr="0052191C" w:rsidR="0052191C" w:rsidP="0052191C" w:rsidRDefault="00887DD7" w14:paraId="5DDCF0F2" w14:textId="48BA01AE">
            <w:pPr>
              <w:pStyle w:val="ListParagraph"/>
              <w:widowControl w:val="0"/>
              <w:numPr>
                <w:ilvl w:val="1"/>
                <w:numId w:val="62"/>
              </w:numPr>
              <w:spacing w:before="120" w:after="120" w:line="240" w:lineRule="auto"/>
              <w:ind w:left="4148" w:hanging="284"/>
              <w:rPr>
                <w:rFonts w:ascii="Sarabun" w:hAnsi="Sarabun" w:eastAsia="Sarabun" w:cs="Sarabun"/>
                <w:b/>
                <w:bCs/>
              </w:rPr>
            </w:pPr>
            <w:r w:rsidRPr="0052191C">
              <w:rPr>
                <w:rFonts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ส่งเอกสารใหม่สำเร็จ</w:t>
            </w:r>
            <w:r w:rsidRPr="0052191C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52191C">
              <w:rPr>
                <w:rFonts w:ascii="Sarabun" w:hAnsi="Sarabun" w:eastAsia="Sarabun" w:cs="Sarabun"/>
                <w:lang w:val="en-US" w:bidi="th-TH"/>
              </w:rPr>
              <w:t xml:space="preserve">(Callback 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>Success</w:t>
            </w:r>
            <w:r w:rsidRPr="0052191C">
              <w:rPr>
                <w:rFonts w:ascii="Sarabun" w:hAnsi="Sarabun" w:eastAsia="Sarabun" w:cs="Sarabun"/>
                <w:lang w:val="en-US" w:bidi="th-TH"/>
              </w:rPr>
              <w:t>)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 w:rsidRPr="0052191C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52191C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52191C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52191C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52191C">
              <w:rPr>
                <w:rFonts w:ascii="Sarabun" w:hAnsi="Sarabun" w:eastAsia="Sarabun" w:cs="Sarabun"/>
                <w:lang w:val="en-US" w:bidi="th-TH"/>
              </w:rPr>
              <w:t>PDF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</w:t>
            </w:r>
          </w:p>
          <w:p w:rsidRPr="00106CDD" w:rsidR="009D28ED" w:rsidP="009D28ED" w:rsidRDefault="00887DD7" w14:paraId="3353991A" w14:textId="73272F08">
            <w:pPr>
              <w:pStyle w:val="ListParagraph"/>
              <w:widowControl w:val="0"/>
              <w:numPr>
                <w:ilvl w:val="1"/>
                <w:numId w:val="62"/>
              </w:numPr>
              <w:spacing w:before="120" w:after="120" w:line="240" w:lineRule="auto"/>
              <w:ind w:left="4148" w:hanging="284"/>
              <w:rPr>
                <w:rFonts w:ascii="Sarabun" w:hAnsi="Sarabun" w:eastAsia="Sarabun" w:cs="Sarabun"/>
                <w:b/>
                <w:bCs/>
              </w:rPr>
            </w:pPr>
            <w:r w:rsidRPr="0052191C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52191C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>(</w:t>
            </w:r>
            <w:r w:rsidRPr="0052191C">
              <w:rPr>
                <w:rFonts w:ascii="Sarabun" w:hAnsi="Sarabun" w:eastAsia="Sarabun" w:cs="Sarabun"/>
                <w:lang w:val="en-US" w:bidi="th-TH"/>
              </w:rPr>
              <w:t>Callback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 xml:space="preserve"> Fail) 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52191C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>PDF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และแสดงปุ่ม 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52191C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52191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3E5142" w:rsidR="00BF1B35" w:rsidP="00BF1B35" w:rsidRDefault="00BF1B35" w14:paraId="47F17313" w14:textId="77153F45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val="en-US" w:bidi="th-TH"/>
              </w:rPr>
            </w:pPr>
            <w:r w:rsidRPr="00BF1B35">
              <w:rPr>
                <w:rFonts w:ascii="Sarabun" w:hAnsi="Sarabun" w:eastAsia="Sarabun" w:cs="Sarabun"/>
                <w:b/>
                <w:bCs/>
                <w:lang w:val="en-US"/>
              </w:rPr>
              <w:t>Old Core (Pre-Underwrite)</w:t>
            </w:r>
            <w:r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</w:p>
          <w:p w:rsidR="003E5142" w:rsidP="003E5142" w:rsidRDefault="003E5142" w14:paraId="66F4B4DC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 w:bidi="th-TH"/>
              </w:rPr>
            </w:pPr>
          </w:p>
          <w:p w:rsidRPr="003E5142" w:rsidR="003E5142" w:rsidP="003E5142" w:rsidRDefault="003E5142" w14:paraId="4DAA1384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 w:bidi="th-TH"/>
              </w:rPr>
            </w:pPr>
          </w:p>
          <w:p w:rsidRPr="00BF1B35" w:rsidR="00BF1B35" w:rsidP="00BF1B35" w:rsidRDefault="00887DD7" w14:paraId="4AF2598A" w14:textId="270BA6DA">
            <w:pPr>
              <w:pStyle w:val="ListParagraph"/>
              <w:widowControl w:val="0"/>
              <w:numPr>
                <w:ilvl w:val="1"/>
                <w:numId w:val="62"/>
              </w:numPr>
              <w:spacing w:before="120" w:after="120" w:line="240" w:lineRule="auto"/>
              <w:ind w:left="4148" w:hanging="284"/>
              <w:rPr>
                <w:rFonts w:ascii="Sarabun" w:hAnsi="Sarabun" w:eastAsia="Sarabun" w:cs="Sarabun"/>
                <w:b/>
                <w:bCs/>
              </w:rPr>
            </w:pPr>
            <w:r w:rsidRPr="00BF1B35">
              <w:rPr>
                <w:rFonts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ส่งเอกสารใหม่สำเร็จ</w:t>
            </w:r>
            <w:r w:rsidRPr="00BF1B35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BF1B35">
              <w:rPr>
                <w:rFonts w:ascii="Sarabun" w:hAnsi="Sarabun" w:eastAsia="Sarabun" w:cs="Sarabun"/>
                <w:lang w:val="en-US" w:bidi="th-TH"/>
              </w:rPr>
              <w:t>(</w:t>
            </w:r>
            <w:r w:rsidRPr="00BF1B35">
              <w:rPr>
                <w:rFonts w:hint="cs" w:ascii="Sarabun" w:hAnsi="Sarabun" w:eastAsia="Sarabun" w:cs="Sarabun"/>
                <w:lang w:val="en-US" w:bidi="th-TH"/>
              </w:rPr>
              <w:t>API Success</w:t>
            </w:r>
            <w:r w:rsidRPr="00BF1B35">
              <w:rPr>
                <w:rFonts w:ascii="Sarabun" w:hAnsi="Sarabun" w:eastAsia="Sarabun" w:cs="Sarabun"/>
                <w:lang w:val="en-US" w:bidi="th-TH"/>
              </w:rPr>
              <w:t>)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 w:rsidRPr="00BF1B35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BF1B35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BF1B35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BF1B35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BF1B35">
              <w:rPr>
                <w:rFonts w:ascii="Sarabun" w:hAnsi="Sarabun" w:eastAsia="Sarabun" w:cs="Sarabun"/>
                <w:lang w:val="en-US" w:bidi="th-TH"/>
              </w:rPr>
              <w:t>PDF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</w:t>
            </w:r>
          </w:p>
          <w:p w:rsidRPr="00BF1B35" w:rsidR="00887DD7" w:rsidP="00BF1B35" w:rsidRDefault="00887DD7" w14:paraId="7187E47D" w14:textId="54BBB7F6">
            <w:pPr>
              <w:pStyle w:val="ListParagraph"/>
              <w:widowControl w:val="0"/>
              <w:numPr>
                <w:ilvl w:val="1"/>
                <w:numId w:val="62"/>
              </w:numPr>
              <w:spacing w:before="120" w:after="120" w:line="240" w:lineRule="auto"/>
              <w:ind w:left="4148" w:hanging="284"/>
              <w:rPr>
                <w:rFonts w:ascii="Sarabun" w:hAnsi="Sarabun" w:eastAsia="Sarabun" w:cs="Sarabun"/>
                <w:b/>
                <w:bCs/>
              </w:rPr>
            </w:pPr>
            <w:r w:rsidRPr="00BF1B35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BF1B35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BF1B35">
              <w:rPr>
                <w:rFonts w:hint="cs" w:ascii="Sarabun" w:hAnsi="Sarabun" w:eastAsia="Sarabun" w:cs="Sarabun"/>
                <w:lang w:val="en-US" w:bidi="th-TH"/>
              </w:rPr>
              <w:t xml:space="preserve">(API Fail) 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BF1B35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BF1B35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BF1B35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BF1B35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จะแสดงเอกสารใบเสนอขาย </w:t>
            </w:r>
            <w:r w:rsidRPr="00BF1B35">
              <w:rPr>
                <w:rFonts w:hint="cs" w:ascii="Sarabun" w:hAnsi="Sarabun" w:eastAsia="Sarabun" w:cs="Sarabun"/>
                <w:lang w:val="en-US" w:bidi="th-TH"/>
              </w:rPr>
              <w:t>PDF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และแสดงปุ่ม </w:t>
            </w:r>
            <w:r w:rsidRPr="00BF1B35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BF1B35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F1B3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0B4B73" w:rsidR="000B4B73" w:rsidP="00DE20FE" w:rsidRDefault="00EB5D80" w14:paraId="49A44EE0" w14:textId="7558624E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EB5D80" w:rsidR="00DB0EB1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แท็บ </w:t>
            </w:r>
            <w:r w:rsidRPr="00EB5D80" w:rsidR="00DB0EB1">
              <w:rPr>
                <w:rFonts w:ascii="Sarabun" w:hAnsi="Sarabun" w:eastAsia="Sarabun" w:cs="Sarabun"/>
                <w:b/>
                <w:bCs/>
                <w:lang w:bidi="th-TH"/>
              </w:rPr>
              <w:t>“</w:t>
            </w:r>
            <w:r w:rsidRPr="00EB5D80" w:rsidR="00DB0EB1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ใบคำขอ</w:t>
            </w:r>
            <w:r w:rsidRPr="00EB5D80" w:rsidR="00DB0EB1">
              <w:rPr>
                <w:rFonts w:ascii="Sarabun" w:hAnsi="Sarabun" w:eastAsia="Sarabun" w:cs="Sarabun"/>
                <w:b/>
                <w:bCs/>
                <w:lang w:bidi="th-TH"/>
              </w:rPr>
              <w:t>”</w:t>
            </w:r>
            <w:r w:rsidRPr="003936D6" w:rsidR="00DB0EB1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0B4B73" w:rsidR="000B4B73">
              <w:rPr>
                <w:rFonts w:hint="cs" w:ascii="Sarabun" w:hAnsi="Sarabun" w:eastAsia="Sarabun" w:cs="Sarabun"/>
                <w:cs/>
                <w:lang w:val="en-US" w:bidi="th-TH"/>
              </w:rPr>
              <w:t>ใบคำขอจะมี</w:t>
            </w:r>
            <w:r w:rsidRPr="000B4B73"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สถานะ </w:t>
            </w:r>
            <w:r w:rsidRPr="000B4B73" w:rsidR="000B4B7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B4B73" w:rsidR="000B4B73">
              <w:rPr>
                <w:rFonts w:hint="cs" w:ascii="Sarabun" w:hAnsi="Sarabun" w:eastAsia="Sarabun" w:cs="Sarabun"/>
                <w:cs/>
                <w:lang w:val="en-US" w:bidi="th-TH"/>
              </w:rPr>
              <w:t>รอดำเนินการ</w:t>
            </w:r>
            <w:r w:rsidRPr="000B4B73" w:rsidR="000B4B73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0B4B73" w:rsidR="000B4B7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โดย</w:t>
            </w:r>
            <w:r w:rsidRPr="000B4B73"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0B4B73" w:rsidR="000B4B7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B4B73" w:rsidR="000B4B73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0B4B73" w:rsidR="000B4B73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0B4B73" w:rsidR="000B4B7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0B4B73" w:rsidR="000B4B73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0B4B73" w:rsidR="000B4B7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ระบบจะแสดงปุ่ม </w:t>
            </w:r>
            <w:r w:rsidRPr="000B4B73" w:rsidR="000B4B73">
              <w:rPr>
                <w:rFonts w:ascii="Sarabun" w:hAnsi="Sarabun" w:eastAsia="Sarabun" w:cs="Sarabun"/>
                <w:highlight w:val="yellow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highlight w:val="yellow"/>
                <w:cs/>
                <w:lang w:val="en-US" w:bidi="th-TH"/>
              </w:rPr>
              <w:t>ส่งใบคำขอใหม่ (ดำเนินการเพิ่มเติม)</w:t>
            </w:r>
            <w:r w:rsidRPr="000B4B73" w:rsidR="000B4B73">
              <w:rPr>
                <w:rFonts w:ascii="Sarabun" w:hAnsi="Sarabun" w:eastAsia="Sarabun" w:cs="Sarabun"/>
                <w:highlight w:val="yellow"/>
                <w:lang w:val="en-US" w:bidi="th-TH"/>
              </w:rPr>
              <w:t>”</w:t>
            </w:r>
            <w:r w:rsidRPr="000B4B73" w:rsidR="000B4B7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0B4B73"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มีเงื่อนไขดังนี้ </w:t>
            </w:r>
          </w:p>
          <w:p w:rsidRPr="00B6165F" w:rsidR="000B4B73" w:rsidP="00DE20FE" w:rsidRDefault="000B4B73" w14:paraId="3F72CABB" w14:textId="261AD02B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020868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กรอก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 xml:space="preserve">ข้อมูลใบคำขอที่ขั้นตอน </w:t>
            </w:r>
            <w:r w:rsidRPr="000B4B73">
              <w:rPr>
                <w:rFonts w:ascii="Sarabun" w:hAnsi="Sarabun" w:eastAsia="Sarabun" w:cs="Sarabun"/>
                <w:lang w:bidi="th-TH"/>
              </w:rPr>
              <w:t>1.1-1.8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เรียบร้อยแล้ว แต่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 xml:space="preserve">ยังไม่เลือก </w:t>
            </w:r>
            <w:r w:rsidRPr="000B4B73">
              <w:rPr>
                <w:rFonts w:ascii="Sarabun" w:hAnsi="Sarabun" w:eastAsia="Sarabun" w:cs="Sarabun"/>
                <w:lang w:bidi="th-TH"/>
              </w:rPr>
              <w:t xml:space="preserve">checkbox 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 xml:space="preserve">ยืนยันข้อมูล </w:t>
            </w:r>
            <w:r w:rsidRPr="000B4B73">
              <w:rPr>
                <w:rFonts w:ascii="Wingdings" w:hAnsi="Wingdings" w:eastAsia="Wingdings" w:cs="Wingdings"/>
                <w:lang w:bidi="th-TH"/>
              </w:rPr>
              <w:t>à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ระบบจะไม่แสดงปุ่ม </w:t>
            </w:r>
            <w:r w:rsidRPr="000B4B73">
              <w:rPr>
                <w:rFonts w:ascii="Sarabun" w:hAnsi="Sarabun" w:eastAsia="Sarabun" w:cs="Sarabun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bidi="th-TH"/>
              </w:rPr>
              <w:t>ส่งใบคำขอใหม่ (ดำเนินการเพิ่มเติม)</w:t>
            </w:r>
            <w:r w:rsidRPr="000B4B73">
              <w:rPr>
                <w:rFonts w:ascii="Sarabun" w:hAnsi="Sarabun" w:eastAsia="Sarabun" w:cs="Sarabun"/>
                <w:lang w:bidi="th-TH"/>
              </w:rPr>
              <w:t>”</w:t>
            </w:r>
          </w:p>
          <w:p w:rsidRPr="00271641" w:rsidR="001D69F5" w:rsidP="001D69F5" w:rsidRDefault="000B4B73" w14:paraId="1A285EDB" w14:textId="71CDE754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 xml:space="preserve">กรณีกรอกข้อมูลใบคำขอที่ขั้นตอน </w:t>
            </w:r>
            <w:r w:rsidRPr="000B4B73">
              <w:rPr>
                <w:rFonts w:ascii="Sarabun" w:hAnsi="Sarabun" w:eastAsia="Sarabun" w:cs="Sarabun"/>
                <w:lang w:bidi="th-TH"/>
              </w:rPr>
              <w:t>1.1-1.8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เรียบร้อยแล้ว เมื่อเลือก </w:t>
            </w:r>
            <w:r w:rsidRPr="000B4B73">
              <w:rPr>
                <w:rFonts w:ascii="Sarabun" w:hAnsi="Sarabun" w:eastAsia="Sarabun" w:cs="Sarabun"/>
                <w:lang w:bidi="th-TH"/>
              </w:rPr>
              <w:t xml:space="preserve">checkbox 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ยืนยันข้อมูล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และกดปุ่ม </w:t>
            </w:r>
            <w:r w:rsidRPr="000B4B73">
              <w:rPr>
                <w:rFonts w:ascii="Sarabun" w:hAnsi="Sarabun" w:eastAsia="Sarabun" w:cs="Sarabun"/>
                <w:lang w:bidi="th-TH"/>
              </w:rPr>
              <w:t>“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>บันทึกข้อมูล</w:t>
            </w:r>
            <w:r w:rsidRPr="000B4B73">
              <w:rPr>
                <w:rFonts w:ascii="Sarabun" w:hAnsi="Sarabun" w:eastAsia="Sarabun" w:cs="Sarabun"/>
                <w:lang w:bidi="th-TH"/>
              </w:rPr>
              <w:t>”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0B4B73">
              <w:rPr>
                <w:rFonts w:ascii="Wingdings" w:hAnsi="Wingdings" w:eastAsia="Wingdings" w:cs="Wingdings"/>
                <w:lang w:bidi="th-TH"/>
              </w:rPr>
              <w:t>à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ระบบจะแสดงปุ่ม </w:t>
            </w:r>
            <w:r w:rsidRPr="000B4B73">
              <w:rPr>
                <w:rFonts w:ascii="Sarabun" w:hAnsi="Sarabun" w:eastAsia="Sarabun" w:cs="Sarabun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bidi="th-TH"/>
              </w:rPr>
              <w:t>ส่งใบคำขอใหม่ (ดำเนินการเพิ่มเติม)</w:t>
            </w:r>
            <w:r w:rsidRPr="000B4B73">
              <w:rPr>
                <w:rFonts w:ascii="Sarabun" w:hAnsi="Sarabun" w:eastAsia="Sarabun" w:cs="Sarabun"/>
                <w:lang w:bidi="th-TH"/>
              </w:rPr>
              <w:t>”</w:t>
            </w:r>
          </w:p>
          <w:p w:rsidR="000B4B73" w:rsidP="00DE20FE" w:rsidRDefault="000B4B73" w14:paraId="6641E211" w14:textId="370178DA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 xml:space="preserve">กรณีกรอกข้อมูลใบคำขอที่ขั้นตอน </w:t>
            </w:r>
            <w:r w:rsidRPr="000B4B73">
              <w:rPr>
                <w:rFonts w:ascii="Sarabun" w:hAnsi="Sarabun" w:eastAsia="Sarabun" w:cs="Sarabun"/>
                <w:lang w:bidi="th-TH"/>
              </w:rPr>
              <w:t>1.1-1.8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เรียบร้อยแล้ว เมื่อเลือก </w:t>
            </w:r>
            <w:r w:rsidRPr="000B4B73">
              <w:rPr>
                <w:rFonts w:ascii="Sarabun" w:hAnsi="Sarabun" w:eastAsia="Sarabun" w:cs="Sarabun"/>
                <w:lang w:bidi="th-TH"/>
              </w:rPr>
              <w:t xml:space="preserve">checkbox </w:t>
            </w:r>
            <w:r w:rsidRPr="00B6165F">
              <w:rPr>
                <w:rFonts w:hint="cs" w:ascii="Sarabun" w:hAnsi="Sarabun" w:eastAsia="Sarabun" w:cs="Sarabun"/>
                <w:cs/>
                <w:lang w:bidi="th-TH"/>
              </w:rPr>
              <w:t>ยืนยันข้อมูล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กดปุ่ม </w:t>
            </w:r>
            <w:r w:rsidRPr="000B4B73">
              <w:rPr>
                <w:rFonts w:ascii="Sarabun" w:hAnsi="Sarabun" w:eastAsia="Sarabun" w:cs="Sarabun"/>
                <w:lang w:bidi="th-TH"/>
              </w:rPr>
              <w:t>“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>บันทึกข้อมูล</w:t>
            </w:r>
            <w:r w:rsidRPr="000B4B73">
              <w:rPr>
                <w:rFonts w:ascii="Sarabun" w:hAnsi="Sarabun" w:eastAsia="Sarabun" w:cs="Sarabun"/>
                <w:lang w:bidi="th-TH"/>
              </w:rPr>
              <w:t>”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จากนั้นเลือกช่องทางส่งใบคำขอ และกดปุ่ม </w:t>
            </w:r>
            <w:r w:rsidRPr="000B4B73">
              <w:rPr>
                <w:rFonts w:ascii="Sarabun" w:hAnsi="Sarabun" w:eastAsia="Sarabun" w:cs="Sarabun"/>
                <w:lang w:bidi="th-TH"/>
              </w:rPr>
              <w:t>“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>ถัดไป</w:t>
            </w:r>
            <w:r w:rsidRPr="000B4B73">
              <w:rPr>
                <w:rFonts w:ascii="Sarabun" w:hAnsi="Sarabun" w:eastAsia="Sarabun" w:cs="Sarabun"/>
                <w:lang w:bidi="th-TH"/>
              </w:rPr>
              <w:t>”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0B4B73">
              <w:rPr>
                <w:rFonts w:ascii="Wingdings" w:hAnsi="Wingdings" w:eastAsia="Wingdings" w:cs="Wingdings"/>
                <w:lang w:bidi="th-TH"/>
              </w:rPr>
              <w:t>à</w:t>
            </w: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ระบบจะแสดงปุ่ม </w:t>
            </w:r>
            <w:r w:rsidRPr="000B4B73">
              <w:rPr>
                <w:rFonts w:ascii="Sarabun" w:hAnsi="Sarabun" w:eastAsia="Sarabun" w:cs="Sarabun"/>
                <w:lang w:bidi="th-TH"/>
              </w:rPr>
              <w:t>“</w:t>
            </w:r>
            <w:r w:rsidR="00142DCB">
              <w:rPr>
                <w:rFonts w:ascii="Sarabun" w:hAnsi="Sarabun" w:eastAsia="Sarabun" w:cs="Sarabun"/>
                <w:cs/>
                <w:lang w:bidi="th-TH"/>
              </w:rPr>
              <w:t>ส่งใบคำขอใหม่ (ดำเนินการเพิ่มเติม)</w:t>
            </w:r>
            <w:r w:rsidRPr="000B4B73">
              <w:rPr>
                <w:rFonts w:ascii="Sarabun" w:hAnsi="Sarabun" w:eastAsia="Sarabun" w:cs="Sarabun"/>
                <w:lang w:bidi="th-TH"/>
              </w:rPr>
              <w:t>”</w:t>
            </w:r>
          </w:p>
          <w:p w:rsidRPr="00C628C9" w:rsidR="000A6147" w:rsidP="00DE20FE" w:rsidRDefault="000B4B73" w14:paraId="318EC36D" w14:textId="4644B54A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0B4B73">
              <w:rPr>
                <w:rFonts w:hint="cs" w:ascii="Sarabun" w:hAnsi="Sarabun" w:eastAsia="Sarabun" w:cs="Sarabun"/>
                <w:cs/>
                <w:lang w:bidi="th-TH"/>
              </w:rPr>
              <w:t xml:space="preserve">กรณีกดปุ่ม </w:t>
            </w:r>
            <w:r w:rsidRPr="000B4B7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B4B73">
              <w:rPr>
                <w:rFonts w:hint="cs" w:ascii="Sarabun" w:hAnsi="Sarabun" w:eastAsia="Sarabun" w:cs="Sarabun"/>
                <w:cs/>
                <w:lang w:val="en-US" w:bidi="th-TH"/>
              </w:rPr>
              <w:t>ย้อนกลับ</w:t>
            </w:r>
            <w:r w:rsidRPr="000B4B73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0B4B7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จะแสดง </w:t>
            </w:r>
            <w:r w:rsidRPr="000B4B73">
              <w:rPr>
                <w:rFonts w:ascii="Sarabun" w:hAnsi="Sarabun" w:eastAsia="Sarabun" w:cs="Sarabun"/>
                <w:lang w:val="en-US" w:bidi="th-TH"/>
              </w:rPr>
              <w:t xml:space="preserve">Pop-up </w:t>
            </w:r>
            <w:r w:rsidRPr="000B4B73">
              <w:rPr>
                <w:rFonts w:hint="cs" w:ascii="Sarabun" w:hAnsi="Sarabun" w:eastAsia="Sarabun" w:cs="Sarabun"/>
                <w:cs/>
                <w:lang w:val="en-US" w:bidi="th-TH"/>
              </w:rPr>
              <w:t>ยืนยันการออก</w:t>
            </w:r>
            <w:r w:rsidR="00A10262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9F4A51" w:rsidR="009F4A51">
              <w:rPr>
                <w:rFonts w:ascii="Sarabun" w:hAnsi="Sarabun" w:eastAsia="Sarabun" w:cs="Sarabun"/>
                <w:cs/>
                <w:lang w:val="en-US" w:bidi="th-TH"/>
              </w:rPr>
              <w:t>อ้างอิงตาม</w:t>
            </w:r>
            <w:r w:rsidRPr="000B4B7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0B4B73">
              <w:rPr>
                <w:rFonts w:hint="cs" w:ascii="Sarabun" w:hAnsi="Sarabun" w:eastAsia="Sarabun" w:cs="Sarabun"/>
                <w:b/>
                <w:bCs/>
                <w:highlight w:val="yellow"/>
                <w:lang w:val="en-US" w:bidi="th-TH"/>
              </w:rPr>
              <w:t>[</w:t>
            </w:r>
            <w:r w:rsidRPr="000B4B73">
              <w:rPr>
                <w:rFonts w:hint="cs" w:ascii="Sarabun" w:hAnsi="Sarabun" w:cs="Sarabun"/>
                <w:b/>
                <w:bCs/>
                <w:highlight w:val="yellow"/>
                <w:lang w:val="en-US"/>
              </w:rPr>
              <w:t xml:space="preserve">Sprint </w:t>
            </w:r>
            <w:r w:rsidR="00B919F6">
              <w:rPr>
                <w:rFonts w:ascii="Sarabun" w:hAnsi="Sarabun" w:cs="Sarabun"/>
                <w:b/>
                <w:bCs/>
                <w:highlight w:val="yellow"/>
                <w:lang w:val="en-US"/>
              </w:rPr>
              <w:t>4</w:t>
            </w:r>
            <w:r w:rsidRPr="000B4B73">
              <w:rPr>
                <w:rFonts w:hint="cs" w:ascii="Sarabun" w:hAnsi="Sarabun" w:eastAsia="Sarabun" w:cs="Sarabun"/>
                <w:b/>
                <w:bCs/>
                <w:highlight w:val="yellow"/>
                <w:lang w:val="en-US" w:bidi="th-TH"/>
              </w:rPr>
              <w:t>]</w:t>
            </w:r>
          </w:p>
          <w:p w:rsidRPr="00C628C9" w:rsidR="00C628C9" w:rsidP="00C628C9" w:rsidRDefault="00C628C9" w14:paraId="18913230" w14:textId="7D2781C2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C628C9">
              <w:rPr>
                <w:b/>
                <w:bCs/>
                <w:highlight w:val="yellow"/>
                <w:lang w:val="en-US"/>
              </w:rPr>
              <w:t>[Sprint 20]</w:t>
            </w:r>
            <w:r w:rsidRPr="00C628C9">
              <w:rPr>
                <w:b/>
                <w:bCs/>
                <w:lang w:val="en-US"/>
              </w:rPr>
              <w:t xml:space="preserve"> </w:t>
            </w:r>
            <w:r w:rsidRPr="00C628C9">
              <w:rPr>
                <w:rFonts w:hint="cs" w:ascii="Sarabun" w:hAnsi="Sarabun" w:eastAsia="Sarabun" w:cs="Sarabun"/>
                <w:cs/>
                <w:lang w:bidi="th-TH"/>
              </w:rPr>
              <w:t>กรณีใบ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คำขอ</w:t>
            </w:r>
            <w:r w:rsidRPr="00C628C9">
              <w:rPr>
                <w:rFonts w:hint="cs" w:ascii="Sarabun" w:hAnsi="Sarabun" w:eastAsia="Sarabun" w:cs="Sarabun"/>
                <w:cs/>
                <w:lang w:bidi="th-TH"/>
              </w:rPr>
              <w:t>ใบนั้นๆ ไม่มี</w:t>
            </w:r>
            <w:r w:rsidRPr="00C628C9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C628C9">
              <w:rPr>
                <w:rFonts w:hint="cs" w:ascii="Sarabun" w:hAnsi="Sarabun" w:eastAsia="Sarabun" w:cs="Sarabun"/>
                <w:cs/>
                <w:lang w:bidi="th-TH"/>
              </w:rPr>
              <w:t>ให้เลือก เมื่อกด</w:t>
            </w:r>
            <w:r w:rsidRPr="00C628C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C628C9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C628C9">
              <w:rPr>
                <w:rFonts w:ascii="Sarabun" w:hAnsi="Sarabun" w:eastAsia="Sarabun" w:cs="Sarabun"/>
                <w:cs/>
                <w:lang w:val="en-US" w:bidi="th-TH"/>
              </w:rPr>
              <w:t>ส่งใบ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คำขอ</w:t>
            </w:r>
            <w:r w:rsidRPr="00C628C9">
              <w:rPr>
                <w:rFonts w:ascii="Sarabun" w:hAnsi="Sarabun" w:eastAsia="Sarabun" w:cs="Sarabun"/>
                <w:cs/>
                <w:lang w:val="en-US" w:bidi="th-TH"/>
              </w:rPr>
              <w:t>ใหม่ (ดำเนินการเพิ่มเติม)</w:t>
            </w:r>
            <w:r w:rsidRPr="00C628C9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C628C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ระบบจะ</w:t>
            </w:r>
            <w:r w:rsidRPr="00C628C9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C628C9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C628C9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C628C9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02">
              <w:r w:rsidRPr="00C628C9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C628C9">
                <w:rPr>
                  <w:rStyle w:val="Hyperlink"/>
                  <w:rFonts w:ascii="Sarabun" w:hAnsi="Sarabun" w:cs="Sarabun"/>
                  <w:cs/>
                  <w:lang w:bidi="th-TH"/>
                </w:rPr>
                <w:t>0</w:t>
              </w:r>
              <w:r w:rsidRPr="00C628C9">
                <w:rPr>
                  <w:rStyle w:val="Hyperlink"/>
                  <w:rFonts w:ascii="Sarabun" w:hAnsi="Sarabun" w:cs="Sarabun"/>
                  <w:lang w:val="en-US" w:bidi="th-TH"/>
                </w:rPr>
                <w:t>26</w:t>
              </w:r>
              <w:r w:rsidRPr="00C628C9">
                <w:rPr>
                  <w:rStyle w:val="Hyperlink"/>
                  <w:rFonts w:ascii="Sarabun" w:hAnsi="Sarabun" w:cs="Sarabun"/>
                  <w:cs/>
                  <w:lang w:bidi="th-TH"/>
                </w:rPr>
                <w:t>2</w:t>
              </w:r>
            </w:hyperlink>
            <w:r>
              <w:rPr>
                <w:rFonts w:hint="cs"/>
                <w:cs/>
                <w:lang w:bidi="th-TH"/>
              </w:rPr>
              <w:t xml:space="preserve"> </w:t>
            </w:r>
            <w:r w:rsidRPr="00C628C9">
              <w:rPr>
                <w:rFonts w:hint="cs" w:ascii="Sarabun" w:hAnsi="Sarabun" w:eastAsia="Sarabun" w:cs="Sarabun"/>
                <w:cs/>
                <w:lang w:bidi="th-TH"/>
              </w:rPr>
              <w:t xml:space="preserve">และเมื่อกดปุ่ม </w:t>
            </w:r>
            <w:r w:rsidRPr="00C628C9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C628C9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 w:rsidRPr="00C628C9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 w:rsidRPr="00C628C9"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C628C9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C628C9">
              <w:rPr>
                <w:rFonts w:ascii="Sarabun" w:hAnsi="Sarabun" w:eastAsia="Sarabun" w:cs="Sarabun"/>
                <w:lang w:val="en-US" w:bidi="th-TH"/>
              </w:rPr>
              <w:t>P</w:t>
            </w:r>
            <w:r w:rsidRPr="00C628C9">
              <w:rPr>
                <w:rFonts w:ascii="Sarabun" w:hAnsi="Sarabun" w:eastAsia="Sarabun" w:cs="Sarabun"/>
              </w:rPr>
              <w:t>op</w:t>
            </w:r>
            <w:r w:rsidRPr="00C628C9">
              <w:rPr>
                <w:rFonts w:ascii="Sarabun" w:hAnsi="Sarabun" w:eastAsia="Sarabun" w:cs="Sarabun"/>
                <w:lang w:val="en-US"/>
              </w:rPr>
              <w:t>-</w:t>
            </w:r>
            <w:r w:rsidRPr="00C628C9">
              <w:rPr>
                <w:rFonts w:ascii="Sarabun" w:hAnsi="Sarabun" w:eastAsia="Sarabun" w:cs="Sarabun"/>
              </w:rPr>
              <w:t>up</w:t>
            </w:r>
            <w:r w:rsidRPr="00C628C9">
              <w:rPr>
                <w:rFonts w:hint="cs" w:ascii="Sarabun" w:hAnsi="Sarabun" w:eastAsia="Sarabun" w:cs="Sarabun"/>
                <w:cs/>
                <w:lang w:bidi="th-TH"/>
              </w:rPr>
              <w:t xml:space="preserve"> จะกลับมายัง</w:t>
            </w:r>
            <w:r w:rsidRPr="003936D6" w:rsidR="00D063AE">
              <w:rPr>
                <w:rFonts w:hint="cs" w:ascii="Sarabun" w:hAnsi="Sarabun" w:eastAsia="Sarabun" w:cs="Sarabun"/>
                <w:cs/>
                <w:lang w:bidi="th-TH"/>
              </w:rPr>
              <w:t xml:space="preserve">หน้า </w:t>
            </w:r>
            <w:r w:rsidRPr="00687D24" w:rsidR="00D063AE">
              <w:rPr>
                <w:rFonts w:ascii="Sarabun" w:hAnsi="Sarabun" w:eastAsia="Sarabun" w:cs="Sarabun"/>
                <w:cs/>
                <w:lang w:bidi="th-TH"/>
              </w:rPr>
              <w:t>รายละเอียดผู้มุ่งหวัง</w:t>
            </w:r>
            <w:r w:rsidR="00D063A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8D5B2F" w:rsidR="00D063AE">
              <w:rPr>
                <w:rFonts w:ascii="Sarabun" w:hAnsi="Sarabun" w:eastAsia="Sarabun" w:cs="Sarabun"/>
                <w:cs/>
                <w:lang w:bidi="th-TH"/>
              </w:rPr>
              <w:t xml:space="preserve">แท็บ </w:t>
            </w:r>
            <w:r w:rsidRPr="008D5B2F" w:rsidR="00D063AE">
              <w:rPr>
                <w:rFonts w:ascii="Sarabun" w:hAnsi="Sarabun" w:eastAsia="Sarabun" w:cs="Sarabun"/>
              </w:rPr>
              <w:t>“</w:t>
            </w:r>
            <w:r w:rsidRPr="008D5B2F" w:rsidR="00D063AE">
              <w:rPr>
                <w:rFonts w:ascii="Sarabun" w:hAnsi="Sarabun" w:eastAsia="Sarabun" w:cs="Sarabun"/>
                <w:cs/>
                <w:lang w:bidi="th-TH"/>
              </w:rPr>
              <w:t>ใบ</w:t>
            </w:r>
            <w:r w:rsidR="00D063AE">
              <w:rPr>
                <w:rFonts w:hint="cs" w:ascii="Sarabun" w:hAnsi="Sarabun" w:eastAsia="Sarabun" w:cs="Sarabun"/>
                <w:cs/>
                <w:lang w:bidi="th-TH"/>
              </w:rPr>
              <w:t>คำขอ</w:t>
            </w:r>
            <w:r w:rsidRPr="008D5B2F" w:rsidR="00D063AE">
              <w:rPr>
                <w:rFonts w:ascii="Sarabun" w:hAnsi="Sarabun" w:eastAsia="Sarabun" w:cs="Sarabun"/>
              </w:rPr>
              <w:t>”</w:t>
            </w:r>
          </w:p>
          <w:p w:rsidRPr="00335BD0" w:rsidR="007D76D9" w:rsidP="007D76D9" w:rsidRDefault="000B4B73" w14:paraId="49F7BBA8" w14:textId="54203611">
            <w:pPr>
              <w:pStyle w:val="ListParagraph"/>
              <w:widowControl w:val="0"/>
              <w:numPr>
                <w:ilvl w:val="3"/>
                <w:numId w:val="11"/>
              </w:numPr>
              <w:spacing w:before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0A6147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เมื่อกดปุ่ม </w:t>
            </w:r>
            <w:r w:rsidRPr="000A6147">
              <w:rPr>
                <w:rFonts w:ascii="Sarabun" w:hAnsi="Sarabun" w:eastAsia="Sarabun" w:cs="Sarabun"/>
                <w:highlight w:val="yellow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highlight w:val="yellow"/>
                <w:cs/>
                <w:lang w:val="en-US" w:bidi="th-TH"/>
              </w:rPr>
              <w:t>ส่งใบคำขอใหม่ (ดำเนินการเพิ่มเติม)</w:t>
            </w:r>
            <w:r w:rsidRPr="000A6147">
              <w:rPr>
                <w:rFonts w:ascii="Sarabun" w:hAnsi="Sarabun" w:eastAsia="Sarabun" w:cs="Sarabun"/>
                <w:highlight w:val="yellow"/>
                <w:lang w:val="en-US" w:bidi="th-TH"/>
              </w:rPr>
              <w:t>”</w:t>
            </w:r>
            <w:r w:rsidRPr="000A614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ระบบจะแสดงหน้า ลงลายมือชื่อ สำหรับลงนามใบคำขอใหม่ โดยมีเงื่อนไข ดังนี้</w:t>
            </w:r>
          </w:p>
          <w:p w:rsidRPr="007D54D2" w:rsidR="000A6147" w:rsidP="00DE20FE" w:rsidRDefault="000B4B73" w14:paraId="159A6A0B" w14:textId="77777777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0A6147">
              <w:rPr>
                <w:rFonts w:hint="cs" w:ascii="Sarabun" w:hAnsi="Sarabun" w:eastAsia="Sarabun" w:cs="Sarabun"/>
                <w:cs/>
                <w:lang w:bidi="th-TH"/>
              </w:rPr>
              <w:t xml:space="preserve">กรณียังไม่ลงลายมือชื่อ หรือลงลายมือชื่อไม่ครบทุกคน ระบบจะ </w:t>
            </w:r>
            <w:r w:rsidRPr="000A6147">
              <w:rPr>
                <w:rFonts w:ascii="Sarabun" w:hAnsi="Sarabun" w:eastAsia="Sarabun" w:cs="Sarabun"/>
                <w:lang w:bidi="th-TH"/>
              </w:rPr>
              <w:t xml:space="preserve">Disable </w:t>
            </w:r>
            <w:r w:rsidRPr="000A6147">
              <w:rPr>
                <w:rFonts w:hint="cs" w:ascii="Sarabun" w:hAnsi="Sarabun" w:eastAsia="Sarabun" w:cs="Sarabun"/>
                <w:cs/>
                <w:lang w:bidi="th-TH"/>
              </w:rPr>
              <w:t xml:space="preserve">ปุ่ม </w:t>
            </w:r>
            <w:r w:rsidRPr="000A6147">
              <w:rPr>
                <w:rFonts w:ascii="Sarabun" w:hAnsi="Sarabun" w:eastAsia="Sarabun" w:cs="Sarabun"/>
                <w:lang w:bidi="th-TH"/>
              </w:rPr>
              <w:t>“</w:t>
            </w:r>
            <w:r w:rsidRPr="000A6147">
              <w:rPr>
                <w:rFonts w:hint="cs" w:ascii="Sarabun" w:hAnsi="Sarabun" w:eastAsia="Sarabun" w:cs="Sarabun"/>
                <w:cs/>
                <w:lang w:bidi="th-TH"/>
              </w:rPr>
              <w:t>ถัดไป</w:t>
            </w:r>
            <w:r w:rsidRPr="000A6147">
              <w:rPr>
                <w:rFonts w:ascii="Sarabun" w:hAnsi="Sarabun" w:eastAsia="Sarabun" w:cs="Sarabun"/>
                <w:lang w:bidi="th-TH"/>
              </w:rPr>
              <w:t>”</w:t>
            </w:r>
          </w:p>
          <w:p w:rsidRPr="006A7D83" w:rsidR="000A6147" w:rsidP="00DE20FE" w:rsidRDefault="000B4B73" w14:paraId="5FE2EA3B" w14:textId="77777777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0A614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กรณีลงลายมือชื่อครบทุกคนแล้ว ระบบจะ </w:t>
            </w:r>
            <w:r w:rsidRPr="000A6147">
              <w:rPr>
                <w:rFonts w:ascii="Sarabun" w:hAnsi="Sarabun" w:eastAsia="Sarabun" w:cs="Sarabun"/>
                <w:lang w:val="en-US" w:bidi="th-TH"/>
              </w:rPr>
              <w:t xml:space="preserve">Enable </w:t>
            </w:r>
            <w:r w:rsidRPr="000A614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0A6147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A6147">
              <w:rPr>
                <w:rFonts w:hint="cs" w:ascii="Sarabun" w:hAnsi="Sarabun" w:eastAsia="Sarabun" w:cs="Sarabun"/>
                <w:cs/>
                <w:lang w:val="en-US" w:bidi="th-TH"/>
              </w:rPr>
              <w:t>ถัดไป</w:t>
            </w:r>
            <w:r w:rsidRPr="000A6147">
              <w:rPr>
                <w:rFonts w:ascii="Sarabun" w:hAnsi="Sarabun" w:eastAsia="Sarabun" w:cs="Sarabun"/>
                <w:lang w:val="en-US" w:bidi="th-TH"/>
              </w:rPr>
              <w:t>”</w:t>
            </w:r>
          </w:p>
          <w:p w:rsidRPr="006A7D83" w:rsidR="000A6147" w:rsidP="00DE20FE" w:rsidRDefault="00157812" w14:paraId="1F40C927" w14:textId="791B82B4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Pr="000A6147" w:rsidR="000B4B7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กดปุ่ม </w:t>
            </w:r>
            <w:r w:rsidRPr="000A6147" w:rsidR="000B4B7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A6147" w:rsidR="000B4B73">
              <w:rPr>
                <w:rFonts w:hint="cs" w:ascii="Sarabun" w:hAnsi="Sarabun" w:eastAsia="Sarabun" w:cs="Sarabun"/>
                <w:cs/>
                <w:lang w:val="en-US" w:bidi="th-TH"/>
              </w:rPr>
              <w:t>ถัดไป</w:t>
            </w:r>
            <w:r w:rsidRPr="000A6147" w:rsidR="000B4B73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0A6147" w:rsidR="000B4B73">
              <w:rPr>
                <w:rFonts w:hint="cs" w:ascii="Sarabun" w:hAnsi="Sarabun" w:eastAsia="Sarabun" w:cs="Sarabun"/>
                <w:cs/>
                <w:lang w:val="en-US" w:bidi="th-TH"/>
              </w:rPr>
              <w:t>ใบเสนอขายยังไม่ลงลายมือชื่อ ระบบจะต้องบันทึกลายมือชื่อลงในใบเสนอขายให้อัตโนมัติ</w:t>
            </w:r>
          </w:p>
          <w:p w:rsidRPr="00B919F6" w:rsidR="00B919F6" w:rsidP="00B919F6" w:rsidRDefault="00B919F6" w14:paraId="679D58E7" w14:textId="723942FF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hint="cs" w:ascii="Sarabun" w:hAnsi="Sarabun" w:eastAsia="Sarabun" w:cs="Sarabun"/>
                <w:lang w:bidi="th-TH"/>
              </w:rPr>
            </w:pPr>
            <w:r w:rsidRPr="00B919F6">
              <w:rPr>
                <w:rFonts w:hint="cs" w:ascii="Sarabun" w:hAnsi="Sarabun" w:eastAsia="Sarabun" w:cs="Sarabun"/>
                <w:cs/>
                <w:lang w:bidi="th-TH"/>
              </w:rPr>
              <w:t xml:space="preserve">เงื่อนไขการลงลายมือชื่อจะอ้างอิงตาม </w:t>
            </w:r>
            <w:r w:rsidRPr="00B919F6">
              <w:rPr>
                <w:rFonts w:hint="cs" w:ascii="Sarabun" w:hAnsi="Sarabun" w:eastAsia="Sarabun" w:cs="Sarabun"/>
                <w:b/>
                <w:bCs/>
                <w:highlight w:val="yellow"/>
                <w:lang w:val="en-US" w:bidi="th-TH"/>
              </w:rPr>
              <w:t>[</w:t>
            </w:r>
            <w:r w:rsidRPr="00B919F6">
              <w:rPr>
                <w:rFonts w:hint="cs" w:ascii="Sarabun" w:hAnsi="Sarabun" w:cs="Sarabun"/>
                <w:b/>
                <w:bCs/>
                <w:highlight w:val="yellow"/>
                <w:lang w:val="en-US"/>
              </w:rPr>
              <w:t xml:space="preserve">Sprint </w:t>
            </w:r>
            <w:r w:rsidRPr="00B919F6">
              <w:rPr>
                <w:rFonts w:ascii="Sarabun" w:hAnsi="Sarabun" w:cs="Sarabun"/>
                <w:b/>
                <w:bCs/>
                <w:highlight w:val="yellow"/>
                <w:lang w:val="en-US"/>
              </w:rPr>
              <w:t>4</w:t>
            </w:r>
            <w:r w:rsidRPr="00B919F6">
              <w:rPr>
                <w:rFonts w:hint="cs" w:ascii="Sarabun" w:hAnsi="Sarabun" w:eastAsia="Sarabun" w:cs="Sarabun"/>
                <w:b/>
                <w:bCs/>
                <w:highlight w:val="yellow"/>
                <w:lang w:val="en-US" w:bidi="th-TH"/>
              </w:rPr>
              <w:t>]</w:t>
            </w:r>
            <w:r w:rsidRPr="00B919F6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B919F6">
              <w:rPr>
                <w:rFonts w:hint="cs" w:ascii="Sarabun" w:hAnsi="Sarabun" w:eastAsia="Sarabun" w:cs="Sarabun"/>
                <w:cs/>
                <w:lang w:val="en-US" w:bidi="th-TH"/>
              </w:rPr>
              <w:t>โดยระบบยัง</w:t>
            </w:r>
            <w:r w:rsidR="00860A1E">
              <w:rPr>
                <w:rFonts w:hint="cs" w:ascii="Sarabun" w:hAnsi="Sarabun" w:eastAsia="Sarabun" w:cs="Sarabun"/>
                <w:cs/>
                <w:lang w:val="en-US" w:bidi="th-TH"/>
              </w:rPr>
              <w:t>คง</w:t>
            </w:r>
            <w:r w:rsidRPr="00B919F6">
              <w:rPr>
                <w:rFonts w:hint="cs" w:ascii="Sarabun" w:hAnsi="Sarabun" w:eastAsia="Sarabun" w:cs="Sarabun"/>
                <w:cs/>
                <w:lang w:val="en-US" w:bidi="th-TH"/>
              </w:rPr>
              <w:t>แสดงการลง</w:t>
            </w:r>
            <w:r w:rsidRPr="00B919F6">
              <w:rPr>
                <w:rFonts w:ascii="Sarabun" w:hAnsi="Sarabun" w:eastAsia="Sarabun" w:cs="Sarabun"/>
                <w:cs/>
                <w:lang w:val="en-US" w:bidi="th-TH"/>
              </w:rPr>
              <w:t>ลาย</w:t>
            </w:r>
            <w:r w:rsidRPr="00B919F6">
              <w:rPr>
                <w:rFonts w:hint="cs" w:ascii="Sarabun" w:hAnsi="Sarabun" w:eastAsia="Sarabun" w:cs="Sarabun"/>
                <w:cs/>
                <w:lang w:val="en-US" w:bidi="th-TH"/>
              </w:rPr>
              <w:t>มือชื่อ</w:t>
            </w:r>
            <w:r w:rsidRPr="00B919F6">
              <w:rPr>
                <w:rFonts w:ascii="Sarabun" w:hAnsi="Sarabun" w:eastAsia="Sarabun" w:cs="Sarabun"/>
                <w:cs/>
                <w:lang w:val="en-US" w:bidi="th-TH"/>
              </w:rPr>
              <w:t>พยาน</w:t>
            </w:r>
            <w:r w:rsidRPr="00B919F6">
              <w:rPr>
                <w:rFonts w:hint="cs" w:ascii="Sarabun" w:hAnsi="Sarabun" w:eastAsia="Sarabun" w:cs="Sarabun"/>
                <w:cs/>
                <w:lang w:val="en-US" w:bidi="th-TH"/>
              </w:rPr>
              <w:t>เช่นเดิม</w:t>
            </w:r>
          </w:p>
          <w:p w:rsidRPr="007D76D9" w:rsidR="002F60AC" w:rsidP="002F60AC" w:rsidRDefault="000B4B73" w14:paraId="5CE46CD2" w14:textId="6C0CC977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เมื่อกดปุ่ม </w:t>
            </w:r>
            <w:r w:rsidRPr="00931DEE">
              <w:rPr>
                <w:rFonts w:ascii="Sarabun" w:hAnsi="Sarabun" w:eastAsia="Sarabun" w:cs="Sarabun"/>
                <w:lang w:bidi="th-TH"/>
              </w:rPr>
              <w:t>“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>ถัดไป</w:t>
            </w:r>
            <w:r w:rsidRPr="00931DEE">
              <w:rPr>
                <w:rFonts w:ascii="Sarabun" w:hAnsi="Sarabun" w:eastAsia="Sarabun" w:cs="Sarabun"/>
                <w:lang w:bidi="th-TH"/>
              </w:rPr>
              <w:t xml:space="preserve">” 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>ระบบจะแสดงหน้า</w:t>
            </w:r>
            <w:r w:rsidR="000B2F9D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931DEE">
              <w:rPr>
                <w:rFonts w:ascii="Sarabun" w:hAnsi="Sarabun" w:eastAsia="Sarabun" w:cs="Sarabun"/>
                <w:cs/>
                <w:lang w:bidi="th-TH"/>
              </w:rPr>
              <w:t>ส่งเอกสารดำเนินการเพิ่มเติม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 xml:space="preserve"> สำหรับให้ </w:t>
            </w:r>
            <w:r w:rsidRPr="00931DEE">
              <w:rPr>
                <w:rFonts w:ascii="Sarabun" w:hAnsi="Sarabun" w:eastAsia="Sarabun" w:cs="Sarabun"/>
                <w:b/>
                <w:bCs/>
                <w:cs/>
                <w:lang w:bidi="th-TH"/>
              </w:rPr>
              <w:t>ระบุเลขที่เอกสารดำเนินการเพิ่มเติม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931DEE">
              <w:rPr>
                <w:rFonts w:ascii="Sarabun" w:hAnsi="Sarabun" w:eastAsia="Sarabun" w:cs="Sarabun"/>
                <w:lang w:bidi="th-TH"/>
              </w:rPr>
              <w:t>(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 xml:space="preserve">เลขที่ </w:t>
            </w:r>
            <w:r w:rsidRPr="00931DEE">
              <w:rPr>
                <w:rFonts w:ascii="Sarabun" w:hAnsi="Sarabun" w:eastAsia="Sarabun" w:cs="Sarabun"/>
                <w:lang w:bidi="th-TH"/>
              </w:rPr>
              <w:t>Memo)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 xml:space="preserve"> โดยเป็น </w:t>
            </w:r>
            <w:r w:rsidRPr="00931DEE">
              <w:rPr>
                <w:rFonts w:ascii="Sarabun" w:hAnsi="Sarabun" w:eastAsia="Sarabun" w:cs="Sarabun"/>
                <w:lang w:bidi="th-TH"/>
              </w:rPr>
              <w:t xml:space="preserve">Dropdown List 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>ให้ฝ่ายขายเลือก</w:t>
            </w:r>
            <w:r w:rsidRPr="00931DEE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 xml:space="preserve"> สำหรับส่งข้อมูล</w:t>
            </w:r>
            <w:r w:rsidR="000B2F9D">
              <w:rPr>
                <w:rFonts w:hint="cs" w:ascii="Sarabun" w:hAnsi="Sarabun" w:eastAsia="Sarabun" w:cs="Sarabun"/>
                <w:cs/>
                <w:lang w:bidi="th-TH"/>
              </w:rPr>
              <w:t>ทั้ง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 xml:space="preserve">ใบเสนอขายใหม่และใบคำขอใหม่ให้กับทาง </w:t>
            </w:r>
            <w:r w:rsidRPr="00931DEE">
              <w:rPr>
                <w:rFonts w:ascii="Sarabun" w:hAnsi="Sarabun" w:eastAsia="Sarabun" w:cs="Sarabun"/>
                <w:lang w:bidi="th-TH"/>
              </w:rPr>
              <w:t>UW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8D38CC">
              <w:rPr>
                <w:rFonts w:ascii="Sarabun" w:hAnsi="Sarabun" w:eastAsia="Sarabun" w:cs="Sarabun"/>
                <w:i/>
                <w:iCs/>
                <w:lang w:bidi="th-TH"/>
              </w:rPr>
              <w:t>(</w:t>
            </w:r>
            <w:r w:rsidRPr="008D38CC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ระบบจะต้องสามารถ </w:t>
            </w:r>
            <w:r w:rsidRPr="008D38CC">
              <w:rPr>
                <w:rFonts w:ascii="Sarabun" w:hAnsi="Sarabun" w:eastAsia="Sarabun" w:cs="Sarabun"/>
                <w:i/>
                <w:iCs/>
                <w:lang w:bidi="th-TH"/>
              </w:rPr>
              <w:t xml:space="preserve">Mapping </w:t>
            </w:r>
            <w:r w:rsidRPr="008D38CC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กับ</w:t>
            </w:r>
            <w:r w:rsidRPr="008D38CC">
              <w:rPr>
                <w:rFonts w:ascii="Sarabun" w:hAnsi="Sarabun" w:eastAsia="Sarabun" w:cs="Sarabun"/>
                <w:i/>
                <w:iCs/>
                <w:lang w:bidi="th-TH"/>
              </w:rPr>
              <w:t xml:space="preserve"> MemoNo.</w:t>
            </w:r>
            <w:r w:rsidRPr="008D38CC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 ที่ทาง </w:t>
            </w:r>
            <w:r w:rsidRPr="008D38CC">
              <w:rPr>
                <w:rFonts w:ascii="Sarabun" w:hAnsi="Sarabun" w:eastAsia="Sarabun" w:cs="Sarabun"/>
                <w:i/>
                <w:iCs/>
                <w:lang w:bidi="th-TH"/>
              </w:rPr>
              <w:t xml:space="preserve">UW </w:t>
            </w:r>
            <w:r w:rsidRPr="008D38CC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ให้ดำเนินเพิ่มเติมได้</w:t>
            </w:r>
            <w:r w:rsidRPr="008D38CC">
              <w:rPr>
                <w:rFonts w:ascii="Sarabun" w:hAnsi="Sarabun" w:eastAsia="Sarabun" w:cs="Sarabun"/>
                <w:i/>
                <w:iCs/>
                <w:lang w:bidi="th-TH"/>
              </w:rPr>
              <w:t>)</w:t>
            </w:r>
            <w:r w:rsidRPr="00931DEE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931DEE">
              <w:rPr>
                <w:rFonts w:hint="cs" w:ascii="Sarabun" w:hAnsi="Sarabun" w:eastAsia="Sarabun" w:cs="Sarabun"/>
                <w:cs/>
                <w:lang w:bidi="th-TH"/>
              </w:rPr>
              <w:t>มีเงื่อนไข ดังนี้</w:t>
            </w:r>
          </w:p>
          <w:p w:rsidRPr="00AB2216" w:rsidR="00AB2216" w:rsidP="00AB2216" w:rsidRDefault="000B4B73" w14:paraId="64485736" w14:textId="70E9455F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กรณีไม่เลือก</w:t>
            </w:r>
            <w:r w:rsidR="00DF5F5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CC345C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</w:t>
            </w:r>
            <w:r w:rsidRPr="008D3172">
              <w:rPr>
                <w:rFonts w:hint="cs" w:ascii="Sarabun" w:hAnsi="Sarabun" w:eastAsia="Sarabun" w:cs="Sarabun"/>
                <w:cs/>
                <w:lang w:bidi="th-TH"/>
              </w:rPr>
              <w:t xml:space="preserve">และกดปุ่ม </w:t>
            </w:r>
            <w:r w:rsidRPr="008D3172">
              <w:rPr>
                <w:rFonts w:ascii="Sarabun" w:hAnsi="Sarabun" w:eastAsia="Sarabun" w:cs="Sarabun"/>
                <w:lang w:bidi="th-TH"/>
              </w:rPr>
              <w:t>“</w:t>
            </w:r>
            <w:r w:rsidRPr="008D3172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8D3172">
              <w:rPr>
                <w:rFonts w:ascii="Sarabun" w:hAnsi="Sarabun" w:eastAsia="Sarabun" w:cs="Sarabun"/>
                <w:lang w:bidi="th-TH"/>
              </w:rPr>
              <w:t>”</w:t>
            </w:r>
            <w:r w:rsidRPr="008D3172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AB2216" w:rsidR="00AB2216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AB2216" w:rsidR="00AB2216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AB2216" w:rsidR="00AB2216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AB2216" w:rsidR="00AB2216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AB2216" w:rsidR="00AB2216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03">
              <w:r w:rsidRPr="00AB2216" w:rsidR="00AB2216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AB2216" w:rsidR="00AB2216">
                <w:rPr>
                  <w:rStyle w:val="Hyperlink"/>
                  <w:rFonts w:ascii="Sarabun" w:hAnsi="Sarabun" w:cs="Sarabun"/>
                  <w:cs/>
                  <w:lang w:bidi="th-TH"/>
                </w:rPr>
                <w:t>0002</w:t>
              </w:r>
            </w:hyperlink>
          </w:p>
          <w:p w:rsidRPr="00E3311A" w:rsidR="005A5337" w:rsidP="005A5337" w:rsidRDefault="00ED59AA" w14:paraId="0243481A" w14:textId="52EE4903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</w:rPr>
            </w:pPr>
            <w:r w:rsidRPr="00081E77">
              <w:rPr>
                <w:b/>
                <w:bCs/>
                <w:highlight w:val="yellow"/>
                <w:lang w:val="en-US"/>
              </w:rPr>
              <w:t xml:space="preserve">[Sprint </w:t>
            </w:r>
            <w:r>
              <w:rPr>
                <w:b/>
                <w:bCs/>
                <w:highlight w:val="yellow"/>
                <w:lang w:val="en-US"/>
              </w:rPr>
              <w:t>20</w:t>
            </w:r>
            <w:r w:rsidRPr="00081E77">
              <w:rPr>
                <w:b/>
                <w:bCs/>
                <w:highlight w:val="yellow"/>
                <w:lang w:val="en-US"/>
              </w:rPr>
              <w:t>]</w:t>
            </w:r>
            <w:r w:rsidRPr="00A036BA">
              <w:rPr>
                <w:b/>
                <w:bCs/>
                <w:lang w:val="en-US"/>
              </w:rPr>
              <w:t xml:space="preserve"> </w:t>
            </w:r>
            <w:r w:rsidRPr="00DD58CC" w:rsidR="000B4B73">
              <w:rPr>
                <w:rFonts w:hint="cs" w:ascii="Sarabun" w:hAnsi="Sarabun" w:eastAsia="Sarabun" w:cs="Sarabun"/>
                <w:cs/>
                <w:lang w:bidi="th-TH"/>
              </w:rPr>
              <w:t>กรณ</w:t>
            </w:r>
            <w:r w:rsidR="000B4B73">
              <w:rPr>
                <w:rFonts w:hint="cs" w:ascii="Sarabun" w:hAnsi="Sarabun" w:eastAsia="Sarabun" w:cs="Sarabun"/>
                <w:cs/>
                <w:lang w:bidi="th-TH"/>
              </w:rPr>
              <w:t>ีเลือก</w:t>
            </w:r>
            <w:r w:rsidR="00DF5F5E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CC345C" w:rsidR="000B4B73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ถูกต้อง และกดปุ่ม </w:t>
            </w:r>
            <w:r w:rsidRPr="008D3172" w:rsidR="000B4B73">
              <w:rPr>
                <w:rFonts w:ascii="Sarabun" w:hAnsi="Sarabun" w:eastAsia="Sarabun" w:cs="Sarabun"/>
                <w:lang w:bidi="th-TH"/>
              </w:rPr>
              <w:t>“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8D3172" w:rsidR="000B4B73">
              <w:rPr>
                <w:rFonts w:ascii="Sarabun" w:hAnsi="Sarabun" w:eastAsia="Sarabun" w:cs="Sarabun"/>
                <w:lang w:bidi="th-TH"/>
              </w:rPr>
              <w:t>”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271641">
              <w:rPr>
                <w:rFonts w:hint="cs" w:ascii="Sarabun" w:hAnsi="Sarabun" w:eastAsia="Sarabun" w:cs="Sarabun"/>
                <w:cs/>
                <w:lang w:val="en-US" w:bidi="th-TH"/>
              </w:rPr>
              <w:t>มี</w:t>
            </w:r>
            <w:r w:rsidRPr="00267850" w:rsidR="00271641">
              <w:rPr>
                <w:rFonts w:hint="cs" w:ascii="Sarabun" w:hAnsi="Sarabun" w:eastAsia="Sarabun" w:cs="Sarabun"/>
                <w:cs/>
                <w:lang w:val="en-US" w:bidi="th-TH"/>
              </w:rPr>
              <w:t>เงื่อนไข ดังนี้</w:t>
            </w:r>
          </w:p>
          <w:p w:rsidRPr="00217CFC" w:rsidR="00A2143B" w:rsidP="00217CFC" w:rsidRDefault="00271641" w14:paraId="1A99FEEA" w14:textId="119A941E">
            <w:pPr>
              <w:pStyle w:val="ListParagraph"/>
              <w:widowControl w:val="0"/>
              <w:numPr>
                <w:ilvl w:val="0"/>
                <w:numId w:val="67"/>
              </w:numPr>
              <w:spacing w:before="120" w:after="120" w:line="240" w:lineRule="auto"/>
              <w:rPr>
                <w:rFonts w:ascii="Sarabun" w:hAnsi="Sarabun" w:eastAsia="Sarabun" w:cs="Sarabun"/>
              </w:rPr>
            </w:pPr>
            <w:r w:rsidRPr="007E5BB6"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Pr="007E5BB6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Pr="007E5BB6">
              <w:rPr>
                <w:rFonts w:ascii="Sarabun" w:hAnsi="Sarabun" w:eastAsia="Sarabun" w:cs="Sarabun"/>
                <w:lang w:val="en-US" w:bidi="th-TH"/>
              </w:rPr>
              <w:t xml:space="preserve">API Success </w:t>
            </w:r>
            <w:r w:rsidRPr="007E5BB6">
              <w:rPr>
                <w:rFonts w:hint="cs" w:ascii="Sarabun" w:hAnsi="Sarabun" w:eastAsia="Sarabun" w:cs="Sarabun"/>
                <w:cs/>
                <w:lang w:val="en-US" w:bidi="th-TH"/>
              </w:rPr>
              <w:t>ระบบจะแสดง</w:t>
            </w:r>
            <w:r w:rsidRPr="007E5BB6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7E5BB6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7E5BB6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04">
              <w:r w:rsidRPr="007E5BB6">
                <w:rPr>
                  <w:rStyle w:val="Hyperlink"/>
                  <w:rFonts w:ascii="Sarabun" w:hAnsi="Sarabun" w:cs="Sarabun"/>
                  <w:lang w:val="en-US" w:bidi="th-TH"/>
                </w:rPr>
                <w:t>MSG_0260</w:t>
              </w:r>
            </w:hyperlink>
          </w:p>
          <w:p w:rsidRPr="00A2143B" w:rsidR="00F45570" w:rsidP="00F45570" w:rsidRDefault="000B4B73" w14:paraId="17F44335" w14:textId="7D61C000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8D3172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D15752">
              <w:rPr>
                <w:rFonts w:hint="cs" w:ascii="Sarabun" w:hAnsi="Sarabun" w:eastAsia="Sarabun" w:cs="Sarabun"/>
                <w:cs/>
                <w:lang w:bidi="th-TH"/>
              </w:rPr>
              <w:t xml:space="preserve">กด </w:t>
            </w:r>
            <w:r w:rsidR="00D15752">
              <w:rPr>
                <w:rFonts w:hint="cs" w:ascii="Sarabun" w:hAnsi="Sarabun" w:eastAsia="Sarabun" w:cs="Sarabun"/>
                <w:lang w:bidi="th-TH"/>
              </w:rPr>
              <w:t xml:space="preserve">“&lt;” </w:t>
            </w:r>
            <w:r w:rsidRPr="008D3172">
              <w:rPr>
                <w:rFonts w:hint="cs" w:ascii="Sarabun" w:hAnsi="Sarabun" w:eastAsia="Sarabun" w:cs="Sarabun"/>
                <w:cs/>
                <w:lang w:bidi="th-TH"/>
              </w:rPr>
              <w:t xml:space="preserve">จะกลับไปยังหน้า </w:t>
            </w:r>
            <w:r w:rsidR="008D5B2F">
              <w:rPr>
                <w:rFonts w:hint="cs" w:ascii="Sarabun" w:hAnsi="Sarabun" w:eastAsia="Sarabun" w:cs="Sarabun"/>
                <w:cs/>
                <w:lang w:bidi="th-TH"/>
              </w:rPr>
              <w:t>ลงลายมือชื่อ</w:t>
            </w:r>
          </w:p>
          <w:p w:rsidRPr="00944CAF" w:rsidR="009A3CFA" w:rsidP="00DE20FE" w:rsidRDefault="008D3172" w14:paraId="78667324" w14:textId="05566093">
            <w:pPr>
              <w:pStyle w:val="ListParagraph"/>
              <w:widowControl w:val="0"/>
              <w:numPr>
                <w:ilvl w:val="4"/>
                <w:numId w:val="11"/>
              </w:numPr>
              <w:spacing w:before="120"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8D3172" w:rsidR="000B4B73">
              <w:rPr>
                <w:rFonts w:ascii="Sarabun" w:hAnsi="Sarabun" w:eastAsia="Sarabun" w:cs="Sarabun"/>
                <w:lang w:bidi="th-TH"/>
              </w:rPr>
              <w:t>“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8D3172" w:rsidR="000B4B73">
              <w:rPr>
                <w:rFonts w:ascii="Sarabun" w:hAnsi="Sarabun" w:eastAsia="Sarabun" w:cs="Sarabun"/>
                <w:lang w:bidi="th-TH"/>
              </w:rPr>
              <w:t>”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ส่งใบคำขอใหม่ (ดำเนินการเพิ่มเติม)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>สำเร็จแล้ว ระบบจะ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</w:t>
            </w:r>
            <w:r w:rsidR="00393DC6">
              <w:rPr>
                <w:rFonts w:hint="cs" w:ascii="Sarabun" w:hAnsi="Sarabun" w:eastAsia="Sarabun" w:cs="Sarabun"/>
                <w:cs/>
                <w:lang w:bidi="th-TH"/>
              </w:rPr>
              <w:t>ทั้ง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ใบเสนอขายใหม่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และใบคำขอใหม่ </w:t>
            </w:r>
            <w:r w:rsidRPr="008D3172" w:rsidR="000B4B73">
              <w:rPr>
                <w:rFonts w:ascii="Sarabun" w:hAnsi="Sarabun" w:eastAsia="Sarabun" w:cs="Sarabun"/>
                <w:lang w:bidi="th-TH"/>
              </w:rPr>
              <w:t>(</w:t>
            </w:r>
            <w:r w:rsidRPr="001E4066" w:rsidR="001E4066">
              <w:rPr>
                <w:rFonts w:ascii="Sarabun" w:hAnsi="Sarabun" w:eastAsia="Sarabun" w:cs="Sarabun"/>
                <w:cs/>
                <w:lang w:bidi="th-TH"/>
              </w:rPr>
              <w:t>ดำเนินการเพิ่มเติม</w:t>
            </w:r>
            <w:r w:rsidR="001E4066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8D3172" w:rsidR="000B4B73">
              <w:rPr>
                <w:rFonts w:ascii="Sarabun" w:hAnsi="Sarabun" w:eastAsia="Sarabun" w:cs="Sarabun"/>
                <w:lang w:bidi="th-TH"/>
              </w:rPr>
              <w:t xml:space="preserve">2 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>เอกสาร</w:t>
            </w:r>
            <w:r w:rsidRPr="008D3172" w:rsidR="000B4B73">
              <w:rPr>
                <w:rFonts w:ascii="Sarabun" w:hAnsi="Sarabun" w:eastAsia="Sarabun" w:cs="Sarabun"/>
                <w:lang w:bidi="th-TH"/>
              </w:rPr>
              <w:t>)</w:t>
            </w:r>
            <w:r w:rsidRPr="008D3172" w:rsidR="000B4B73">
              <w:rPr>
                <w:rFonts w:hint="cs" w:ascii="Sarabun" w:hAnsi="Sarabun" w:eastAsia="Sarabun" w:cs="Sarabun"/>
                <w:cs/>
                <w:lang w:bidi="th-TH"/>
              </w:rPr>
              <w:t xml:space="preserve"> ให้กับทาง </w:t>
            </w:r>
            <w:r w:rsidRPr="008D3172" w:rsidR="000B4B73">
              <w:rPr>
                <w:rFonts w:ascii="Sarabun" w:hAnsi="Sarabun" w:eastAsia="Sarabun" w:cs="Sarabun"/>
                <w:lang w:bidi="th-TH"/>
              </w:rPr>
              <w:t>UW</w:t>
            </w:r>
          </w:p>
          <w:p w:rsidRPr="00F45570" w:rsidR="00271641" w:rsidP="00271641" w:rsidRDefault="009A3CFA" w14:paraId="3FBA2A84" w14:textId="373D878B">
            <w:pPr>
              <w:pStyle w:val="ListParagraph"/>
              <w:widowControl w:val="0"/>
              <w:numPr>
                <w:ilvl w:val="4"/>
                <w:numId w:val="11"/>
              </w:numPr>
              <w:spacing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9A3CFA">
              <w:rPr>
                <w:rFonts w:hint="cs" w:ascii="Sarabun" w:hAnsi="Sarabun" w:eastAsia="Sarabun" w:cs="Sarabun"/>
                <w:cs/>
                <w:lang w:val="en-US" w:bidi="th-TH"/>
              </w:rPr>
              <w:t>กรณี</w:t>
            </w:r>
            <w:r w:rsidR="003E71A8">
              <w:rPr>
                <w:rFonts w:hint="cs" w:ascii="Sarabun" w:hAnsi="Sarabun" w:eastAsia="Sarabun" w:cs="Sarabun"/>
                <w:cs/>
                <w:lang w:val="en-US" w:bidi="th-TH"/>
              </w:rPr>
              <w:t>เลือก</w:t>
            </w:r>
            <w:r w:rsidRPr="009A3CFA">
              <w:rPr>
                <w:rFonts w:hint="cs" w:ascii="Sarabun" w:hAnsi="Sarabun" w:eastAsia="Sarabun" w:cs="Sarabun"/>
                <w:cs/>
                <w:lang w:val="en-US" w:bidi="th-TH"/>
              </w:rPr>
              <w:t>ส่ง</w:t>
            </w:r>
            <w:r w:rsidRPr="009A3CFA">
              <w:rPr>
                <w:rFonts w:ascii="Sarabun" w:hAnsi="Sarabun" w:eastAsia="Sarabun" w:cs="Sarabun"/>
                <w:cs/>
                <w:lang w:bidi="th-TH"/>
              </w:rPr>
              <w:t>เอกสารดำเนินการเพิ่มเติม</w:t>
            </w:r>
            <w:r w:rsidRPr="009A3CFA">
              <w:rPr>
                <w:rFonts w:hint="cs" w:ascii="Sarabun" w:hAnsi="Sarabun" w:eastAsia="Sarabun" w:cs="Sarabun"/>
                <w:cs/>
                <w:lang w:bidi="th-TH"/>
              </w:rPr>
              <w:t>อีกรายการ ระบบจะไม่แสดง</w:t>
            </w:r>
            <w:r w:rsidRPr="009A3CFA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9A3CFA">
              <w:rPr>
                <w:rFonts w:hint="cs" w:ascii="Sarabun" w:hAnsi="Sarabun" w:eastAsia="Sarabun" w:cs="Sarabun"/>
                <w:cs/>
                <w:lang w:bidi="th-TH"/>
              </w:rPr>
              <w:t>ที่เคยเลือกส่งไปแล้ว</w:t>
            </w:r>
            <w:r w:rsidRPr="009A3CFA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9A3CFA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ฝ่ายขายเคยเลือกเลขที่ </w:t>
            </w:r>
            <w:r w:rsidR="00C35730">
              <w:rPr>
                <w:rFonts w:ascii="Sarabun" w:hAnsi="Sarabun" w:eastAsia="Sarabun" w:cs="Sarabun"/>
                <w:lang w:val="en-US" w:bidi="th-TH"/>
              </w:rPr>
              <w:t>T000126/2569</w:t>
            </w:r>
            <w:r w:rsidRPr="009A3CFA">
              <w:rPr>
                <w:rFonts w:hint="cs" w:ascii="Sarabun" w:hAnsi="Sarabun" w:eastAsia="Sarabun" w:cs="Sarabun"/>
                <w:cs/>
                <w:lang w:bidi="th-TH"/>
              </w:rPr>
              <w:t xml:space="preserve"> เมื่อดำเนินการ</w:t>
            </w:r>
            <w:r w:rsidR="00142DCB">
              <w:rPr>
                <w:rFonts w:hint="cs" w:ascii="Sarabun" w:hAnsi="Sarabun" w:eastAsia="Sarabun" w:cs="Sarabun"/>
                <w:cs/>
                <w:lang w:bidi="th-TH"/>
              </w:rPr>
              <w:t>ส่งใบคำขอใหม่ (ดำเนินการเพิ่มเติม)</w:t>
            </w:r>
            <w:r w:rsidR="0025744A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9A3CFA">
              <w:rPr>
                <w:rFonts w:hint="cs" w:ascii="Sarabun" w:hAnsi="Sarabun" w:eastAsia="Sarabun" w:cs="Sarabun"/>
                <w:cs/>
                <w:lang w:bidi="th-TH"/>
              </w:rPr>
              <w:t xml:space="preserve">อีกครั้ง ระบบจะไม่แสดงตัวเลือก </w:t>
            </w:r>
            <w:r w:rsidR="00C35730">
              <w:rPr>
                <w:rFonts w:ascii="Sarabun" w:hAnsi="Sarabun" w:eastAsia="Sarabun" w:cs="Sarabun"/>
                <w:lang w:val="en-US" w:bidi="th-TH"/>
              </w:rPr>
              <w:t>T000126/2569</w:t>
            </w:r>
            <w:r w:rsidRPr="009A3CFA">
              <w:rPr>
                <w:rFonts w:hint="cs" w:ascii="Sarabun" w:hAnsi="Sarabun" w:eastAsia="Sarabun" w:cs="Sarabun"/>
                <w:cs/>
                <w:lang w:bidi="th-TH"/>
              </w:rPr>
              <w:t xml:space="preserve"> ใน </w:t>
            </w:r>
            <w:r w:rsidRPr="009A3CFA">
              <w:rPr>
                <w:rFonts w:ascii="Sarabun" w:hAnsi="Sarabun" w:eastAsia="Sarabun" w:cs="Sarabun"/>
                <w:lang w:val="en-US" w:bidi="th-TH"/>
              </w:rPr>
              <w:t xml:space="preserve">Dropdown List </w:t>
            </w:r>
            <w:r w:rsidRPr="00393DC6">
              <w:rPr>
                <w:rFonts w:ascii="Sarabun" w:hAnsi="Sarabun" w:eastAsia="Sarabun" w:cs="Sarabun"/>
                <w:i/>
                <w:iCs/>
                <w:lang w:val="en-US" w:bidi="th-TH"/>
              </w:rPr>
              <w:t>(</w:t>
            </w:r>
            <w:r w:rsidRPr="00393DC6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ระบบจะแสดง</w:t>
            </w:r>
            <w:r w:rsidRPr="00393DC6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393DC6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ที่เป็นเลขล่าสุดเท่านั้น โดยข้อมูล</w:t>
            </w:r>
            <w:r w:rsidRPr="00393DC6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393DC6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จะมาจาก </w:t>
            </w:r>
            <w:r w:rsidRPr="00393DC6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API </w:t>
            </w:r>
            <w:r w:rsidRPr="00393DC6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ของทาง </w:t>
            </w:r>
            <w:r w:rsidRPr="00393DC6">
              <w:rPr>
                <w:rFonts w:ascii="Sarabun" w:hAnsi="Sarabun" w:eastAsia="Sarabun" w:cs="Sarabun"/>
                <w:i/>
                <w:iCs/>
                <w:lang w:val="en-US" w:bidi="th-TH"/>
              </w:rPr>
              <w:t>UW)</w:t>
            </w:r>
          </w:p>
          <w:p w:rsidRPr="00271641" w:rsidR="00915D4B" w:rsidP="00915D4B" w:rsidRDefault="00854C55" w14:paraId="168B5593" w14:textId="324B362B">
            <w:pPr>
              <w:pStyle w:val="ListParagraph"/>
              <w:widowControl w:val="0"/>
              <w:numPr>
                <w:ilvl w:val="4"/>
                <w:numId w:val="11"/>
              </w:numPr>
              <w:spacing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D27156">
              <w:rPr>
                <w:b/>
                <w:bCs/>
                <w:highlight w:val="yellow"/>
                <w:lang w:val="en-US"/>
              </w:rPr>
              <w:t>[Sprint 20]</w:t>
            </w:r>
            <w:r w:rsidRPr="00D27156">
              <w:rPr>
                <w:b/>
                <w:bCs/>
                <w:lang w:val="en-US"/>
              </w:rPr>
              <w:t xml:space="preserve">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 API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ของทาง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มีการส่งเลขที่เอกสารดำเนินการเพิ่มเติม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>(e-Memo)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มามากกว่า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1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ครั้ง </w:t>
            </w:r>
            <w:r w:rsidRPr="00D27156">
              <w:rPr>
                <w:rFonts w:ascii="Sarabun" w:hAnsi="Sarabun" w:eastAsia="Sarabun" w:cs="Sarabun"/>
                <w:cs/>
                <w:lang w:bidi="th-TH"/>
              </w:rPr>
              <w:t xml:space="preserve">(การแจ้งซ้ำเบิ้ลเข้ามาในระบบ)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ซึ่งจะมีการ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Cancel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หรือไม่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Cancel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>ก็ตาม เมื่อกดเข้ามา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D27156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ทาง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ระบบจะต้องตรวจสอบเลขที่เอกสารดำเนินการเพิ่มเติมที่เป็นเลขล่าสุดเท่านั้นใน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 เช่น ทาง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ส่งเลขที่ </w:t>
            </w:r>
            <w:r w:rsidR="004B22C0">
              <w:rPr>
                <w:rFonts w:ascii="Sarabun" w:hAnsi="Sarabun" w:eastAsia="Sarabun" w:cs="Sarabun"/>
                <w:lang w:val="en-US" w:bidi="th-TH"/>
              </w:rPr>
              <w:t>T000121/2569, T000122/2569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,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ระบบจะแสดงเลขที่ล่าสุด คือ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</w:p>
          <w:p w:rsidRPr="00D27156" w:rsidR="00D27156" w:rsidP="00D27156" w:rsidRDefault="00854C55" w14:paraId="692E0D0B" w14:textId="0713472B">
            <w:pPr>
              <w:pStyle w:val="ListParagraph"/>
              <w:widowControl w:val="0"/>
              <w:numPr>
                <w:ilvl w:val="5"/>
                <w:numId w:val="11"/>
              </w:numPr>
              <w:spacing w:before="120" w:after="120" w:line="240" w:lineRule="auto"/>
              <w:ind w:left="5560" w:hanging="1275"/>
              <w:rPr>
                <w:rFonts w:ascii="Sarabun" w:hAnsi="Sarabun" w:eastAsia="Sarabun" w:cs="Sarabun"/>
              </w:rPr>
            </w:pP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ฝ่ายขายดำเนินการ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เลือกเลขที่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ที่เป็นเลขที่เอกสารล่าสุด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แต่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ณ ขณะนั้นทาง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มีการส่งเลขที่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เข้ามาใหม่อีกครั้ง ระบบจะไม่แสดงเลขที่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ถ้าฝ่ายขายเลือกเลขที่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แล้ว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4B525C">
              <w:rPr>
                <w:rFonts w:ascii="Sarabun" w:hAnsi="Sarabun" w:eastAsia="Sarabun" w:cs="Sarabun"/>
                <w:lang w:bidi="th-TH"/>
              </w:rPr>
              <w:t>“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4B525C">
              <w:rPr>
                <w:rFonts w:ascii="Sarabun" w:hAnsi="Sarabun" w:eastAsia="Sarabun" w:cs="Sarabun"/>
                <w:lang w:bidi="th-TH"/>
              </w:rPr>
              <w:t>”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 ระบบจะตรวจสอบเลขที่เอกสารดำเนินการเพิ่มเติม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 xml:space="preserve">(e-Memo)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ว่าเป็นเลขล่าสุดหรือไม่ หากไม่ใช่เลขที่ล่าสุด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FD536C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FD536C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FD536C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FD536C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05">
              <w:r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>
                <w:rPr>
                  <w:rStyle w:val="Hyperlink"/>
                  <w:rFonts w:ascii="Sarabun" w:hAnsi="Sarabun" w:cs="Sarabun"/>
                  <w:cs/>
                  <w:lang w:bidi="th-TH"/>
                </w:rPr>
                <w:t>0259</w:t>
              </w:r>
            </w:hyperlink>
            <w:r w:rsidRPr="00FD536C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Pr="008126EB" w:rsidR="00AE27FF" w:rsidP="00AE27FF" w:rsidRDefault="00854C55" w14:paraId="05DC57A7" w14:textId="08E319D9">
            <w:pPr>
              <w:pStyle w:val="ListParagraph"/>
              <w:widowControl w:val="0"/>
              <w:numPr>
                <w:ilvl w:val="5"/>
                <w:numId w:val="11"/>
              </w:numPr>
              <w:spacing w:before="120" w:after="120" w:line="240" w:lineRule="auto"/>
              <w:ind w:left="5560" w:hanging="1275"/>
              <w:rPr>
                <w:rFonts w:ascii="Sarabun" w:hAnsi="Sarabun" w:eastAsia="Sarabun" w:cs="Sarabun"/>
                <w:cs/>
              </w:rPr>
            </w:pP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หลังจากกดปุ่ม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D27156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>P</w:t>
            </w:r>
            <w:r w:rsidRPr="00D27156">
              <w:rPr>
                <w:rFonts w:ascii="Sarabun" w:hAnsi="Sarabun" w:eastAsia="Sarabun" w:cs="Sarabun"/>
              </w:rPr>
              <w:t>op</w:t>
            </w:r>
            <w:r w:rsidRPr="00D27156">
              <w:rPr>
                <w:rFonts w:ascii="Sarabun" w:hAnsi="Sarabun" w:eastAsia="Sarabun" w:cs="Sarabun"/>
                <w:lang w:val="en-US"/>
              </w:rPr>
              <w:t>-</w:t>
            </w:r>
            <w:r w:rsidRPr="00D27156">
              <w:rPr>
                <w:rFonts w:ascii="Sarabun" w:hAnsi="Sarabun" w:eastAsia="Sarabun" w:cs="Sarabun"/>
              </w:rPr>
              <w:t xml:space="preserve">up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เมื่อกดที่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เลือก</w:t>
            </w:r>
            <w:r w:rsidRPr="00D27156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 ระบบจะแสดงเลขที่เอกสารที่</w:t>
            </w:r>
            <w:r w:rsidRPr="00D27156">
              <w:rPr>
                <w:rFonts w:ascii="Sarabun" w:hAnsi="Sarabun" w:eastAsia="Sarabun" w:cs="Sarabun"/>
              </w:rPr>
              <w:t xml:space="preserve"> active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และจะไม่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แสดงเลขที่เอกสาร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inactive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ในระบบ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และจะไม่แสดง 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ในระบบ</w:t>
            </w:r>
          </w:p>
          <w:p w:rsidRPr="001A3BA3" w:rsidR="00FC5071" w:rsidP="00FC5071" w:rsidRDefault="00854C55" w14:paraId="74B34AFD" w14:textId="0C869B32">
            <w:pPr>
              <w:pStyle w:val="ListParagraph"/>
              <w:widowControl w:val="0"/>
              <w:numPr>
                <w:ilvl w:val="4"/>
                <w:numId w:val="11"/>
              </w:numPr>
              <w:spacing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D27156">
              <w:rPr>
                <w:b/>
                <w:bCs/>
                <w:highlight w:val="yellow"/>
                <w:lang w:val="en-US"/>
              </w:rPr>
              <w:t>[Sprint 20]</w:t>
            </w:r>
            <w:r w:rsidRPr="00D27156">
              <w:rPr>
                <w:b/>
                <w:bCs/>
                <w:lang w:val="en-US"/>
              </w:rPr>
              <w:t xml:space="preserve">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Pr="00D27156">
              <w:rPr>
                <w:rFonts w:ascii="Sarabun" w:hAnsi="Sarabun" w:eastAsia="Sarabun" w:cs="Sarabun"/>
                <w:lang w:bidi="th-TH"/>
              </w:rPr>
              <w:t xml:space="preserve"> API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ของทาง </w:t>
            </w:r>
            <w:r w:rsidRPr="00D27156">
              <w:rPr>
                <w:rFonts w:ascii="Sarabun" w:hAnsi="Sarabun" w:eastAsia="Sarabun" w:cs="Sarabun"/>
                <w:lang w:bidi="th-TH"/>
              </w:rPr>
              <w:t xml:space="preserve">UW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มีการส่งเลขที่เอกสารดำเนินการเพิ่มเติม </w:t>
            </w:r>
            <w:r w:rsidRPr="00D27156">
              <w:rPr>
                <w:rFonts w:ascii="Sarabun" w:hAnsi="Sarabun" w:eastAsia="Sarabun" w:cs="Sarabun"/>
                <w:lang w:bidi="th-TH"/>
              </w:rPr>
              <w:t>(e-Memo)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 แล้ว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API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พบปัญหาต่างๆ ไม่สามารถเรียกมาที่ระบบ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TL Smart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ได้ เช่น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API Error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Server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>มีปัญหาต่างๆ ทาง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ระบบจะต้องตรวจสอบเลขที่เอกสารดำเนินการเพิ่มเติม </w:t>
            </w:r>
            <w:r w:rsidRPr="00D27156">
              <w:rPr>
                <w:rFonts w:ascii="Sarabun" w:hAnsi="Sarabun" w:eastAsia="Sarabun" w:cs="Sarabun"/>
                <w:lang w:bidi="th-TH"/>
              </w:rPr>
              <w:t xml:space="preserve">(e-Memo)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ว่าเป็นเลขล่าสุดหรือไม่ หากไม่ใช่เลขที่ล่าสุด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>ระบบจะ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D27156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D27156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06">
              <w:r w:rsidRPr="00D27156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D27156">
                <w:rPr>
                  <w:rStyle w:val="Hyperlink"/>
                  <w:rFonts w:ascii="Sarabun" w:hAnsi="Sarabun" w:cs="Sarabun"/>
                  <w:cs/>
                  <w:lang w:bidi="th-TH"/>
                </w:rPr>
                <w:t>0259</w:t>
              </w:r>
            </w:hyperlink>
            <w:r w:rsidRPr="00D27156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="001B0D23" w:rsidP="001B0D23" w:rsidRDefault="001B0D23" w14:paraId="7AE1F543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 w:bidi="th-TH"/>
              </w:rPr>
            </w:pPr>
          </w:p>
          <w:p w:rsidRPr="00A2143B" w:rsidR="00A5669C" w:rsidP="001B0D23" w:rsidRDefault="00A5669C" w14:paraId="244838FF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 w:bidi="th-TH"/>
              </w:rPr>
            </w:pPr>
          </w:p>
          <w:p w:rsidRPr="00D27156" w:rsidR="00854C55" w:rsidP="00D27156" w:rsidRDefault="00854C55" w14:paraId="247F82C1" w14:textId="7A9CACC0">
            <w:pPr>
              <w:pStyle w:val="ListParagraph"/>
              <w:widowControl w:val="0"/>
              <w:numPr>
                <w:ilvl w:val="5"/>
                <w:numId w:val="11"/>
              </w:numPr>
              <w:spacing w:before="120" w:after="120" w:line="240" w:lineRule="auto"/>
              <w:ind w:left="5560" w:hanging="1275"/>
              <w:rPr>
                <w:rFonts w:ascii="Sarabun" w:hAnsi="Sarabun" w:eastAsia="Sarabun" w:cs="Sarabun"/>
              </w:rPr>
            </w:pP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หลังจากกดปุ่ม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ตกลง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”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ปิด</w:t>
            </w:r>
            <w:r w:rsidRPr="008A5332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P</w:t>
            </w:r>
            <w:r w:rsidRPr="008A5332">
              <w:rPr>
                <w:rFonts w:ascii="Sarabun" w:hAnsi="Sarabun" w:eastAsia="Sarabun" w:cs="Sarabun"/>
              </w:rPr>
              <w:t>op</w:t>
            </w:r>
            <w:r>
              <w:rPr>
                <w:rFonts w:ascii="Sarabun" w:hAnsi="Sarabun" w:eastAsia="Sarabun" w:cs="Sarabun"/>
                <w:lang w:val="en-US"/>
              </w:rPr>
              <w:t>-</w:t>
            </w:r>
            <w:r w:rsidRPr="008A5332">
              <w:rPr>
                <w:rFonts w:ascii="Sarabun" w:hAnsi="Sarabun" w:eastAsia="Sarabun" w:cs="Sarabun"/>
              </w:rPr>
              <w:t xml:space="preserve">up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เมื่อกดที่ </w:t>
            </w:r>
            <w:r>
              <w:rPr>
                <w:rFonts w:ascii="Sarabun" w:hAnsi="Sarabun" w:eastAsia="Sarabun" w:cs="Sarabun"/>
                <w:lang w:val="en-US" w:bidi="th-TH"/>
              </w:rPr>
              <w:t>Dropdown List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เลือก</w:t>
            </w:r>
            <w:r w:rsidRPr="0019400F">
              <w:rPr>
                <w:rFonts w:ascii="Sarabun" w:hAnsi="Sarabun" w:eastAsia="Sarabun" w:cs="Sarabun"/>
                <w:cs/>
                <w:lang w:val="en-US" w:bidi="th-TH"/>
              </w:rPr>
              <w:t>เลขที่เอกสารดำเนินการเพิ่มเติม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อีกครั้ง ระบบจะแสดงเลขที่เอกสารที่</w:t>
            </w:r>
            <w:r w:rsidRPr="008A5332">
              <w:rPr>
                <w:rFonts w:ascii="Sarabun" w:hAnsi="Sarabun" w:eastAsia="Sarabun" w:cs="Sarabun"/>
              </w:rPr>
              <w:t xml:space="preserve"> active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เท่านั้น และจะไม่</w:t>
            </w:r>
            <w:r w:rsidRPr="008A5332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5365B9">
              <w:rPr>
                <w:rFonts w:hint="cs" w:ascii="Sarabun" w:hAnsi="Sarabun" w:eastAsia="Sarabun" w:cs="Sarabun"/>
                <w:cs/>
                <w:lang w:bidi="th-TH"/>
              </w:rPr>
              <w:t>เลขที่เอกสาร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>
              <w:rPr>
                <w:rFonts w:ascii="Sarabun" w:hAnsi="Sarabun" w:eastAsia="Sarabun" w:cs="Sarabun"/>
                <w:lang w:val="en-US" w:bidi="th-TH"/>
              </w:rPr>
              <w:t>i</w:t>
            </w:r>
            <w:r w:rsidRPr="00610E0B">
              <w:rPr>
                <w:rFonts w:ascii="Sarabun" w:hAnsi="Sarabun" w:eastAsia="Sarabun" w:cs="Sarabun"/>
                <w:lang w:val="en-US" w:bidi="th-TH"/>
              </w:rPr>
              <w:t xml:space="preserve">nactive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ในระบบ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Pr="004B525C">
              <w:rPr>
                <w:rFonts w:hint="cs" w:ascii="Sarabun" w:hAnsi="Sarabun" w:eastAsia="Sarabun" w:cs="Sarabun"/>
                <w:cs/>
                <w:lang w:bidi="th-TH"/>
              </w:rPr>
              <w:t xml:space="preserve">ใน </w:t>
            </w:r>
            <w:r w:rsidRPr="004B525C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แสดงเลขที่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T000124/2569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และจะไม่แสดง </w:t>
            </w:r>
            <w:r w:rsidRPr="004B525C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เลขที่ </w:t>
            </w:r>
            <w:r w:rsidR="006670F8">
              <w:rPr>
                <w:rFonts w:ascii="Sarabun" w:hAnsi="Sarabun" w:eastAsia="Sarabun" w:cs="Sarabun"/>
                <w:lang w:val="en-US" w:bidi="th-TH"/>
              </w:rPr>
              <w:t>T000123/2569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ในระบบ</w:t>
            </w:r>
          </w:p>
          <w:p w:rsidRPr="00915D4B" w:rsidR="00915D4B" w:rsidP="00915D4B" w:rsidRDefault="00854C55" w14:paraId="1B6D73E2" w14:textId="31C1E391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 w:rsidRPr="00D27156">
              <w:rPr>
                <w:b/>
                <w:bCs/>
                <w:highlight w:val="yellow"/>
                <w:lang w:val="en-US"/>
              </w:rPr>
              <w:t>[Sprint 20]</w:t>
            </w:r>
            <w:r w:rsidRPr="00D27156">
              <w:rPr>
                <w:b/>
                <w:bCs/>
                <w:lang w:val="en-US"/>
              </w:rPr>
              <w:t xml:space="preserve">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เมื่อระบบ</w:t>
            </w:r>
            <w:r w:rsidRPr="00D27156">
              <w:rPr>
                <w:rFonts w:ascii="Sarabun" w:hAnsi="Sarabun" w:eastAsia="Sarabun" w:cs="Sarabun"/>
                <w:cs/>
                <w:lang w:val="en-US" w:bidi="th-TH"/>
              </w:rPr>
              <w:t xml:space="preserve">ส่งใบคำขอใหม่ (ดำเนินการเพิ่มเติม) 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เรียบร้อยแล้ว จะกลับมายัง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หน้า </w:t>
            </w:r>
            <w:r w:rsidRPr="00D27156">
              <w:rPr>
                <w:rFonts w:ascii="Sarabun" w:hAnsi="Sarabun" w:eastAsia="Sarabun" w:cs="Sarabun"/>
                <w:cs/>
                <w:lang w:val="en-US" w:bidi="th-TH"/>
              </w:rPr>
              <w:t xml:space="preserve">รายการใบคำขอ 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ระบบจะแสดงรายการ</w:t>
            </w:r>
            <w:r w:rsidRPr="00D27156">
              <w:rPr>
                <w:rFonts w:ascii="Sarabun" w:hAnsi="Sarabun" w:eastAsia="Sarabun" w:cs="Sarabun"/>
                <w:cs/>
                <w:lang w:val="en-US" w:bidi="th-TH"/>
              </w:rPr>
              <w:t>ใบคำขอใหม่</w:t>
            </w:r>
            <w:r w:rsidRPr="00D27156">
              <w:rPr>
                <w:rFonts w:hint="cs" w:ascii="Sarabun" w:hAnsi="Sarabun" w:eastAsia="Sarabun" w:cs="Sarabun"/>
                <w:cs/>
                <w:lang w:bidi="th-TH"/>
              </w:rPr>
              <w:t>ที่ได้ส่งสำหรับ</w:t>
            </w:r>
            <w:r w:rsidRPr="00D27156">
              <w:rPr>
                <w:rFonts w:ascii="Sarabun" w:hAnsi="Sarabun" w:eastAsia="Sarabun" w:cs="Sarabun"/>
                <w:cs/>
                <w:lang w:bidi="th-TH"/>
              </w:rPr>
              <w:t>ดำเนินการเพิ่มเติม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ให้กับทาง </w:t>
            </w:r>
            <w:r w:rsidRPr="00D27156">
              <w:rPr>
                <w:rFonts w:ascii="Sarabun" w:hAnsi="Sarabun" w:eastAsia="Sarabun" w:cs="Sarabun"/>
                <w:lang w:val="en-US" w:bidi="th-TH"/>
              </w:rPr>
              <w:t>UW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ซึ่งจะ</w:t>
            </w:r>
            <w:r w:rsidRPr="00D27156">
              <w:rPr>
                <w:rFonts w:ascii="Sarabun" w:hAnsi="Sarabun" w:eastAsia="Sarabun" w:cs="Sarabun"/>
                <w:cs/>
                <w:lang w:val="en-US" w:bidi="th-TH"/>
              </w:rPr>
              <w:t>ไม่สามารถกดที่แถวของตารางได้</w:t>
            </w:r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โดยจะมีสถานะใหม่</w:t>
            </w:r>
            <w:r w:rsidRPr="006A1EE0" w:rsidR="006526AC">
              <w:rPr>
                <w:rFonts w:ascii="Sarabun" w:hAnsi="Sarabun" w:eastAsia="Sarabun" w:cs="Sarabun"/>
                <w:lang w:val="en" w:bidi="th-TH"/>
              </w:rPr>
              <w:t xml:space="preserve">ตามเอกสาร </w:t>
            </w:r>
            <w:hyperlink r:id="rId107">
              <w:r w:rsidRPr="006A1EE0" w:rsidR="006526AC">
                <w:rPr>
                  <w:rStyle w:val="Hyperlink"/>
                  <w:rFonts w:ascii="Sarabun" w:hAnsi="Sarabun" w:eastAsia="Sarabun" w:cs="Sarabun"/>
                  <w:lang w:val="en" w:bidi="th-TH"/>
                </w:rPr>
                <w:t>[NASA] Status Master</w:t>
              </w:r>
            </w:hyperlink>
            <w:r w:rsidRPr="00D271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ดังนี้</w:t>
            </w:r>
          </w:p>
          <w:p w:rsidRPr="001A3BA3" w:rsidR="00D3399C" w:rsidP="001A3BA3" w:rsidRDefault="00915D4B" w14:paraId="436DD2C3" w14:textId="65965401">
            <w:pPr>
              <w:pStyle w:val="ListParagraph"/>
              <w:widowControl w:val="0"/>
              <w:numPr>
                <w:ilvl w:val="4"/>
                <w:numId w:val="11"/>
              </w:numPr>
              <w:spacing w:after="120" w:line="240" w:lineRule="auto"/>
              <w:ind w:left="4281" w:hanging="1076"/>
              <w:rPr>
                <w:rFonts w:ascii="Sarabun" w:hAnsi="Sarabun" w:eastAsia="Sarabun" w:cs="Sarabun"/>
                <w:lang w:bidi="th-TH"/>
              </w:rPr>
            </w:pPr>
            <w:r w:rsidRPr="00915D4B">
              <w:rPr>
                <w:rFonts w:ascii="Sarabun" w:hAnsi="Sarabun" w:eastAsia="Sarabun" w:cs="Sarabun"/>
                <w:b/>
                <w:bCs/>
                <w:lang w:val="en-US"/>
              </w:rPr>
              <w:t>New Core (Insuremo)</w:t>
            </w:r>
            <w:r w:rsidRPr="00915D4B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 </w:t>
            </w:r>
          </w:p>
          <w:p w:rsidRPr="00F25A82" w:rsidR="00915D4B" w:rsidP="009D6109" w:rsidRDefault="00915D4B" w14:paraId="49B4E3AA" w14:textId="77777777">
            <w:pPr>
              <w:widowControl w:val="0"/>
              <w:spacing w:before="120" w:after="120" w:line="240" w:lineRule="auto"/>
              <w:ind w:left="3205"/>
              <w:rPr>
                <w:rFonts w:ascii="Sarabun" w:hAnsi="Sarabun" w:eastAsia="Sarabun" w:cs="Sarabun"/>
                <w:b/>
                <w:bCs/>
              </w:rPr>
            </w:pPr>
            <w:r w:rsidRPr="00F25A82">
              <w:rPr>
                <w:rFonts w:ascii="Sarabun" w:hAnsi="Sarabun" w:eastAsia="Sarabun" w:cs="Sarabun"/>
                <w:lang w:val="en-US" w:bidi="th-TH"/>
              </w:rPr>
              <w:t>Call API uploadInsureDoc</w:t>
            </w:r>
          </w:p>
          <w:p w:rsidRPr="00154165" w:rsidR="00154165" w:rsidP="00154165" w:rsidRDefault="00915D4B" w14:paraId="3B8ED4F0" w14:textId="75AE4C05">
            <w:pPr>
              <w:pStyle w:val="ListParagraph"/>
              <w:widowControl w:val="0"/>
              <w:numPr>
                <w:ilvl w:val="2"/>
                <w:numId w:val="62"/>
              </w:numPr>
              <w:spacing w:before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BC052B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รอดำเนินการส่งเอกสารใหม่</w:t>
            </w:r>
            <w:r w:rsidRPr="00BC052B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(API Success)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BC052B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BC052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6416A4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6416A4">
              <w:rPr>
                <w:rFonts w:ascii="Sarabun" w:hAnsi="Sarabun" w:eastAsia="Sarabun" w:cs="Sarabun"/>
                <w:lang w:val="en-US"/>
              </w:rPr>
              <w:t xml:space="preserve">PDF </w:t>
            </w:r>
            <w:r w:rsidRPr="006416A4">
              <w:rPr>
                <w:rFonts w:ascii="Sarabun" w:hAnsi="Sarabun" w:eastAsia="Sarabun" w:cs="Sarabun"/>
                <w:cs/>
                <w:lang w:val="en-US" w:bidi="th-TH"/>
              </w:rPr>
              <w:t xml:space="preserve">และเอกสารใบคำขอ </w:t>
            </w:r>
            <w:r w:rsidRPr="006416A4">
              <w:rPr>
                <w:rFonts w:ascii="Sarabun" w:hAnsi="Sarabun" w:eastAsia="Sarabun" w:cs="Sarabun"/>
                <w:lang w:val="en-US"/>
              </w:rPr>
              <w:t>PDF</w:t>
            </w:r>
          </w:p>
          <w:p w:rsidRPr="00154165" w:rsidR="00915D4B" w:rsidP="0009127A" w:rsidRDefault="00915D4B" w14:paraId="1BA0A8EB" w14:textId="3FAD7292">
            <w:pPr>
              <w:pStyle w:val="ListParagraph"/>
              <w:widowControl w:val="0"/>
              <w:numPr>
                <w:ilvl w:val="2"/>
                <w:numId w:val="62"/>
              </w:numPr>
              <w:spacing w:before="120" w:after="24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154165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154165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154165">
              <w:rPr>
                <w:rFonts w:hint="cs" w:ascii="Sarabun" w:hAnsi="Sarabun" w:eastAsia="Sarabun" w:cs="Sarabun"/>
                <w:lang w:val="en-US" w:bidi="th-TH"/>
              </w:rPr>
              <w:t xml:space="preserve">(API Fail) </w:t>
            </w:r>
            <w:r w:rsidRPr="00154165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154165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154165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154165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154165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15416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154165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15416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154165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154165">
              <w:rPr>
                <w:rFonts w:ascii="Sarabun" w:hAnsi="Sarabun" w:eastAsia="Sarabun" w:cs="Sarabun"/>
                <w:lang w:val="en-US"/>
              </w:rPr>
              <w:t xml:space="preserve">PDF, </w:t>
            </w:r>
            <w:r w:rsidRPr="00154165">
              <w:rPr>
                <w:rFonts w:ascii="Sarabun" w:hAnsi="Sarabun" w:eastAsia="Sarabun" w:cs="Sarabun"/>
                <w:cs/>
                <w:lang w:val="en-US" w:bidi="th-TH"/>
              </w:rPr>
              <w:t xml:space="preserve">เอกสารใบคำขอ </w:t>
            </w:r>
            <w:r w:rsidRPr="00154165">
              <w:rPr>
                <w:rFonts w:ascii="Sarabun" w:hAnsi="Sarabun" w:eastAsia="Sarabun" w:cs="Sarabun"/>
                <w:lang w:val="en-US"/>
              </w:rPr>
              <w:t>PDF</w:t>
            </w:r>
            <w:r w:rsidRPr="0015416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และแสดงปุ่ม </w:t>
            </w:r>
            <w:r w:rsidRPr="00154165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154165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154165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15416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="00DF4644" w:rsidP="00DF4644" w:rsidRDefault="00915D4B" w14:paraId="174DC3B5" w14:textId="33D93337">
            <w:pPr>
              <w:widowControl w:val="0"/>
              <w:spacing w:before="120" w:after="120" w:line="240" w:lineRule="auto"/>
              <w:ind w:left="3205"/>
              <w:rPr>
                <w:rFonts w:ascii="Sarabun" w:hAnsi="Sarabun" w:eastAsia="Sarabun" w:cs="Sarabun"/>
                <w:cs/>
                <w:lang w:val="en-US" w:bidi="th-TH"/>
              </w:rPr>
            </w:pPr>
            <w:r w:rsidRPr="00F25A82">
              <w:rPr>
                <w:rFonts w:ascii="Sarabun" w:hAnsi="Sarabun" w:eastAsia="Sarabun" w:cs="Sarabun"/>
                <w:lang w:val="en-US" w:bidi="th-TH"/>
              </w:rPr>
              <w:t>InsureDoc</w:t>
            </w:r>
            <w:r w:rsidRPr="00F25A8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F25A82">
              <w:rPr>
                <w:rFonts w:ascii="Sarabun" w:hAnsi="Sarabun" w:eastAsia="Sarabun" w:cs="Sarabun"/>
                <w:lang w:val="en-US" w:bidi="th-TH"/>
              </w:rPr>
              <w:t>callback</w:t>
            </w:r>
          </w:p>
          <w:p w:rsidRPr="00DF4644" w:rsidR="00DF4644" w:rsidP="00DF4644" w:rsidRDefault="00915D4B" w14:paraId="6B5F7015" w14:textId="35DDDEA6">
            <w:pPr>
              <w:pStyle w:val="ListParagraph"/>
              <w:widowControl w:val="0"/>
              <w:numPr>
                <w:ilvl w:val="2"/>
                <w:numId w:val="62"/>
              </w:numPr>
              <w:spacing w:before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DF4644">
              <w:rPr>
                <w:rFonts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ส่งเอกสารใหม่สำเร็จ</w:t>
            </w:r>
            <w:r w:rsidRPr="00DF4644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DF4644">
              <w:rPr>
                <w:rFonts w:ascii="Sarabun" w:hAnsi="Sarabun" w:eastAsia="Sarabun" w:cs="Sarabun"/>
                <w:lang w:val="en-US" w:bidi="th-TH"/>
              </w:rPr>
              <w:t xml:space="preserve">(Callback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Success</w:t>
            </w:r>
            <w:r w:rsidRPr="00DF4644">
              <w:rPr>
                <w:rFonts w:ascii="Sarabun" w:hAnsi="Sarabun" w:eastAsia="Sarabun" w:cs="Sarabun"/>
                <w:lang w:val="en-US" w:bidi="th-TH"/>
              </w:rPr>
              <w:t>)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 w:rsidRPr="00DF4644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DF4644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DF4644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DF4644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DF4644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DF4644">
              <w:rPr>
                <w:rFonts w:ascii="Sarabun" w:hAnsi="Sarabun" w:eastAsia="Sarabun" w:cs="Sarabun"/>
                <w:lang w:val="en-US"/>
              </w:rPr>
              <w:t xml:space="preserve">PDF </w:t>
            </w:r>
            <w:r w:rsidRPr="00DF4644">
              <w:rPr>
                <w:rFonts w:ascii="Sarabun" w:hAnsi="Sarabun" w:eastAsia="Sarabun" w:cs="Sarabun"/>
                <w:cs/>
                <w:lang w:val="en-US" w:bidi="th-TH"/>
              </w:rPr>
              <w:t xml:space="preserve">และเอกสารใบคำขอ </w:t>
            </w:r>
            <w:r w:rsidRPr="00DF4644">
              <w:rPr>
                <w:rFonts w:ascii="Sarabun" w:hAnsi="Sarabun" w:eastAsia="Sarabun" w:cs="Sarabun"/>
                <w:lang w:val="en-US"/>
              </w:rPr>
              <w:t>PDF</w:t>
            </w:r>
          </w:p>
          <w:p w:rsidRPr="00DF4644" w:rsidR="00915D4B" w:rsidP="00DF4644" w:rsidRDefault="00915D4B" w14:paraId="5FBA5BA1" w14:textId="2B53D1A5">
            <w:pPr>
              <w:pStyle w:val="ListParagraph"/>
              <w:widowControl w:val="0"/>
              <w:numPr>
                <w:ilvl w:val="2"/>
                <w:numId w:val="62"/>
              </w:numPr>
              <w:spacing w:before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DF4644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DF4644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(</w:t>
            </w:r>
            <w:r w:rsidRPr="00DF4644">
              <w:rPr>
                <w:rFonts w:ascii="Sarabun" w:hAnsi="Sarabun" w:eastAsia="Sarabun" w:cs="Sarabun"/>
                <w:lang w:val="en-US" w:bidi="th-TH"/>
              </w:rPr>
              <w:t>Callback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 xml:space="preserve"> Fail) 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DF4644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DF4644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DF4644">
              <w:rPr>
                <w:rFonts w:ascii="Sarabun" w:hAnsi="Sarabun" w:eastAsia="Sarabun" w:cs="Sarabun"/>
                <w:lang w:val="en-US"/>
              </w:rPr>
              <w:t xml:space="preserve">PDF, </w:t>
            </w:r>
            <w:r w:rsidRPr="00DF4644">
              <w:rPr>
                <w:rFonts w:ascii="Sarabun" w:hAnsi="Sarabun" w:eastAsia="Sarabun" w:cs="Sarabun"/>
                <w:cs/>
                <w:lang w:val="en-US" w:bidi="th-TH"/>
              </w:rPr>
              <w:t xml:space="preserve">เอกสารใบคำขอ </w:t>
            </w:r>
            <w:r w:rsidRPr="00DF4644">
              <w:rPr>
                <w:rFonts w:ascii="Sarabun" w:hAnsi="Sarabun" w:eastAsia="Sarabun" w:cs="Sarabun"/>
                <w:lang w:val="en-US"/>
              </w:rPr>
              <w:t>PDF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และแสดงปุ่ม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DF4644" w:rsidR="00915D4B" w:rsidP="00DF4644" w:rsidRDefault="00915D4B" w14:paraId="0B5A06B5" w14:textId="77777777">
            <w:pPr>
              <w:pStyle w:val="ListParagraph"/>
              <w:widowControl w:val="0"/>
              <w:numPr>
                <w:ilvl w:val="4"/>
                <w:numId w:val="11"/>
              </w:numPr>
              <w:spacing w:after="120" w:line="240" w:lineRule="auto"/>
              <w:ind w:left="4281" w:hanging="1076"/>
              <w:rPr>
                <w:rFonts w:ascii="Sarabun" w:hAnsi="Sarabun" w:eastAsia="Sarabun" w:cs="Sarabun"/>
                <w:b/>
                <w:bCs/>
                <w:lang w:val="en-US"/>
              </w:rPr>
            </w:pPr>
            <w:r w:rsidRPr="00F25A82">
              <w:rPr>
                <w:rFonts w:ascii="Sarabun" w:hAnsi="Sarabun" w:eastAsia="Sarabun" w:cs="Sarabun"/>
                <w:b/>
                <w:bCs/>
                <w:lang w:val="en-US"/>
              </w:rPr>
              <w:t>Old Core (Pre-Underwrite)</w:t>
            </w:r>
          </w:p>
          <w:p w:rsidRPr="00DF4644" w:rsidR="00DF4644" w:rsidP="00DF4644" w:rsidRDefault="00915D4B" w14:paraId="5562BFE0" w14:textId="5D2773B6">
            <w:pPr>
              <w:pStyle w:val="ListParagraph"/>
              <w:widowControl w:val="0"/>
              <w:numPr>
                <w:ilvl w:val="2"/>
                <w:numId w:val="63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</w:rPr>
            </w:pPr>
            <w:r w:rsidRPr="000669A3">
              <w:rPr>
                <w:rFonts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ส่งเอกสารใหม่สำเร็จ</w:t>
            </w:r>
            <w:r w:rsidRPr="000669A3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(</w:t>
            </w:r>
            <w:r w:rsidRPr="00BC052B">
              <w:rPr>
                <w:rFonts w:hint="cs" w:ascii="Sarabun" w:hAnsi="Sarabun" w:eastAsia="Sarabun" w:cs="Sarabun"/>
                <w:lang w:val="en-US" w:bidi="th-TH"/>
              </w:rPr>
              <w:t>API Success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)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</w:t>
            </w:r>
            <w:r w:rsidRPr="000669A3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0669A3">
              <w:rPr>
                <w:rFonts w:ascii="Sarabun" w:hAnsi="Sarabun" w:eastAsia="Sarabun" w:cs="Sarabun"/>
                <w:lang w:val="en-US" w:bidi="th-TH"/>
              </w:rPr>
              <w:t xml:space="preserve">3 </w:t>
            </w:r>
            <w:r w:rsidRPr="000669A3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6416A4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6416A4">
              <w:rPr>
                <w:rFonts w:ascii="Sarabun" w:hAnsi="Sarabun" w:eastAsia="Sarabun" w:cs="Sarabun"/>
                <w:lang w:val="en-US"/>
              </w:rPr>
              <w:t xml:space="preserve">PDF </w:t>
            </w:r>
            <w:r w:rsidRPr="006416A4">
              <w:rPr>
                <w:rFonts w:ascii="Sarabun" w:hAnsi="Sarabun" w:eastAsia="Sarabun" w:cs="Sarabun"/>
                <w:cs/>
                <w:lang w:val="en-US" w:bidi="th-TH"/>
              </w:rPr>
              <w:t xml:space="preserve">และเอกสารใบคำขอ </w:t>
            </w:r>
            <w:r w:rsidRPr="006416A4">
              <w:rPr>
                <w:rFonts w:ascii="Sarabun" w:hAnsi="Sarabun" w:eastAsia="Sarabun" w:cs="Sarabun"/>
                <w:lang w:val="en-US"/>
              </w:rPr>
              <w:t>PDF</w:t>
            </w:r>
          </w:p>
          <w:p w:rsidRPr="001B0D23" w:rsidR="00204BFA" w:rsidP="00204BFA" w:rsidRDefault="00915D4B" w14:paraId="7E89FE2A" w14:textId="786915EC">
            <w:pPr>
              <w:pStyle w:val="ListParagraph"/>
              <w:widowControl w:val="0"/>
              <w:numPr>
                <w:ilvl w:val="2"/>
                <w:numId w:val="63"/>
              </w:numPr>
              <w:spacing w:before="120" w:after="120" w:line="240" w:lineRule="auto"/>
              <w:rPr>
                <w:rFonts w:ascii="Sarabun" w:hAnsi="Sarabun" w:eastAsia="Sarabun" w:cs="Sarabun"/>
                <w:b/>
                <w:bCs/>
                <w:cs/>
              </w:rPr>
            </w:pPr>
            <w:r w:rsidRPr="00DF4644">
              <w:rPr>
                <w:rFonts w:hint="cs" w:ascii="Sarabun" w:hAnsi="Sarabun" w:eastAsia="Sarabun" w:cs="Sarabun"/>
                <w:b/>
                <w:bCs/>
                <w:highlight w:val="yellow"/>
                <w:cs/>
                <w:lang w:val="en-US" w:bidi="th-TH"/>
              </w:rPr>
              <w:t>ส่งเอกสารใหม่ไม่สำเร็จ</w:t>
            </w:r>
            <w:r w:rsidRPr="00DF4644">
              <w:rPr>
                <w:rFonts w:hint="cs" w:ascii="Sarabun" w:hAnsi="Sarabun" w:eastAsia="Sarabun" w:cs="Sarabun"/>
                <w:b/>
                <w:bCs/>
                <w:cs/>
                <w:lang w:val="en-US" w:bidi="th-TH"/>
              </w:rPr>
              <w:t xml:space="preserve">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 xml:space="preserve">(API Fail) 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>และ</w:t>
            </w:r>
            <w:r w:rsidRPr="00DF4644">
              <w:rPr>
                <w:rFonts w:hint="cs" w:ascii="Sarabun" w:hAnsi="Sarabun" w:eastAsia="Sarabun" w:cs="Sarabun"/>
                <w:cs/>
                <w:lang w:bidi="th-TH"/>
              </w:rPr>
              <w:t xml:space="preserve">ตรงส่วนของ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>การจัดการ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เมื่อเลือกจุด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 xml:space="preserve">3 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จุด </w:t>
            </w:r>
            <w:r w:rsidRPr="00DF4644">
              <w:rPr>
                <w:rFonts w:ascii="Sarabun" w:hAnsi="Sarabun" w:eastAsia="Sarabun" w:cs="Sarabun"/>
                <w:cs/>
                <w:lang w:val="en-US" w:bidi="th-TH"/>
              </w:rPr>
              <w:t xml:space="preserve">จะแสดงเอกสารทั้งใบเสนอขาย </w:t>
            </w:r>
            <w:r w:rsidRPr="00DF4644">
              <w:rPr>
                <w:rFonts w:ascii="Sarabun" w:hAnsi="Sarabun" w:eastAsia="Sarabun" w:cs="Sarabun"/>
                <w:lang w:val="en-US"/>
              </w:rPr>
              <w:t xml:space="preserve">PDF, </w:t>
            </w:r>
            <w:r w:rsidRPr="00DF4644">
              <w:rPr>
                <w:rFonts w:ascii="Sarabun" w:hAnsi="Sarabun" w:eastAsia="Sarabun" w:cs="Sarabun"/>
                <w:cs/>
                <w:lang w:val="en-US" w:bidi="th-TH"/>
              </w:rPr>
              <w:t xml:space="preserve">เอกสารใบคำขอ </w:t>
            </w:r>
            <w:r w:rsidRPr="00DF4644">
              <w:rPr>
                <w:rFonts w:ascii="Sarabun" w:hAnsi="Sarabun" w:eastAsia="Sarabun" w:cs="Sarabun"/>
                <w:lang w:val="en-US"/>
              </w:rPr>
              <w:t>PDF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และแสดงปุ่ม 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“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>ส่งเอกสารใหม่อีกครั้ง</w:t>
            </w:r>
            <w:r w:rsidRPr="00DF4644">
              <w:rPr>
                <w:rFonts w:hint="cs" w:ascii="Sarabun" w:hAnsi="Sarabun" w:eastAsia="Sarabun" w:cs="Sarabun"/>
                <w:lang w:val="en-US" w:bidi="th-TH"/>
              </w:rPr>
              <w:t>”</w:t>
            </w:r>
            <w:r w:rsidRPr="00DF464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เพื่อให้ฝ่ายขายดำเนินการส่งเอกสารใหม่ด้วยตนเอง</w:t>
            </w:r>
          </w:p>
          <w:p w:rsidRPr="006E0774" w:rsidR="00E300FD" w:rsidP="00E401A6" w:rsidRDefault="00E300FD" w14:paraId="5D846EEF" w14:textId="77777777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722" w:hanging="642"/>
              <w:rPr>
                <w:rFonts w:ascii="Sarabun" w:hAnsi="Sarabun" w:eastAsia="Sarabun" w:cs="Sarabun"/>
                <w:b/>
                <w:bCs/>
              </w:rPr>
            </w:pPr>
            <w:r w:rsidRPr="006E0774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 xml:space="preserve">กรณี </w:t>
            </w:r>
            <w:r w:rsidRPr="006E0774">
              <w:rPr>
                <w:rFonts w:ascii="Sarabun" w:hAnsi="Sarabun" w:eastAsia="Sarabun" w:cs="Sarabun"/>
                <w:b/>
                <w:bCs/>
                <w:lang w:val="en-US" w:bidi="th-TH"/>
              </w:rPr>
              <w:t xml:space="preserve">API Error </w:t>
            </w:r>
          </w:p>
          <w:p w:rsidRPr="00F17136" w:rsidR="00441590" w:rsidP="006A2698" w:rsidRDefault="00AB67A5" w14:paraId="1DD0762E" w14:textId="5F61B485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Pr="00D726DD" w:rsidR="000D111E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03385F" w:rsidR="000D111E">
              <w:rPr>
                <w:rFonts w:ascii="Sarabun" w:hAnsi="Sarabun" w:eastAsia="Sarabun" w:cs="Sarabun"/>
                <w:highlight w:val="yellow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highlight w:val="yellow"/>
                <w:cs/>
                <w:lang w:val="en-US" w:bidi="th-TH"/>
              </w:rPr>
              <w:t>ส่งใบเสนอขายใหม่ (ดำเนินการเพิ่มเติม)</w:t>
            </w:r>
            <w:r w:rsidRPr="0003385F" w:rsidR="000D111E">
              <w:rPr>
                <w:rFonts w:ascii="Sarabun" w:hAnsi="Sarabun" w:eastAsia="Sarabun" w:cs="Sarabun"/>
                <w:highlight w:val="yellow"/>
                <w:lang w:val="en-US" w:bidi="th-TH"/>
              </w:rPr>
              <w:t>”</w:t>
            </w:r>
            <w:r w:rsidR="000D111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D057DF">
              <w:rPr>
                <w:rFonts w:hint="cs" w:ascii="Sarabun" w:hAnsi="Sarabun" w:eastAsia="Sarabun" w:cs="Sarabun"/>
                <w:cs/>
                <w:lang w:val="en-US" w:bidi="th-TH"/>
              </w:rPr>
              <w:t>ที่</w:t>
            </w:r>
            <w:r w:rsidR="005229D9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หน้า รายการใบเสนอขาย หรือ </w:t>
            </w:r>
            <w:r w:rsidRPr="00EA76D7" w:rsidR="005229D9">
              <w:rPr>
                <w:rFonts w:hint="cs" w:ascii="Sarabun" w:hAnsi="Sarabun" w:eastAsia="Sarabun" w:cs="Sarabun"/>
                <w:cs/>
                <w:lang w:val="en-US" w:bidi="th-TH"/>
              </w:rPr>
              <w:t>หน้า</w:t>
            </w:r>
            <w:r w:rsidRPr="00EA76D7" w:rsidR="00EA76D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EA76D7" w:rsidR="00EA76D7">
              <w:rPr>
                <w:rFonts w:hint="cs" w:ascii="Sarabun" w:hAnsi="Sarabun" w:eastAsia="Sarabun" w:cs="Sarabun"/>
                <w:cs/>
                <w:lang w:bidi="th-TH"/>
              </w:rPr>
              <w:t xml:space="preserve">รายละเอียดผู้มุ่งหวัง ตรงแท็บ </w:t>
            </w:r>
            <w:r w:rsidRPr="00EA76D7" w:rsidR="00EA76D7">
              <w:rPr>
                <w:rFonts w:ascii="Sarabun" w:hAnsi="Sarabun" w:eastAsia="Sarabun" w:cs="Sarabun"/>
                <w:lang w:bidi="th-TH"/>
              </w:rPr>
              <w:t>“</w:t>
            </w:r>
            <w:r w:rsidRPr="00EA76D7" w:rsidR="00EA76D7">
              <w:rPr>
                <w:rFonts w:hint="cs" w:ascii="Sarabun" w:hAnsi="Sarabun" w:eastAsia="Sarabun" w:cs="Sarabun"/>
                <w:cs/>
                <w:lang w:bidi="th-TH"/>
              </w:rPr>
              <w:t>ใบเสนอขาย</w:t>
            </w:r>
            <w:r w:rsidRPr="00EA76D7" w:rsidR="00EA76D7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EA76D7" w:rsidR="00EA76D7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EA76D7" w:rsidR="000978A2">
              <w:rPr>
                <w:rFonts w:hint="cs" w:ascii="Sarabun" w:hAnsi="Sarabun" w:eastAsia="Sarabun" w:cs="Sarabun"/>
                <w:cs/>
                <w:lang w:val="en-US" w:bidi="th-TH"/>
              </w:rPr>
              <w:t>ระบบจะแสดงหน้า</w:t>
            </w:r>
            <w:r w:rsidR="003D0511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EA76D7" w:rsidR="000978A2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EA76D7" w:rsidR="000978A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สำหรับให้ </w:t>
            </w:r>
            <w:r w:rsidRPr="00EA76D7" w:rsidR="000978A2">
              <w:rPr>
                <w:rFonts w:ascii="Sarabun" w:hAnsi="Sarabun" w:eastAsia="Sarabun" w:cs="Sarabun"/>
                <w:b/>
                <w:bCs/>
                <w:cs/>
                <w:lang w:val="en-US" w:bidi="th-TH"/>
              </w:rPr>
              <w:t>ระบุเลขที่เอกสารดำเนินการเพิ่มเติม</w:t>
            </w:r>
            <w:r w:rsidRPr="00EA76D7" w:rsidR="000978A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EA76D7" w:rsidR="000978A2">
              <w:rPr>
                <w:rFonts w:ascii="Sarabun" w:hAnsi="Sarabun" w:eastAsia="Sarabun" w:cs="Sarabun"/>
                <w:lang w:val="en-US" w:bidi="th-TH"/>
              </w:rPr>
              <w:t>(</w:t>
            </w:r>
            <w:r w:rsidRPr="00EA76D7" w:rsidR="000978A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เลขที่ </w:t>
            </w:r>
            <w:r w:rsidRPr="00EA76D7" w:rsidR="000978A2">
              <w:rPr>
                <w:rFonts w:ascii="Sarabun" w:hAnsi="Sarabun" w:eastAsia="Sarabun" w:cs="Sarabun"/>
                <w:lang w:val="en-US" w:bidi="th-TH"/>
              </w:rPr>
              <w:t>Memo)</w:t>
            </w:r>
            <w:r w:rsidRPr="00EA76D7" w:rsidR="000978A2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EA76D7" w:rsidR="000978A2">
              <w:rPr>
                <w:rFonts w:hint="cs" w:ascii="Sarabun" w:hAnsi="Sarabun" w:eastAsia="Sarabun" w:cs="Sarabun"/>
                <w:cs/>
                <w:lang w:bidi="th-TH"/>
              </w:rPr>
              <w:t>เมื่อ</w:t>
            </w:r>
            <w:r w:rsidRPr="00EA76D7" w:rsidR="00E300FD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EA76D7" w:rsidR="00E300FD">
              <w:rPr>
                <w:rFonts w:ascii="Sarabun" w:hAnsi="Sarabun" w:eastAsia="Sarabun" w:cs="Sarabun"/>
                <w:lang w:bidi="th-TH"/>
              </w:rPr>
              <w:t>“</w:t>
            </w:r>
            <w:r w:rsidRPr="00EA76D7" w:rsidR="00E300FD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EA76D7" w:rsidR="00E300FD">
              <w:rPr>
                <w:rFonts w:ascii="Sarabun" w:hAnsi="Sarabun" w:eastAsia="Sarabun" w:cs="Sarabun"/>
                <w:lang w:bidi="th-TH"/>
              </w:rPr>
              <w:t>”</w:t>
            </w:r>
            <w:r w:rsidRPr="00EA76D7" w:rsidR="00B75940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EA76D7" w:rsidR="00B376B9">
              <w:rPr>
                <w:rFonts w:hint="cs" w:ascii="Sarabun" w:hAnsi="Sarabun" w:eastAsia="Sarabun" w:cs="Sarabun"/>
                <w:cs/>
                <w:lang w:bidi="th-TH"/>
              </w:rPr>
              <w:t>แล้ว</w:t>
            </w:r>
            <w:r w:rsidRPr="00EA76D7" w:rsidR="00B75940">
              <w:rPr>
                <w:rFonts w:hint="cs" w:ascii="Sarabun" w:hAnsi="Sarabun" w:eastAsia="Sarabun" w:cs="Sarabun"/>
                <w:cs/>
                <w:lang w:bidi="th-TH"/>
              </w:rPr>
              <w:t>ระบบ</w:t>
            </w:r>
            <w:r w:rsidRPr="00EA76D7" w:rsidR="002A542C">
              <w:rPr>
                <w:rFonts w:hint="cs" w:ascii="Sarabun" w:hAnsi="Sarabun" w:eastAsia="Sarabun" w:cs="Sarabun"/>
                <w:cs/>
                <w:lang w:bidi="th-TH"/>
              </w:rPr>
              <w:t>ตรวจสอบ</w:t>
            </w:r>
            <w:r w:rsidRPr="00EA76D7" w:rsidR="00B75940">
              <w:rPr>
                <w:rFonts w:hint="cs" w:ascii="Sarabun" w:hAnsi="Sarabun" w:eastAsia="Sarabun" w:cs="Sarabun"/>
                <w:cs/>
                <w:lang w:bidi="th-TH"/>
              </w:rPr>
              <w:t xml:space="preserve">พบว่า </w:t>
            </w:r>
            <w:r w:rsidRPr="00E60EB3" w:rsidR="00B75940">
              <w:rPr>
                <w:rFonts w:ascii="Sarabun" w:hAnsi="Sarabun" w:eastAsia="Sarabun" w:cs="Sarabun"/>
                <w:lang w:bidi="th-TH"/>
              </w:rPr>
              <w:t xml:space="preserve">API </w:t>
            </w:r>
            <w:r w:rsidRPr="00E60EB3" w:rsidR="00817DB6">
              <w:rPr>
                <w:rFonts w:ascii="Sarabun" w:hAnsi="Sarabun" w:eastAsia="Sarabun" w:cs="Sarabun"/>
                <w:lang w:bidi="th-TH"/>
              </w:rPr>
              <w:t xml:space="preserve">Error </w:t>
            </w:r>
            <w:r w:rsidRPr="00E60EB3" w:rsidR="00B75940">
              <w:rPr>
                <w:rFonts w:hint="cs" w:ascii="Sarabun" w:hAnsi="Sarabun" w:eastAsia="Sarabun" w:cs="Sarabun"/>
                <w:cs/>
                <w:lang w:bidi="th-TH"/>
              </w:rPr>
              <w:t>จะแสดง</w:t>
            </w:r>
            <w:r w:rsidRPr="00E60EB3" w:rsidR="00AF60FB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E60EB3" w:rsidR="00AF60FB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E60EB3" w:rsidR="00AF60FB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08">
              <w:r w:rsidR="00E60EB3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="00E60EB3">
                <w:rPr>
                  <w:rStyle w:val="Hyperlink"/>
                  <w:rFonts w:ascii="Sarabun" w:hAnsi="Sarabun" w:cs="Sarabun"/>
                  <w:cs/>
                  <w:lang w:bidi="th-TH"/>
                </w:rPr>
                <w:t>0067</w:t>
              </w:r>
            </w:hyperlink>
            <w:r w:rsidR="00F17136">
              <w:rPr>
                <w:rFonts w:hint="cs" w:ascii="Sarabun" w:hAnsi="Sarabun" w:cs="Sarabun"/>
                <w:cs/>
                <w:lang w:bidi="th-TH"/>
              </w:rPr>
              <w:t xml:space="preserve"> </w:t>
            </w:r>
          </w:p>
          <w:p w:rsidRPr="001B0D23" w:rsidR="009A2453" w:rsidP="00DE20FE" w:rsidRDefault="001D7ADC" w14:paraId="5447701F" w14:textId="4408761A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ตกลง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ปิด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Pop-up </w:t>
            </w:r>
            <w:r w:rsidR="00FD6E1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จะกลับไปยังหน้า </w:t>
            </w:r>
            <w:r w:rsidRPr="00EA76D7" w:rsidR="00390517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</w:p>
          <w:p w:rsidRPr="001B0D23" w:rsidR="001B0D23" w:rsidP="001B0D23" w:rsidRDefault="001B0D23" w14:paraId="089BFE46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bidi="th-TH"/>
              </w:rPr>
            </w:pPr>
          </w:p>
          <w:p w:rsidRPr="00AB4F5A" w:rsidR="00372AAF" w:rsidP="006A2698" w:rsidRDefault="00DB397C" w14:paraId="0D7D0DC7" w14:textId="13D626C4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Pr="00D726DD" w:rsidR="00372AAF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9F31F7" w:rsidR="00372AAF">
              <w:rPr>
                <w:rFonts w:ascii="Sarabun" w:hAnsi="Sarabun" w:eastAsia="Sarabun" w:cs="Sarabun"/>
                <w:highlight w:val="yellow"/>
                <w:lang w:val="en-US" w:bidi="th-TH"/>
              </w:rPr>
              <w:t>“</w:t>
            </w:r>
            <w:r w:rsidR="00142DCB">
              <w:rPr>
                <w:rFonts w:ascii="Sarabun" w:hAnsi="Sarabun" w:eastAsia="Sarabun" w:cs="Sarabun"/>
                <w:highlight w:val="yellow"/>
                <w:cs/>
                <w:lang w:val="en-US" w:bidi="th-TH"/>
              </w:rPr>
              <w:t>ส่งใบคำขอใหม่ (ดำเนินการเพิ่มเติม)</w:t>
            </w:r>
            <w:r w:rsidRPr="009F31F7" w:rsidR="00372AAF">
              <w:rPr>
                <w:rFonts w:ascii="Sarabun" w:hAnsi="Sarabun" w:eastAsia="Sarabun" w:cs="Sarabun"/>
                <w:highlight w:val="yellow"/>
                <w:lang w:val="en-US" w:bidi="th-TH"/>
              </w:rPr>
              <w:t>”</w:t>
            </w:r>
            <w:r w:rsidR="00372AAF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44159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ที่หน้า รายการใบคำขอ หรือ </w:t>
            </w:r>
            <w:r w:rsidRPr="00EA76D7" w:rsidR="0044159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หน้า </w:t>
            </w:r>
            <w:r w:rsidRPr="00EA76D7" w:rsidR="00441590">
              <w:rPr>
                <w:rFonts w:hint="cs" w:ascii="Sarabun" w:hAnsi="Sarabun" w:eastAsia="Sarabun" w:cs="Sarabun"/>
                <w:cs/>
                <w:lang w:bidi="th-TH"/>
              </w:rPr>
              <w:t xml:space="preserve">รายละเอียดผู้มุ่งหวัง ตรงแท็บ </w:t>
            </w:r>
            <w:r w:rsidRPr="00EA76D7" w:rsidR="00441590">
              <w:rPr>
                <w:rFonts w:ascii="Sarabun" w:hAnsi="Sarabun" w:eastAsia="Sarabun" w:cs="Sarabun"/>
                <w:lang w:bidi="th-TH"/>
              </w:rPr>
              <w:t>“</w:t>
            </w:r>
            <w:r w:rsidRPr="00EA76D7" w:rsidR="00441590">
              <w:rPr>
                <w:rFonts w:hint="cs" w:ascii="Sarabun" w:hAnsi="Sarabun" w:eastAsia="Sarabun" w:cs="Sarabun"/>
                <w:cs/>
                <w:lang w:bidi="th-TH"/>
              </w:rPr>
              <w:t>ใบ</w:t>
            </w:r>
            <w:r w:rsidR="00BE148E">
              <w:rPr>
                <w:rFonts w:hint="cs" w:ascii="Sarabun" w:hAnsi="Sarabun" w:eastAsia="Sarabun" w:cs="Sarabun"/>
                <w:cs/>
                <w:lang w:bidi="th-TH"/>
              </w:rPr>
              <w:t>คำขอ</w:t>
            </w:r>
            <w:r w:rsidRPr="00EA76D7" w:rsidR="00441590">
              <w:rPr>
                <w:rFonts w:ascii="Sarabun" w:hAnsi="Sarabun" w:eastAsia="Sarabun" w:cs="Sarabun"/>
                <w:lang w:val="en-US" w:bidi="th-TH"/>
              </w:rPr>
              <w:t>”</w:t>
            </w:r>
            <w:r w:rsidR="00BE148E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843CD9">
              <w:rPr>
                <w:rFonts w:hint="cs" w:ascii="Sarabun" w:hAnsi="Sarabun" w:eastAsia="Sarabun" w:cs="Sarabun"/>
                <w:cs/>
                <w:lang w:val="en-US" w:bidi="th-TH"/>
              </w:rPr>
              <w:t>เมื่อดำเนินการ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ลงลายมือชื่อครบทุกคนแล้ว และกดปุ่ม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ถัดไป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>
              <w:rPr>
                <w:rFonts w:hint="cs" w:ascii="Sarabun" w:hAnsi="Sarabun" w:eastAsia="Sarabun" w:cs="Sarabun"/>
                <w:cs/>
                <w:lang w:val="en-US" w:bidi="th-TH"/>
              </w:rPr>
              <w:t>ระบบจะแสดงหน้า</w:t>
            </w:r>
            <w:r w:rsidR="002F199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>
              <w:rPr>
                <w:rFonts w:ascii="Sarabun" w:hAnsi="Sarabun" w:eastAsia="Sarabun" w:cs="Sarabun"/>
                <w:cs/>
                <w:lang w:val="en-US" w:bidi="th-TH"/>
              </w:rPr>
              <w:t>ส่งเอกสารดำเนินการเพิ่มเติม</w:t>
            </w:r>
            <w:r w:rsidRPr="00747E7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สำหรับให้ </w:t>
            </w:r>
            <w:r w:rsidRPr="00747E7B">
              <w:rPr>
                <w:rFonts w:ascii="Sarabun" w:hAnsi="Sarabun" w:eastAsia="Sarabun" w:cs="Sarabun"/>
                <w:b/>
                <w:bCs/>
                <w:cs/>
                <w:lang w:val="en-US" w:bidi="th-TH"/>
              </w:rPr>
              <w:t>ระบุเลขที่เอกสารดำเนินการเพิ่มเติม</w:t>
            </w:r>
            <w:r w:rsidRPr="00747E7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747E7B">
              <w:rPr>
                <w:rFonts w:ascii="Sarabun" w:hAnsi="Sarabun" w:eastAsia="Sarabun" w:cs="Sarabun"/>
                <w:lang w:val="en-US" w:bidi="th-TH"/>
              </w:rPr>
              <w:t>(</w:t>
            </w:r>
            <w:r w:rsidRPr="00747E7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เลขที่ </w:t>
            </w:r>
            <w:r w:rsidRPr="00747E7B">
              <w:rPr>
                <w:rFonts w:ascii="Sarabun" w:hAnsi="Sarabun" w:eastAsia="Sarabun" w:cs="Sarabun"/>
                <w:lang w:val="en-US" w:bidi="th-TH"/>
              </w:rPr>
              <w:t>Memo)</w:t>
            </w:r>
            <w:r w:rsidRPr="00747E7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เมื่อ</w:t>
            </w:r>
            <w:r w:rsidRPr="00E300FD">
              <w:rPr>
                <w:rFonts w:hint="cs" w:ascii="Sarabun" w:hAnsi="Sarabun" w:eastAsia="Sarabun" w:cs="Sarabun"/>
                <w:cs/>
                <w:lang w:bidi="th-TH"/>
              </w:rPr>
              <w:t xml:space="preserve">กดปุ่ม </w:t>
            </w:r>
            <w:r w:rsidRPr="00E300FD">
              <w:rPr>
                <w:rFonts w:ascii="Sarabun" w:hAnsi="Sarabun" w:eastAsia="Sarabun" w:cs="Sarabun"/>
                <w:lang w:bidi="th-TH"/>
              </w:rPr>
              <w:t>“</w:t>
            </w:r>
            <w:r w:rsidRPr="00E300FD">
              <w:rPr>
                <w:rFonts w:hint="cs" w:ascii="Sarabun" w:hAnsi="Sarabun" w:eastAsia="Sarabun" w:cs="Sarabun"/>
                <w:cs/>
                <w:lang w:bidi="th-TH"/>
              </w:rPr>
              <w:t>ยืนยัน</w:t>
            </w:r>
            <w:r w:rsidRPr="00E300FD">
              <w:rPr>
                <w:rFonts w:ascii="Sarabun" w:hAnsi="Sarabun" w:eastAsia="Sarabun" w:cs="Sarabun"/>
                <w:lang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แล้วระบบตรวจสอบพบว่า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API Error </w:t>
            </w:r>
            <w:r w:rsidRPr="00E60EB3" w:rsidR="00AB4F5A">
              <w:rPr>
                <w:rFonts w:hint="cs" w:ascii="Sarabun" w:hAnsi="Sarabun" w:eastAsia="Sarabun" w:cs="Sarabun"/>
                <w:cs/>
                <w:lang w:bidi="th-TH"/>
              </w:rPr>
              <w:t>จะแสดง</w:t>
            </w:r>
            <w:r w:rsidRPr="00E60EB3" w:rsidR="00AB4F5A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E60EB3" w:rsidR="00AB4F5A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E60EB3" w:rsidR="00AB4F5A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09">
              <w:r w:rsidR="00AB4F5A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="00AB4F5A">
                <w:rPr>
                  <w:rStyle w:val="Hyperlink"/>
                  <w:rFonts w:ascii="Sarabun" w:hAnsi="Sarabun" w:cs="Sarabun"/>
                  <w:cs/>
                  <w:lang w:bidi="th-TH"/>
                </w:rPr>
                <w:t>0067</w:t>
              </w:r>
            </w:hyperlink>
          </w:p>
          <w:p w:rsidRPr="00335BD0" w:rsidR="00E401A6" w:rsidP="00E401A6" w:rsidRDefault="00372AAF" w14:paraId="7215CA4D" w14:textId="052EE1E0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เมื่อกดปุ่ม </w:t>
            </w:r>
            <w:r>
              <w:rPr>
                <w:rFonts w:ascii="Sarabun" w:hAnsi="Sarabun" w:eastAsia="Sarabun" w:cs="Sarabun"/>
                <w:lang w:val="en-US" w:bidi="th-TH"/>
              </w:rPr>
              <w:t>“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ตกลง</w:t>
            </w:r>
            <w:r>
              <w:rPr>
                <w:rFonts w:ascii="Sarabun" w:hAnsi="Sarabun" w:eastAsia="Sarabun" w:cs="Sarabun"/>
                <w:lang w:val="en-US" w:bidi="th-TH"/>
              </w:rPr>
              <w:t>”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ปิด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Pop-up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จะกลับไปยังหน้า </w:t>
            </w:r>
            <w:r w:rsidRPr="002F1996" w:rsidR="002F1996">
              <w:rPr>
                <w:rFonts w:ascii="Sarabun" w:hAnsi="Sarabun" w:eastAsia="Sarabun" w:cs="Sarabun"/>
                <w:cs/>
                <w:lang w:bidi="th-TH"/>
              </w:rPr>
              <w:t>ส่งเอกสารดำเนินการเพิ่มเติม</w:t>
            </w:r>
          </w:p>
          <w:p w:rsidRPr="001E1BEE" w:rsidR="001E1BEE" w:rsidP="00E401A6" w:rsidRDefault="009A0CED" w14:paraId="47421B30" w14:textId="77777777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722" w:hanging="642"/>
              <w:rPr>
                <w:rFonts w:ascii="Sarabun" w:hAnsi="Sarabun" w:eastAsia="Sarabun" w:cs="Sarabun"/>
              </w:rPr>
            </w:pPr>
            <w:r w:rsidRPr="00A322D4">
              <w:rPr>
                <w:rFonts w:hint="cs" w:ascii="Sarabun" w:hAnsi="Sarabun" w:eastAsia="Sarabun" w:cs="Sarabun"/>
                <w:cs/>
                <w:lang w:bidi="th-TH"/>
              </w:rPr>
              <w:t>กรณีที่ส่ง</w:t>
            </w:r>
            <w:r w:rsidRPr="00D31A8E" w:rsidR="00B62E4B">
              <w:rPr>
                <w:rFonts w:ascii="Sarabun" w:hAnsi="Sarabun" w:eastAsia="Sarabun" w:cs="Sarabun"/>
                <w:cs/>
                <w:lang w:bidi="th-TH"/>
              </w:rPr>
              <w:t>ใบเสนอขาย</w:t>
            </w:r>
            <w:r w:rsidR="002F1996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="00B62E4B">
              <w:rPr>
                <w:rFonts w:hint="cs" w:ascii="Sarabun" w:hAnsi="Sarabun" w:eastAsia="Sarabun" w:cs="Sarabun"/>
                <w:cs/>
                <w:lang w:bidi="th-TH"/>
              </w:rPr>
              <w:t xml:space="preserve"> และ</w:t>
            </w:r>
            <w:r w:rsidR="00B62E4B">
              <w:rPr>
                <w:rFonts w:ascii="Sarabun" w:hAnsi="Sarabun" w:eastAsia="Sarabun" w:cs="Sarabun"/>
                <w:lang w:val="en-US" w:bidi="th-TH"/>
              </w:rPr>
              <w:t>/</w:t>
            </w:r>
            <w:r w:rsidR="00B62E4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 w:rsidRPr="00D31A8E" w:rsidR="00B62E4B">
              <w:rPr>
                <w:rFonts w:ascii="Sarabun" w:hAnsi="Sarabun" w:eastAsia="Sarabun" w:cs="Sarabun"/>
                <w:cs/>
                <w:lang w:bidi="th-TH"/>
              </w:rPr>
              <w:t>ใบคำขอ</w:t>
            </w:r>
            <w:r w:rsidR="00B62E4B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="00B71317">
              <w:rPr>
                <w:rFonts w:hint="cs" w:ascii="Sarabun" w:hAnsi="Sarabun" w:eastAsia="Sarabun" w:cs="Sarabun"/>
                <w:cs/>
                <w:lang w:bidi="th-TH"/>
              </w:rPr>
              <w:t xml:space="preserve"> ครั้ง</w:t>
            </w:r>
            <w:r w:rsidRPr="00A322D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ที่ </w:t>
            </w:r>
            <w:r w:rsidRPr="00A322D4">
              <w:rPr>
                <w:rFonts w:ascii="Sarabun" w:hAnsi="Sarabun" w:eastAsia="Sarabun" w:cs="Sarabun"/>
                <w:lang w:val="en-US" w:bidi="th-TH"/>
              </w:rPr>
              <w:t xml:space="preserve">1 </w:t>
            </w:r>
            <w:r w:rsidRPr="00A322D4">
              <w:rPr>
                <w:rFonts w:hint="cs" w:ascii="Sarabun" w:hAnsi="Sarabun" w:eastAsia="Sarabun" w:cs="Sarabun"/>
                <w:cs/>
                <w:lang w:val="en-US" w:bidi="th-TH"/>
              </w:rPr>
              <w:t>ไปแล้ว</w:t>
            </w:r>
            <w:r w:rsidR="00B7131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A322D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ทาง </w:t>
            </w:r>
            <w:r w:rsidRPr="00A322D4">
              <w:rPr>
                <w:rFonts w:ascii="Sarabun" w:hAnsi="Sarabun" w:eastAsia="Sarabun" w:cs="Sarabun"/>
                <w:lang w:val="en-US" w:bidi="th-TH"/>
              </w:rPr>
              <w:t>UW</w:t>
            </w:r>
            <w:r w:rsidRPr="00A322D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613257">
              <w:rPr>
                <w:rFonts w:hint="cs" w:ascii="Sarabun" w:hAnsi="Sarabun" w:eastAsia="Sarabun" w:cs="Sarabun"/>
                <w:cs/>
                <w:lang w:val="en-US" w:bidi="th-TH"/>
              </w:rPr>
              <w:t>มีการ</w:t>
            </w:r>
            <w:r w:rsidR="00B71317">
              <w:rPr>
                <w:rFonts w:hint="cs" w:ascii="Sarabun" w:hAnsi="Sarabun" w:eastAsia="Sarabun" w:cs="Sarabun"/>
                <w:cs/>
                <w:lang w:val="en-US" w:bidi="th-TH"/>
              </w:rPr>
              <w:t>แจ้ง</w:t>
            </w:r>
            <w:r w:rsidRPr="00AA7DB3" w:rsidR="00B7131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ดำเนินการเพิ่มเติม </w:t>
            </w:r>
            <w:r w:rsidRPr="00AA7DB3" w:rsidR="00B71317">
              <w:rPr>
                <w:rFonts w:hint="cs" w:ascii="Sarabun" w:hAnsi="Sarabun" w:eastAsia="Sarabun" w:cs="Sarabun"/>
                <w:lang w:val="en-US" w:bidi="th-TH"/>
              </w:rPr>
              <w:t>(Memo)</w:t>
            </w:r>
            <w:r w:rsidRPr="00AA7DB3" w:rsidR="00B7131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A322D4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อีกครั้ง </w:t>
            </w:r>
            <w:r w:rsidR="00B71317">
              <w:rPr>
                <w:rFonts w:hint="cs" w:ascii="Sarabun" w:hAnsi="Sarabun" w:eastAsia="Sarabun" w:cs="Sarabun"/>
                <w:cs/>
                <w:lang w:val="en-US" w:bidi="th-TH"/>
              </w:rPr>
              <w:t>ฝ่ายขาย</w:t>
            </w:r>
            <w:r w:rsidRPr="00A322D4">
              <w:rPr>
                <w:rFonts w:hint="cs" w:ascii="Sarabun" w:hAnsi="Sarabun" w:eastAsia="Sarabun" w:cs="Sarabun"/>
                <w:cs/>
                <w:lang w:val="en-US" w:bidi="th-TH"/>
              </w:rPr>
              <w:t>จะสามารถ</w:t>
            </w:r>
            <w:r w:rsidRPr="00A322D4">
              <w:rPr>
                <w:rFonts w:hint="cs" w:ascii="Sarabun" w:hAnsi="Sarabun" w:eastAsia="Sarabun" w:cs="Sarabun"/>
                <w:cs/>
                <w:lang w:bidi="th-TH"/>
              </w:rPr>
              <w:t>ส่ง</w:t>
            </w:r>
            <w:r w:rsidRPr="00D31A8E" w:rsidR="00B71317">
              <w:rPr>
                <w:rFonts w:ascii="Sarabun" w:hAnsi="Sarabun" w:eastAsia="Sarabun" w:cs="Sarabun"/>
                <w:cs/>
                <w:lang w:bidi="th-TH"/>
              </w:rPr>
              <w:t>ใบเสนอขาย</w:t>
            </w:r>
            <w:r w:rsidR="00F31C3B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="00B71317">
              <w:rPr>
                <w:rFonts w:hint="cs" w:ascii="Sarabun" w:hAnsi="Sarabun" w:eastAsia="Sarabun" w:cs="Sarabun"/>
                <w:cs/>
                <w:lang w:bidi="th-TH"/>
              </w:rPr>
              <w:t xml:space="preserve"> และ</w:t>
            </w:r>
            <w:r w:rsidR="00B71317">
              <w:rPr>
                <w:rFonts w:ascii="Sarabun" w:hAnsi="Sarabun" w:eastAsia="Sarabun" w:cs="Sarabun"/>
                <w:lang w:val="en-US" w:bidi="th-TH"/>
              </w:rPr>
              <w:t>/</w:t>
            </w:r>
            <w:r w:rsidR="00B7131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</w:p>
          <w:p w:rsidRPr="002C10B8" w:rsidR="0002030E" w:rsidP="001E1BEE" w:rsidRDefault="00B71317" w14:paraId="12EEEC80" w14:textId="426C13D8">
            <w:pPr>
              <w:pStyle w:val="ListParagraph"/>
              <w:widowControl w:val="0"/>
              <w:spacing w:before="120" w:after="120" w:line="240" w:lineRule="auto"/>
              <w:ind w:left="1512"/>
              <w:rPr>
                <w:rFonts w:ascii="Sarabun" w:hAnsi="Sarabun" w:eastAsia="Sarabun" w:cs="Sarabun"/>
              </w:rPr>
            </w:pPr>
            <w:r w:rsidRPr="00D31A8E">
              <w:rPr>
                <w:rFonts w:ascii="Sarabun" w:hAnsi="Sarabun" w:eastAsia="Sarabun" w:cs="Sarabun"/>
                <w:cs/>
                <w:lang w:bidi="th-TH"/>
              </w:rPr>
              <w:t>ใบคำขอ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Pr="00A322D4" w:rsidR="009A0CED">
              <w:rPr>
                <w:rFonts w:hint="cs" w:ascii="Sarabun" w:hAnsi="Sarabun" w:eastAsia="Sarabun" w:cs="Sarabun"/>
                <w:cs/>
                <w:lang w:bidi="th-TH"/>
              </w:rPr>
              <w:t>เพิ่มเติม</w:t>
            </w:r>
            <w:r w:rsidR="00860901">
              <w:rPr>
                <w:rFonts w:hint="cs" w:ascii="Sarabun" w:hAnsi="Sarabun" w:eastAsia="Sarabun" w:cs="Sarabun"/>
                <w:cs/>
                <w:lang w:bidi="th-TH"/>
              </w:rPr>
              <w:t>อีกครั้ง</w:t>
            </w:r>
            <w:r w:rsidRPr="00A322D4" w:rsidR="009A0CED">
              <w:rPr>
                <w:rFonts w:hint="cs" w:ascii="Sarabun" w:hAnsi="Sarabun" w:eastAsia="Sarabun" w:cs="Sarabun"/>
                <w:cs/>
                <w:lang w:bidi="th-TH"/>
              </w:rPr>
              <w:t xml:space="preserve">ให้กับทาง </w:t>
            </w:r>
            <w:r w:rsidRPr="00A322D4" w:rsidR="009A0CED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A322D4" w:rsidR="009A0CED">
              <w:rPr>
                <w:rFonts w:hint="cs" w:ascii="Sarabun" w:hAnsi="Sarabun" w:eastAsia="Sarabun" w:cs="Sarabun"/>
                <w:cs/>
                <w:lang w:val="en-US" w:bidi="th-TH"/>
              </w:rPr>
              <w:t>ได้ โดยจะเข้ากระบวนการ</w:t>
            </w:r>
            <w:r w:rsidRPr="00A322D4" w:rsidR="00A322D4">
              <w:rPr>
                <w:rFonts w:hint="cs" w:ascii="Sarabun" w:hAnsi="Sarabun" w:eastAsia="Sarabun" w:cs="Sarabun"/>
                <w:cs/>
                <w:lang w:val="en-US" w:bidi="th-TH"/>
              </w:rPr>
              <w:t>เดิม</w:t>
            </w:r>
            <w:r w:rsidR="00FD1E1A">
              <w:rPr>
                <w:rFonts w:hint="cs" w:ascii="Sarabun" w:hAnsi="Sarabun" w:eastAsia="Sarabun" w:cs="Sarabun"/>
                <w:cs/>
                <w:lang w:val="en-US" w:bidi="th-TH"/>
              </w:rPr>
              <w:t>ที่เคย</w:t>
            </w:r>
            <w:r w:rsidR="00D523C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ดำเนินการในครั้งที่ </w:t>
            </w:r>
            <w:r w:rsidR="00D523C5">
              <w:rPr>
                <w:rFonts w:ascii="Sarabun" w:hAnsi="Sarabun" w:eastAsia="Sarabun" w:cs="Sarabun"/>
                <w:lang w:val="en-US" w:bidi="th-TH"/>
              </w:rPr>
              <w:t>1</w:t>
            </w:r>
            <w:r w:rsidR="0061325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Pr="00613257" w:rsidR="00613257">
              <w:rPr>
                <w:rFonts w:ascii="Sarabun" w:hAnsi="Sarabun" w:eastAsia="Sarabun" w:cs="Sarabun"/>
                <w:i/>
                <w:iCs/>
                <w:lang w:val="en-US" w:bidi="th-TH"/>
              </w:rPr>
              <w:t>(</w:t>
            </w:r>
            <w:r w:rsidRPr="00613257" w:rsidR="00613257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ไม่มี </w:t>
            </w:r>
            <w:r w:rsidRPr="00613257" w:rsidR="00613257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limit </w:t>
            </w:r>
            <w:r w:rsidR="00FA3954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>การ</w:t>
            </w:r>
            <w:r w:rsidRPr="00112CC1" w:rsidR="00112CC1">
              <w:rPr>
                <w:rFonts w:ascii="Sarabun" w:hAnsi="Sarabun" w:eastAsia="Sarabun" w:cs="Sarabun"/>
                <w:i/>
                <w:iCs/>
                <w:cs/>
                <w:lang w:val="en-US" w:bidi="th-TH"/>
              </w:rPr>
              <w:t>แจ้งดำเนินการเพิ่มเติม (</w:t>
            </w:r>
            <w:r w:rsidRPr="00112CC1" w:rsidR="00112CC1">
              <w:rPr>
                <w:rFonts w:ascii="Sarabun" w:hAnsi="Sarabun" w:eastAsia="Sarabun" w:cs="Sarabun"/>
                <w:i/>
                <w:iCs/>
                <w:lang w:val="en-US"/>
              </w:rPr>
              <w:t>Memo)</w:t>
            </w:r>
            <w:r w:rsidRPr="00613257" w:rsidR="00613257">
              <w:rPr>
                <w:rFonts w:ascii="Sarabun" w:hAnsi="Sarabun" w:eastAsia="Sarabun" w:cs="Sarabun"/>
                <w:i/>
                <w:iCs/>
                <w:lang w:val="en-US" w:bidi="th-TH"/>
              </w:rPr>
              <w:t>)</w:t>
            </w:r>
          </w:p>
          <w:p w:rsidRPr="00A14B84" w:rsidR="00E01875" w:rsidP="00DE20FE" w:rsidRDefault="00A55C8E" w14:paraId="1E4997E8" w14:textId="558D2501">
            <w:pPr>
              <w:pStyle w:val="ListParagraph"/>
              <w:widowControl w:val="0"/>
              <w:numPr>
                <w:ilvl w:val="1"/>
                <w:numId w:val="11"/>
              </w:numPr>
              <w:spacing w:before="120" w:after="120" w:line="240" w:lineRule="auto"/>
              <w:ind w:left="1734" w:hanging="654"/>
              <w:rPr>
                <w:rFonts w:ascii="Sarabun" w:hAnsi="Sarabun" w:eastAsia="Sarabun" w:cs="Sarabun"/>
              </w:rPr>
            </w:pPr>
            <w:r w:rsidRPr="00A322D4">
              <w:rPr>
                <w:rFonts w:hint="cs" w:ascii="Sarabun" w:hAnsi="Sarabun" w:eastAsia="Sarabun" w:cs="Sarabun"/>
                <w:cs/>
                <w:lang w:bidi="th-TH"/>
              </w:rPr>
              <w:t>กรณี</w:t>
            </w:r>
            <w:r w:rsidR="00D47EE6">
              <w:rPr>
                <w:rFonts w:hint="cs" w:ascii="Sarabun" w:hAnsi="Sarabun" w:eastAsia="Sarabun" w:cs="Sarabun"/>
                <w:cs/>
                <w:lang w:bidi="th-TH"/>
              </w:rPr>
              <w:t>เลขที่</w:t>
            </w:r>
            <w:r w:rsidRPr="00A55C8E">
              <w:rPr>
                <w:rFonts w:ascii="Sarabun" w:hAnsi="Sarabun" w:eastAsia="Sarabun" w:cs="Sarabun"/>
                <w:cs/>
                <w:lang w:bidi="th-TH"/>
              </w:rPr>
              <w:t>ใบคำขอ</w:t>
            </w:r>
            <w:r w:rsidR="006232BE">
              <w:rPr>
                <w:rFonts w:hint="cs" w:ascii="Sarabun" w:hAnsi="Sarabun" w:eastAsia="Sarabun" w:cs="Sarabun"/>
                <w:cs/>
                <w:lang w:bidi="th-TH"/>
              </w:rPr>
              <w:t xml:space="preserve">นั้นๆ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มี</w:t>
            </w:r>
            <w:r w:rsidR="008821E0">
              <w:rPr>
                <w:rFonts w:hint="cs" w:ascii="Sarabun" w:hAnsi="Sarabun" w:eastAsia="Sarabun" w:cs="Sarabun"/>
                <w:cs/>
                <w:lang w:val="en-US" w:bidi="th-TH"/>
              </w:rPr>
              <w:t>การแจ้ง</w:t>
            </w:r>
            <w:r w:rsidRPr="00AA7DB3" w:rsidR="008821E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ดำเนินการเพิ่มเติม </w:t>
            </w:r>
            <w:r w:rsidRPr="00AA7DB3" w:rsidR="008821E0">
              <w:rPr>
                <w:rFonts w:hint="cs" w:ascii="Sarabun" w:hAnsi="Sarabun" w:eastAsia="Sarabun" w:cs="Sarabun"/>
                <w:lang w:val="en-US" w:bidi="th-TH"/>
              </w:rPr>
              <w:t>(Memo)</w:t>
            </w:r>
            <w:r w:rsidR="008821E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28057C">
              <w:rPr>
                <w:rFonts w:hint="cs" w:ascii="Sarabun" w:hAnsi="Sarabun" w:eastAsia="Sarabun" w:cs="Sarabun"/>
                <w:cs/>
                <w:lang w:bidi="th-TH"/>
              </w:rPr>
              <w:t>ให้</w:t>
            </w:r>
            <w:r w:rsidRPr="00A322D4">
              <w:rPr>
                <w:rFonts w:hint="cs" w:ascii="Sarabun" w:hAnsi="Sarabun" w:eastAsia="Sarabun" w:cs="Sarabun"/>
                <w:cs/>
                <w:lang w:bidi="th-TH"/>
              </w:rPr>
              <w:t>ส่ง</w:t>
            </w:r>
            <w:r w:rsidRPr="00D31A8E">
              <w:rPr>
                <w:rFonts w:ascii="Sarabun" w:hAnsi="Sarabun" w:eastAsia="Sarabun" w:cs="Sarabun"/>
                <w:cs/>
                <w:lang w:bidi="th-TH"/>
              </w:rPr>
              <w:t>ใบเสนอขาย</w:t>
            </w:r>
            <w:r w:rsidR="0028057C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และ</w:t>
            </w:r>
            <w:r>
              <w:rPr>
                <w:rFonts w:ascii="Sarabun" w:hAnsi="Sarabun" w:eastAsia="Sarabun" w:cs="Sarabun"/>
                <w:lang w:val="en-US" w:bidi="th-TH"/>
              </w:rPr>
              <w:t>/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หรือ </w:t>
            </w:r>
            <w:r w:rsidRPr="00D31A8E">
              <w:rPr>
                <w:rFonts w:ascii="Sarabun" w:hAnsi="Sarabun" w:eastAsia="Sarabun" w:cs="Sarabun"/>
                <w:cs/>
                <w:lang w:bidi="th-TH"/>
              </w:rPr>
              <w:t>ใบคำขอ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="00F03CE8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CA5C9C" w:rsidR="0028057C">
              <w:rPr>
                <w:rFonts w:ascii="Sarabun" w:hAnsi="Sarabun" w:eastAsia="Sarabun" w:cs="Sarabun"/>
                <w:b/>
                <w:bCs/>
                <w:cs/>
                <w:lang w:bidi="th-TH"/>
              </w:rPr>
              <w:t xml:space="preserve">มากกว่า 1 </w:t>
            </w:r>
            <w:r w:rsidRPr="00CA5C9C" w:rsidR="000A1063">
              <w:rPr>
                <w:rFonts w:hint="cs" w:ascii="Sarabun" w:hAnsi="Sarabun" w:eastAsia="Sarabun" w:cs="Sarabun"/>
                <w:b/>
                <w:bCs/>
                <w:cs/>
                <w:lang w:bidi="th-TH"/>
              </w:rPr>
              <w:t>ครั้ง</w:t>
            </w:r>
            <w:r w:rsidRPr="00CA5C9C" w:rsidR="0028057C">
              <w:rPr>
                <w:rFonts w:ascii="Sarabun" w:hAnsi="Sarabun" w:eastAsia="Sarabun" w:cs="Sarabun"/>
                <w:b/>
                <w:bCs/>
              </w:rPr>
              <w:t xml:space="preserve"> </w:t>
            </w:r>
            <w:r w:rsidRPr="00A14B84" w:rsidR="00A14B84">
              <w:rPr>
                <w:rFonts w:hint="cs" w:ascii="Sarabun" w:hAnsi="Sarabun" w:eastAsia="Sarabun" w:cs="Sarabun"/>
                <w:cs/>
                <w:lang w:bidi="th-TH"/>
              </w:rPr>
              <w:t>จะ</w:t>
            </w:r>
            <w:r w:rsidRPr="00A14B84" w:rsidR="00E01875">
              <w:rPr>
                <w:rFonts w:hint="cs" w:ascii="Sarabun" w:hAnsi="Sarabun" w:eastAsia="Sarabun" w:cs="Sarabun"/>
                <w:cs/>
                <w:lang w:bidi="th-TH"/>
              </w:rPr>
              <w:t>มีเงื่อนไข</w:t>
            </w:r>
            <w:r w:rsidRPr="00A14B84" w:rsidR="00CA5C9C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A14B84" w:rsidR="00E01875">
              <w:rPr>
                <w:rFonts w:hint="cs" w:ascii="Sarabun" w:hAnsi="Sarabun" w:eastAsia="Sarabun" w:cs="Sarabun"/>
                <w:cs/>
                <w:lang w:bidi="th-TH"/>
              </w:rPr>
              <w:t>ดังนี้</w:t>
            </w:r>
          </w:p>
          <w:p w:rsidRPr="006A2698" w:rsidR="00B22D59" w:rsidP="00DE20FE" w:rsidRDefault="00671F10" w14:paraId="63073920" w14:textId="6CADB90F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กรณีที</w:t>
            </w:r>
            <w:r w:rsidR="00AF5A1A">
              <w:rPr>
                <w:rFonts w:hint="cs" w:ascii="Sarabun" w:hAnsi="Sarabun" w:eastAsia="Sarabun" w:cs="Sarabun"/>
                <w:cs/>
                <w:lang w:bidi="th-TH"/>
              </w:rPr>
              <w:t>่</w:t>
            </w:r>
            <w:r w:rsidRPr="00AC5F65" w:rsidR="00AC5F65">
              <w:rPr>
                <w:rFonts w:ascii="Sarabun" w:hAnsi="Sarabun" w:eastAsia="Sarabun" w:cs="Sarabun"/>
                <w:cs/>
                <w:lang w:bidi="th-TH"/>
              </w:rPr>
              <w:t>เกิดจากการแจ้งดำเนินการเพิ่มเติม (</w:t>
            </w:r>
            <w:r w:rsidRPr="00AC5F65" w:rsidR="00AC5F65">
              <w:rPr>
                <w:rFonts w:ascii="Sarabun" w:hAnsi="Sarabun" w:eastAsia="Sarabun" w:cs="Sarabun"/>
              </w:rPr>
              <w:t xml:space="preserve">Memo) </w:t>
            </w:r>
            <w:r w:rsidRPr="00AC5F65" w:rsidR="00AC5F65">
              <w:rPr>
                <w:rFonts w:ascii="Sarabun" w:hAnsi="Sarabun" w:eastAsia="Sarabun" w:cs="Sarabun"/>
                <w:cs/>
                <w:lang w:bidi="th-TH"/>
              </w:rPr>
              <w:t xml:space="preserve">ครั้งที่ 1 แล้วส่งข้อมูลเอกสารสำเร็จแล้ว แต่ทาง </w:t>
            </w:r>
            <w:r w:rsidRPr="00AC5F65" w:rsidR="00AC5F65">
              <w:rPr>
                <w:rFonts w:ascii="Sarabun" w:hAnsi="Sarabun" w:eastAsia="Sarabun" w:cs="Sarabun"/>
              </w:rPr>
              <w:t xml:space="preserve">UW </w:t>
            </w:r>
            <w:r w:rsidRPr="00AC5F65" w:rsidR="00AC5F65">
              <w:rPr>
                <w:rFonts w:ascii="Sarabun" w:hAnsi="Sarabun" w:eastAsia="Sarabun" w:cs="Sarabun"/>
                <w:cs/>
                <w:lang w:bidi="th-TH"/>
              </w:rPr>
              <w:t>มีการแจ้งให้แก้ไขข้อมูลอีกครั้ง โดยจะใช้เลขที่ กธ.ชั่วคราวเดิม ในการแจ้งดำเนินการเพิ่มเติม (</w:t>
            </w:r>
            <w:r w:rsidRPr="00AC5F65" w:rsidR="00AC5F65">
              <w:rPr>
                <w:rFonts w:ascii="Sarabun" w:hAnsi="Sarabun" w:eastAsia="Sarabun" w:cs="Sarabun"/>
              </w:rPr>
              <w:t xml:space="preserve">Memo) </w:t>
            </w:r>
            <w:r w:rsidRPr="00AC5F65" w:rsidR="00AC5F65">
              <w:rPr>
                <w:rFonts w:ascii="Sarabun" w:hAnsi="Sarabun" w:eastAsia="Sarabun" w:cs="Sarabun"/>
                <w:cs/>
                <w:lang w:bidi="th-TH"/>
              </w:rPr>
              <w:t>อีกครั้งนึง</w:t>
            </w:r>
          </w:p>
          <w:p w:rsidR="000643D8" w:rsidP="00DE20FE" w:rsidRDefault="0028057C" w14:paraId="63DAB2FD" w14:textId="34A2968B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28057C">
              <w:rPr>
                <w:rFonts w:ascii="Sarabun" w:hAnsi="Sarabun" w:eastAsia="Sarabun" w:cs="Sarabun"/>
                <w:cs/>
                <w:lang w:bidi="th-TH"/>
              </w:rPr>
              <w:t>กรณี</w:t>
            </w:r>
            <w:r w:rsidR="009939EC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AF5A1A" w:rsidR="00AF5A1A">
              <w:rPr>
                <w:rFonts w:ascii="Sarabun" w:hAnsi="Sarabun" w:eastAsia="Sarabun" w:cs="Sarabun"/>
                <w:cs/>
                <w:lang w:bidi="th-TH"/>
              </w:rPr>
              <w:t>เกิดจากการแจ้งดำเนินการเพิ่มเติม (</w:t>
            </w:r>
            <w:r w:rsidRPr="00AF5A1A" w:rsidR="00AF5A1A">
              <w:rPr>
                <w:rFonts w:ascii="Sarabun" w:hAnsi="Sarabun" w:eastAsia="Sarabun" w:cs="Sarabun"/>
              </w:rPr>
              <w:t xml:space="preserve">Memo) </w:t>
            </w:r>
            <w:r w:rsidRPr="00AF5A1A" w:rsidR="00AF5A1A">
              <w:rPr>
                <w:rFonts w:ascii="Sarabun" w:hAnsi="Sarabun" w:eastAsia="Sarabun" w:cs="Sarabun"/>
                <w:cs/>
                <w:lang w:bidi="th-TH"/>
              </w:rPr>
              <w:t xml:space="preserve">ครั้งที่ 1 แล้วยังส่งข้อมูลเอกสารไม่สำเร็จ/ยังไม่ได้ส่งข้อมูลเอกสาร ซึ่งเกิดจาก </w:t>
            </w:r>
            <w:r w:rsidRPr="00AF5A1A" w:rsidR="00AF5A1A">
              <w:rPr>
                <w:rFonts w:ascii="Sarabun" w:hAnsi="Sarabun" w:eastAsia="Sarabun" w:cs="Sarabun"/>
              </w:rPr>
              <w:t xml:space="preserve">Human Error </w:t>
            </w:r>
            <w:r w:rsidRPr="00AF5A1A" w:rsidR="00AF5A1A">
              <w:rPr>
                <w:rFonts w:ascii="Sarabun" w:hAnsi="Sarabun" w:eastAsia="Sarabun" w:cs="Sarabun"/>
                <w:cs/>
                <w:lang w:bidi="th-TH"/>
              </w:rPr>
              <w:t>ที่มีการแจ้งซ้ำอีกครั้ง (การแจ้งซ้ำเบิ้ลเข้ามาในระบบ) โดยจะใช้เลขที่ กธ.ชั่วคราวเดิม ในการแจ้งดำเนินการเพิ่มเติม (</w:t>
            </w:r>
            <w:r w:rsidRPr="00AF5A1A" w:rsidR="00AF5A1A">
              <w:rPr>
                <w:rFonts w:ascii="Sarabun" w:hAnsi="Sarabun" w:eastAsia="Sarabun" w:cs="Sarabun"/>
              </w:rPr>
              <w:t xml:space="preserve">Memo) </w:t>
            </w:r>
            <w:r w:rsidRPr="00AF5A1A" w:rsidR="00AF5A1A">
              <w:rPr>
                <w:rFonts w:ascii="Sarabun" w:hAnsi="Sarabun" w:eastAsia="Sarabun" w:cs="Sarabun"/>
                <w:cs/>
                <w:lang w:bidi="th-TH"/>
              </w:rPr>
              <w:t xml:space="preserve">ซ้ำอีกครั้ง และเลขที่เอกสารดำเนินการเพิ่มเติม (เลขที่ </w:t>
            </w:r>
            <w:r w:rsidRPr="00AF5A1A" w:rsidR="00AF5A1A">
              <w:rPr>
                <w:rFonts w:ascii="Sarabun" w:hAnsi="Sarabun" w:eastAsia="Sarabun" w:cs="Sarabun"/>
              </w:rPr>
              <w:t xml:space="preserve">Memo) </w:t>
            </w:r>
            <w:r w:rsidRPr="00AF5A1A" w:rsidR="00AF5A1A">
              <w:rPr>
                <w:rFonts w:ascii="Sarabun" w:hAnsi="Sarabun" w:eastAsia="Sarabun" w:cs="Sarabun"/>
                <w:cs/>
                <w:lang w:bidi="th-TH"/>
              </w:rPr>
              <w:t xml:space="preserve">ในครั้งที่ 2 จะไม่ซ้ำกับรอบแรก เนื่องจากเลขที่เอกสารจะมีการ </w:t>
            </w:r>
            <w:r w:rsidRPr="00AF5A1A" w:rsidR="00AF5A1A">
              <w:rPr>
                <w:rFonts w:ascii="Sarabun" w:hAnsi="Sarabun" w:eastAsia="Sarabun" w:cs="Sarabun"/>
              </w:rPr>
              <w:t xml:space="preserve">Running </w:t>
            </w:r>
            <w:r w:rsidRPr="00AF5A1A" w:rsidR="00AF5A1A">
              <w:rPr>
                <w:rFonts w:ascii="Sarabun" w:hAnsi="Sarabun" w:eastAsia="Sarabun" w:cs="Sarabun"/>
                <w:cs/>
                <w:lang w:bidi="th-TH"/>
              </w:rPr>
              <w:t>ทุกปี</w:t>
            </w:r>
          </w:p>
          <w:p w:rsidRPr="000643D8" w:rsidR="00350CFF" w:rsidP="00DE20FE" w:rsidRDefault="00EB6EE6" w14:paraId="022C2347" w14:textId="5CC53BBD">
            <w:pPr>
              <w:pStyle w:val="ListParagraph"/>
              <w:widowControl w:val="0"/>
              <w:numPr>
                <w:ilvl w:val="2"/>
                <w:numId w:val="11"/>
              </w:numPr>
              <w:spacing w:before="120" w:after="120" w:line="240" w:lineRule="auto"/>
              <w:ind w:left="1944"/>
              <w:rPr>
                <w:rFonts w:ascii="Sarabun" w:hAnsi="Sarabun" w:eastAsia="Sarabun" w:cs="Sarabun"/>
              </w:rPr>
            </w:pPr>
            <w:r w:rsidRPr="000643D8">
              <w:rPr>
                <w:rFonts w:hint="cs" w:ascii="Sarabun" w:hAnsi="Sarabun" w:eastAsia="Sarabun" w:cs="Sarabun"/>
                <w:cs/>
              </w:rPr>
              <w:t>การ</w:t>
            </w:r>
            <w:r w:rsidRPr="000643D8" w:rsidR="00333A4F">
              <w:rPr>
                <w:rFonts w:ascii="Sarabun" w:hAnsi="Sarabun" w:eastAsia="Sarabun" w:cs="Sarabun"/>
                <w:cs/>
                <w:lang w:bidi="th-TH"/>
              </w:rPr>
              <w:t>แจ้งดำเนินการเพิ่มเติม (</w:t>
            </w:r>
            <w:r w:rsidRPr="000643D8" w:rsidR="00333A4F">
              <w:rPr>
                <w:rFonts w:ascii="Sarabun" w:hAnsi="Sarabun" w:eastAsia="Sarabun" w:cs="Sarabun"/>
              </w:rPr>
              <w:t xml:space="preserve">Memo) </w:t>
            </w:r>
            <w:r w:rsidRPr="000643D8">
              <w:rPr>
                <w:rFonts w:ascii="Sarabun" w:hAnsi="Sarabun" w:eastAsia="Sarabun" w:cs="Sarabun"/>
                <w:cs/>
              </w:rPr>
              <w:t>ซ้ำ</w:t>
            </w:r>
            <w:r w:rsidR="00473C14">
              <w:rPr>
                <w:rFonts w:hint="cs" w:ascii="Sarabun" w:hAnsi="Sarabun" w:eastAsia="Sarabun" w:cs="Sarabun"/>
                <w:cs/>
                <w:lang w:bidi="th-TH"/>
              </w:rPr>
              <w:t>อีกครั้ง</w:t>
            </w:r>
            <w:r w:rsidRPr="000643D8">
              <w:rPr>
                <w:rFonts w:ascii="Sarabun" w:hAnsi="Sarabun" w:eastAsia="Sarabun" w:cs="Sarabun"/>
                <w:cs/>
              </w:rPr>
              <w:t xml:space="preserve"> </w:t>
            </w:r>
            <w:r w:rsidRPr="000643D8" w:rsidR="00350CFF">
              <w:rPr>
                <w:rFonts w:hint="cs" w:ascii="Sarabun" w:hAnsi="Sarabun" w:eastAsia="Sarabun" w:cs="Sarabun"/>
                <w:cs/>
                <w:lang w:bidi="th-TH"/>
              </w:rPr>
              <w:t>มีดังนี้</w:t>
            </w:r>
          </w:p>
          <w:p w:rsidRPr="00B22D59" w:rsidR="001531D9" w:rsidP="00DE20FE" w:rsidRDefault="00350CFF" w14:paraId="5DE2DAF1" w14:textId="4985D29F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กรณี </w:t>
            </w:r>
            <w:r w:rsidRPr="00350CFF" w:rsidR="00EB6EE6">
              <w:rPr>
                <w:rFonts w:ascii="Sarabun" w:hAnsi="Sarabun" w:eastAsia="Sarabun" w:cs="Sarabun"/>
                <w:lang w:bidi="th-TH"/>
              </w:rPr>
              <w:t>Old Core</w:t>
            </w:r>
            <w:r w:rsidRPr="00350CFF" w:rsidR="00EB6EE6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EB6EE6" w:rsidR="00EB6EE6">
              <w:rPr>
                <w:rFonts w:ascii="Sarabun" w:hAnsi="Sarabun" w:eastAsia="Sarabun" w:cs="Sarabun"/>
                <w:lang w:bidi="th-TH"/>
              </w:rPr>
              <w:t>(</w:t>
            </w:r>
            <w:r w:rsidRPr="00350CFF" w:rsidR="00EB6EE6">
              <w:rPr>
                <w:rFonts w:ascii="Sarabun" w:hAnsi="Sarabun" w:eastAsia="Sarabun" w:cs="Sarabun"/>
                <w:lang w:bidi="th-TH"/>
              </w:rPr>
              <w:t>Pre-Underwrite</w:t>
            </w:r>
            <w:r w:rsidRPr="00EB6EE6" w:rsidR="00EB6EE6">
              <w:rPr>
                <w:rFonts w:ascii="Sarabun" w:hAnsi="Sarabun" w:eastAsia="Sarabun" w:cs="Sarabun"/>
                <w:lang w:bidi="th-TH"/>
              </w:rPr>
              <w:t xml:space="preserve">) </w:t>
            </w:r>
            <w:r w:rsidR="00C50372">
              <w:rPr>
                <w:rFonts w:hint="cs" w:ascii="Sarabun" w:hAnsi="Sarabun" w:eastAsia="Sarabun" w:cs="Sarabun"/>
                <w:cs/>
                <w:lang w:bidi="th-TH"/>
              </w:rPr>
              <w:t xml:space="preserve">ทาง </w:t>
            </w:r>
            <w:r w:rsidR="00C50372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8B307B" w:rsidR="00EB6EE6">
              <w:rPr>
                <w:rFonts w:ascii="Sarabun" w:hAnsi="Sarabun" w:eastAsia="Sarabun" w:cs="Sarabun"/>
                <w:b/>
                <w:bCs/>
                <w:cs/>
              </w:rPr>
              <w:t xml:space="preserve">สามารถ </w:t>
            </w:r>
            <w:r w:rsidRPr="008B307B" w:rsidR="00EB6EE6">
              <w:rPr>
                <w:rFonts w:ascii="Sarabun" w:hAnsi="Sarabun" w:eastAsia="Sarabun" w:cs="Sarabun"/>
                <w:b/>
                <w:bCs/>
                <w:lang w:bidi="th-TH"/>
              </w:rPr>
              <w:t>Cancel</w:t>
            </w:r>
            <w:r w:rsidRPr="00EB6EE6" w:rsidR="00EB6EE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28057C" w:rsidR="006E3CC2">
              <w:rPr>
                <w:rFonts w:ascii="Sarabun" w:hAnsi="Sarabun" w:eastAsia="Sarabun" w:cs="Sarabun"/>
                <w:cs/>
                <w:lang w:bidi="th-TH"/>
              </w:rPr>
              <w:t>เลขที่</w:t>
            </w:r>
            <w:r w:rsidRPr="002A2979" w:rsidR="006E3CC2">
              <w:rPr>
                <w:rFonts w:ascii="Sarabun" w:hAnsi="Sarabun" w:eastAsia="Sarabun" w:cs="Sarabun"/>
                <w:cs/>
                <w:lang w:bidi="th-TH"/>
              </w:rPr>
              <w:t xml:space="preserve">เอกสารดำเนินการเพิ่มเติม (เลขที่ </w:t>
            </w:r>
            <w:r w:rsidRPr="002A2979" w:rsidR="006E3CC2">
              <w:rPr>
                <w:rFonts w:ascii="Sarabun" w:hAnsi="Sarabun" w:eastAsia="Sarabun" w:cs="Sarabun"/>
                <w:lang w:bidi="th-TH"/>
              </w:rPr>
              <w:t>Memo)</w:t>
            </w:r>
            <w:r w:rsidR="000B4DF5">
              <w:rPr>
                <w:rFonts w:hint="cs" w:ascii="Sarabun" w:hAnsi="Sarabun" w:eastAsia="Sarabun" w:cs="Sarabun"/>
                <w:cs/>
                <w:lang w:bidi="th-TH"/>
              </w:rPr>
              <w:t xml:space="preserve"> ที่ส่ง</w:t>
            </w:r>
            <w:r w:rsidR="004830B1">
              <w:rPr>
                <w:rFonts w:hint="cs" w:ascii="Sarabun" w:hAnsi="Sarabun" w:eastAsia="Sarabun" w:cs="Sarabun"/>
                <w:cs/>
                <w:lang w:bidi="th-TH"/>
              </w:rPr>
              <w:t>มาซ้ำอีก</w:t>
            </w:r>
            <w:r w:rsidR="000500AB">
              <w:rPr>
                <w:rFonts w:hint="cs" w:ascii="Sarabun" w:hAnsi="Sarabun" w:eastAsia="Sarabun" w:cs="Sarabun"/>
                <w:cs/>
                <w:lang w:bidi="th-TH"/>
              </w:rPr>
              <w:t>ครั้ง</w:t>
            </w:r>
            <w:r w:rsidRPr="00EB6EE6" w:rsidR="00EB6EE6">
              <w:rPr>
                <w:rFonts w:ascii="Sarabun" w:hAnsi="Sarabun" w:eastAsia="Sarabun" w:cs="Sarabun"/>
                <w:cs/>
              </w:rPr>
              <w:t>ได้</w:t>
            </w:r>
          </w:p>
          <w:p w:rsidRPr="00457161" w:rsidR="002C10B8" w:rsidP="00DE20FE" w:rsidRDefault="00350CFF" w14:paraId="52E45B0D" w14:textId="7D998F17">
            <w:pPr>
              <w:pStyle w:val="ListParagraph"/>
              <w:widowControl w:val="0"/>
              <w:numPr>
                <w:ilvl w:val="3"/>
                <w:numId w:val="11"/>
              </w:numPr>
              <w:spacing w:before="120" w:after="120" w:line="240" w:lineRule="auto"/>
              <w:ind w:left="3002" w:hanging="930"/>
              <w:rPr>
                <w:rFonts w:ascii="Sarabun" w:hAnsi="Sarabun" w:eastAsia="Sarabun" w:cs="Sarabun"/>
                <w:lang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กรณี </w:t>
            </w:r>
            <w:r w:rsidRPr="00350CFF" w:rsidR="00EB6EE6">
              <w:rPr>
                <w:rFonts w:ascii="Sarabun" w:hAnsi="Sarabun" w:eastAsia="Sarabun" w:cs="Sarabun"/>
              </w:rPr>
              <w:t>New Core</w:t>
            </w:r>
            <w:r w:rsidRPr="00350CFF" w:rsidR="00EB6EE6">
              <w:rPr>
                <w:rFonts w:ascii="Sarabun" w:hAnsi="Sarabun" w:eastAsia="Sarabun" w:cs="Sarabun"/>
                <w:lang w:bidi="th-TH"/>
              </w:rPr>
              <w:t xml:space="preserve"> (</w:t>
            </w:r>
            <w:r w:rsidRPr="00350CFF" w:rsidR="00EB6EE6">
              <w:rPr>
                <w:rFonts w:ascii="Sarabun" w:hAnsi="Sarabun" w:eastAsia="Sarabun" w:cs="Sarabun"/>
              </w:rPr>
              <w:t>Insuremo</w:t>
            </w:r>
            <w:r w:rsidRPr="00350CFF" w:rsidR="00EB6EE6">
              <w:rPr>
                <w:rFonts w:ascii="Sarabun" w:hAnsi="Sarabun" w:eastAsia="Sarabun" w:cs="Sarabun"/>
                <w:lang w:bidi="th-TH"/>
              </w:rPr>
              <w:t xml:space="preserve">) </w:t>
            </w:r>
            <w:r w:rsidR="00C50372">
              <w:rPr>
                <w:rFonts w:hint="cs" w:ascii="Sarabun" w:hAnsi="Sarabun" w:eastAsia="Sarabun" w:cs="Sarabun"/>
                <w:cs/>
                <w:lang w:bidi="th-TH"/>
              </w:rPr>
              <w:t xml:space="preserve">ทาง </w:t>
            </w:r>
            <w:r w:rsidR="00C50372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8B307B" w:rsidR="00EB6EE6">
              <w:rPr>
                <w:rFonts w:ascii="Sarabun" w:hAnsi="Sarabun" w:eastAsia="Sarabun" w:cs="Sarabun"/>
                <w:b/>
                <w:bCs/>
                <w:cs/>
              </w:rPr>
              <w:t xml:space="preserve">ไม่สามารถ </w:t>
            </w:r>
            <w:r w:rsidRPr="008B307B" w:rsidR="006E3CC2">
              <w:rPr>
                <w:rFonts w:ascii="Sarabun" w:hAnsi="Sarabun" w:eastAsia="Sarabun" w:cs="Sarabun"/>
                <w:b/>
                <w:bCs/>
                <w:lang w:val="en-US"/>
              </w:rPr>
              <w:t>C</w:t>
            </w:r>
            <w:r w:rsidRPr="008B307B" w:rsidR="00EB6EE6">
              <w:rPr>
                <w:rFonts w:ascii="Sarabun" w:hAnsi="Sarabun" w:eastAsia="Sarabun" w:cs="Sarabun"/>
                <w:b/>
                <w:bCs/>
                <w:lang w:bidi="th-TH"/>
              </w:rPr>
              <w:t>ancel</w:t>
            </w:r>
            <w:r w:rsidRPr="00350CFF" w:rsidR="00EB6EE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28057C" w:rsidR="004830B1">
              <w:rPr>
                <w:rFonts w:ascii="Sarabun" w:hAnsi="Sarabun" w:eastAsia="Sarabun" w:cs="Sarabun"/>
                <w:cs/>
                <w:lang w:bidi="th-TH"/>
              </w:rPr>
              <w:t>เลขที่</w:t>
            </w:r>
            <w:r w:rsidRPr="002A2979" w:rsidR="004830B1">
              <w:rPr>
                <w:rFonts w:ascii="Sarabun" w:hAnsi="Sarabun" w:eastAsia="Sarabun" w:cs="Sarabun"/>
                <w:cs/>
                <w:lang w:bidi="th-TH"/>
              </w:rPr>
              <w:t xml:space="preserve">เอกสารดำเนินการเพิ่มเติม (เลขที่ </w:t>
            </w:r>
            <w:r w:rsidRPr="002A2979" w:rsidR="004830B1">
              <w:rPr>
                <w:rFonts w:ascii="Sarabun" w:hAnsi="Sarabun" w:eastAsia="Sarabun" w:cs="Sarabun"/>
                <w:lang w:bidi="th-TH"/>
              </w:rPr>
              <w:t>Memo)</w:t>
            </w:r>
            <w:r w:rsidR="004830B1">
              <w:rPr>
                <w:rFonts w:hint="cs" w:ascii="Sarabun" w:hAnsi="Sarabun" w:eastAsia="Sarabun" w:cs="Sarabun"/>
                <w:cs/>
                <w:lang w:bidi="th-TH"/>
              </w:rPr>
              <w:t xml:space="preserve"> ที่ส่งมาซ้ำอีก</w:t>
            </w:r>
            <w:r w:rsidR="001531D9">
              <w:rPr>
                <w:rFonts w:hint="cs" w:ascii="Sarabun" w:hAnsi="Sarabun" w:eastAsia="Sarabun" w:cs="Sarabun"/>
                <w:cs/>
                <w:lang w:bidi="th-TH"/>
              </w:rPr>
              <w:t>ครั้ง</w:t>
            </w:r>
            <w:r w:rsidRPr="00EB6EE6" w:rsidR="004830B1">
              <w:rPr>
                <w:rFonts w:ascii="Sarabun" w:hAnsi="Sarabun" w:eastAsia="Sarabun" w:cs="Sarabun"/>
                <w:cs/>
              </w:rPr>
              <w:t>ได้</w:t>
            </w:r>
            <w:r w:rsidRPr="00350CFF" w:rsidR="00EB6EE6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350CFF" w:rsidR="006E3CC2">
              <w:rPr>
                <w:rFonts w:hint="cs" w:ascii="Sarabun" w:hAnsi="Sarabun" w:eastAsia="Sarabun" w:cs="Sarabun"/>
                <w:cs/>
                <w:lang w:bidi="th-TH"/>
              </w:rPr>
              <w:t>โดย</w:t>
            </w:r>
            <w:r w:rsidRPr="00350CFF" w:rsidR="00EB6EE6">
              <w:rPr>
                <w:rFonts w:ascii="Sarabun" w:hAnsi="Sarabun" w:eastAsia="Sarabun" w:cs="Sarabun"/>
                <w:cs/>
              </w:rPr>
              <w:t>ฝ่ายขาย</w:t>
            </w:r>
            <w:r w:rsidRPr="00350CFF" w:rsidR="006E3CC2">
              <w:rPr>
                <w:rFonts w:hint="cs" w:ascii="Sarabun" w:hAnsi="Sarabun" w:eastAsia="Sarabun" w:cs="Sarabun"/>
                <w:cs/>
                <w:lang w:bidi="th-TH"/>
              </w:rPr>
              <w:t>จะ</w:t>
            </w:r>
            <w:r w:rsidRPr="00350CFF" w:rsidR="00EB6EE6">
              <w:rPr>
                <w:rFonts w:ascii="Sarabun" w:hAnsi="Sarabun" w:eastAsia="Sarabun" w:cs="Sarabun"/>
                <w:cs/>
              </w:rPr>
              <w:t>ต้องดูเลข</w:t>
            </w:r>
            <w:r w:rsidRPr="00350CFF" w:rsidR="008F41EF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350CFF" w:rsidR="00EB6EE6">
              <w:rPr>
                <w:rFonts w:ascii="Sarabun" w:hAnsi="Sarabun" w:eastAsia="Sarabun" w:cs="Sarabun"/>
                <w:cs/>
              </w:rPr>
              <w:t>เอกสารแล้วเลือก</w:t>
            </w:r>
            <w:r w:rsidRPr="00350CFF" w:rsidR="00E77B0D">
              <w:rPr>
                <w:rFonts w:ascii="Sarabun" w:hAnsi="Sarabun" w:eastAsia="Sarabun" w:cs="Sarabun"/>
                <w:cs/>
                <w:lang w:bidi="th-TH"/>
              </w:rPr>
              <w:t>เลข</w:t>
            </w:r>
            <w:r w:rsidRPr="00350CFF" w:rsidR="00E77B0D">
              <w:rPr>
                <w:rFonts w:hint="cs" w:ascii="Sarabun" w:hAnsi="Sarabun" w:eastAsia="Sarabun" w:cs="Sarabun"/>
                <w:cs/>
                <w:lang w:bidi="th-TH"/>
              </w:rPr>
              <w:t>ที่</w:t>
            </w:r>
            <w:r w:rsidRPr="00C50372" w:rsidR="00C50372">
              <w:rPr>
                <w:rFonts w:ascii="Sarabun" w:hAnsi="Sarabun" w:eastAsia="Sarabun" w:cs="Sarabun"/>
                <w:cs/>
                <w:lang w:bidi="th-TH"/>
              </w:rPr>
              <w:t>เอกสารดำเนินการเพิ่มเติม</w:t>
            </w:r>
            <w:r w:rsidRPr="00350CFF" w:rsidR="00E77B0D">
              <w:rPr>
                <w:rFonts w:hint="cs" w:ascii="Sarabun" w:hAnsi="Sarabun" w:eastAsia="Sarabun" w:cs="Sarabun"/>
                <w:cs/>
                <w:lang w:bidi="th-TH"/>
              </w:rPr>
              <w:t>ด้วยตน</w:t>
            </w:r>
            <w:r w:rsidRPr="00350CFF" w:rsidR="00EB6EE6">
              <w:rPr>
                <w:rFonts w:ascii="Sarabun" w:hAnsi="Sarabun" w:eastAsia="Sarabun" w:cs="Sarabun"/>
                <w:cs/>
              </w:rPr>
              <w:t>เอง</w:t>
            </w:r>
            <w:r w:rsidRPr="00350CFF" w:rsidR="00E77B0D">
              <w:rPr>
                <w:rFonts w:hint="cs" w:ascii="Sarabun" w:hAnsi="Sarabun" w:eastAsia="Sarabun" w:cs="Sarabun"/>
                <w:cs/>
                <w:lang w:bidi="th-TH"/>
              </w:rPr>
              <w:t xml:space="preserve"> หรือติดต่อกับ</w:t>
            </w:r>
            <w:r w:rsidRPr="00350CFF" w:rsidR="008F41EF">
              <w:rPr>
                <w:rFonts w:hint="cs" w:ascii="Sarabun" w:hAnsi="Sarabun" w:eastAsia="Sarabun" w:cs="Sarabun"/>
                <w:cs/>
                <w:lang w:bidi="th-TH"/>
              </w:rPr>
              <w:t>ทาง</w:t>
            </w:r>
            <w:r w:rsidRPr="00350CFF" w:rsidR="00E77B0D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350CFF" w:rsidR="00E77B0D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Pr="00350CFF" w:rsidR="00E77B0D">
              <w:rPr>
                <w:rFonts w:hint="cs" w:ascii="Sarabun" w:hAnsi="Sarabun" w:eastAsia="Sarabun" w:cs="Sarabun"/>
                <w:cs/>
                <w:lang w:val="en-US" w:bidi="th-TH"/>
              </w:rPr>
              <w:t>ด้วยตนเอง</w:t>
            </w:r>
          </w:p>
          <w:p w:rsidRPr="00F54AD2" w:rsidR="00457161" w:rsidP="00F54AD2" w:rsidRDefault="00F54AD2" w14:paraId="1A7A2CB1" w14:textId="60C50592">
            <w:pPr>
              <w:widowControl w:val="0"/>
              <w:spacing w:before="120" w:after="120" w:line="240" w:lineRule="auto"/>
              <w:ind w:left="2072"/>
              <w:rPr>
                <w:rFonts w:ascii="Sarabun" w:hAnsi="Sarabun" w:eastAsia="Sarabun" w:cs="Sarabun"/>
                <w:lang w:bidi="th-TH"/>
              </w:rPr>
            </w:pPr>
            <w:r w:rsidRPr="00393DC6">
              <w:rPr>
                <w:rFonts w:ascii="Sarabun" w:hAnsi="Sarabun" w:eastAsia="Sarabun" w:cs="Sarabun"/>
                <w:i/>
                <w:iCs/>
                <w:lang w:val="en-US" w:bidi="th-TH"/>
              </w:rPr>
              <w:t>(</w:t>
            </w:r>
            <w:r w:rsidRPr="00393DC6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ระบบจะแสดง</w:t>
            </w:r>
            <w:r w:rsidRPr="00393DC6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393DC6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>ที่เป็นเลขล่าสุดเท่านั้น โดยข้อมูล</w:t>
            </w:r>
            <w:r w:rsidRPr="00393DC6">
              <w:rPr>
                <w:rFonts w:ascii="Sarabun" w:hAnsi="Sarabun" w:eastAsia="Sarabun" w:cs="Sarabun"/>
                <w:i/>
                <w:iCs/>
                <w:cs/>
                <w:lang w:bidi="th-TH"/>
              </w:rPr>
              <w:t>เลขที่เอกสารดำเนินการเพิ่มเติม</w:t>
            </w:r>
            <w:r w:rsidRPr="00393DC6">
              <w:rPr>
                <w:rFonts w:hint="cs" w:ascii="Sarabun" w:hAnsi="Sarabun" w:eastAsia="Sarabun" w:cs="Sarabun"/>
                <w:i/>
                <w:iCs/>
                <w:cs/>
                <w:lang w:bidi="th-TH"/>
              </w:rPr>
              <w:t xml:space="preserve">จะมาจาก </w:t>
            </w:r>
            <w:r w:rsidRPr="00393DC6">
              <w:rPr>
                <w:rFonts w:ascii="Sarabun" w:hAnsi="Sarabun" w:eastAsia="Sarabun" w:cs="Sarabun"/>
                <w:i/>
                <w:iCs/>
                <w:lang w:val="en-US" w:bidi="th-TH"/>
              </w:rPr>
              <w:t xml:space="preserve">API </w:t>
            </w:r>
            <w:r w:rsidRPr="00393DC6">
              <w:rPr>
                <w:rFonts w:hint="cs" w:ascii="Sarabun" w:hAnsi="Sarabun" w:eastAsia="Sarabun" w:cs="Sarabun"/>
                <w:i/>
                <w:iCs/>
                <w:cs/>
                <w:lang w:val="en-US" w:bidi="th-TH"/>
              </w:rPr>
              <w:t xml:space="preserve">ของทาง </w:t>
            </w:r>
            <w:r w:rsidRPr="00393DC6">
              <w:rPr>
                <w:rFonts w:ascii="Sarabun" w:hAnsi="Sarabun" w:eastAsia="Sarabun" w:cs="Sarabun"/>
                <w:i/>
                <w:iCs/>
                <w:lang w:val="en-US" w:bidi="th-TH"/>
              </w:rPr>
              <w:t>UW</w:t>
            </w:r>
            <w:r w:rsidR="00AC5F65">
              <w:rPr>
                <w:rFonts w:ascii="Sarabun" w:hAnsi="Sarabun" w:eastAsia="Sarabun" w:cs="Sarabun"/>
                <w:i/>
                <w:iCs/>
                <w:lang w:val="en-US" w:bidi="th-TH"/>
              </w:rPr>
              <w:t>)</w:t>
            </w:r>
          </w:p>
          <w:p w:rsidR="002F3F67" w:rsidP="002F3F67" w:rsidRDefault="001E5E48" w14:paraId="59723FBD" w14:textId="77D52F5D">
            <w:pPr>
              <w:widowControl w:val="0"/>
              <w:spacing w:before="120" w:after="120" w:line="240" w:lineRule="auto"/>
              <w:ind w:left="1080"/>
              <w:rPr>
                <w:rFonts w:ascii="Sarabun" w:hAnsi="Sarabun" w:eastAsia="Sarabun" w:cs="Sarabun"/>
                <w:lang w:val="en-US" w:bidi="th-TH"/>
              </w:rPr>
            </w:pPr>
            <w:r w:rsidRPr="001E5E48">
              <w:rPr>
                <w:rFonts w:ascii="Sarabun" w:hAnsi="Sarabun" w:eastAsia="Sarabun" w:cs="Sarabun"/>
                <w:color w:val="EE0000"/>
                <w:lang w:val="en-US" w:bidi="th-TH"/>
              </w:rPr>
              <w:t>*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หมายเหตุ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: </w:t>
            </w:r>
            <w:r w:rsidRPr="002A2979" w:rsidR="00AE0D80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(เลขที่ </w:t>
            </w:r>
            <w:r w:rsidRPr="002A2979" w:rsidR="00AE0D80">
              <w:rPr>
                <w:rFonts w:ascii="Sarabun" w:hAnsi="Sarabun" w:eastAsia="Sarabun" w:cs="Sarabun"/>
              </w:rPr>
              <w:t xml:space="preserve">Memo) </w:t>
            </w:r>
            <w:r w:rsidR="002F3F67">
              <w:rPr>
                <w:rFonts w:hint="cs" w:ascii="Sarabun" w:hAnsi="Sarabun" w:eastAsia="Sarabun" w:cs="Sarabun"/>
                <w:cs/>
                <w:lang w:val="en-US" w:bidi="th-TH"/>
              </w:rPr>
              <w:t>มี</w:t>
            </w:r>
            <w:r w:rsidR="00C94EFB">
              <w:rPr>
                <w:rFonts w:hint="cs" w:ascii="Sarabun" w:hAnsi="Sarabun" w:eastAsia="Sarabun" w:cs="Sarabun"/>
                <w:cs/>
                <w:lang w:val="en-US" w:bidi="th-TH"/>
              </w:rPr>
              <w:t>รายละเอียด</w:t>
            </w:r>
            <w:r w:rsidR="002F3F67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ดังนี้</w:t>
            </w:r>
          </w:p>
          <w:p w:rsidR="005C0401" w:rsidP="005E58B9" w:rsidRDefault="005C0401" w14:paraId="04779C06" w14:textId="1D4DE972">
            <w:pPr>
              <w:pStyle w:val="ListParagraph"/>
              <w:widowControl w:val="0"/>
              <w:numPr>
                <w:ilvl w:val="0"/>
                <w:numId w:val="34"/>
              </w:numPr>
              <w:spacing w:before="120" w:after="120" w:line="240" w:lineRule="auto"/>
              <w:rPr>
                <w:rFonts w:ascii="Sarabun" w:hAnsi="Sarabun" w:eastAsia="Sarabun" w:cs="Sarabun"/>
                <w:lang w:val="en-US" w:bidi="th-TH"/>
              </w:rPr>
            </w:pPr>
            <w:r w:rsidRPr="002F3F67">
              <w:rPr>
                <w:rFonts w:hint="cs" w:ascii="Sarabun" w:hAnsi="Sarabun" w:eastAsia="Sarabun" w:cs="Sarabun"/>
                <w:cs/>
                <w:lang w:bidi="th-TH"/>
              </w:rPr>
              <w:t>ระบบใหม่</w:t>
            </w:r>
            <w:r w:rsidRPr="002F3F67">
              <w:rPr>
                <w:rFonts w:ascii="Sarabun" w:hAnsi="Sarabun" w:eastAsia="Sarabun" w:cs="Sarabun"/>
                <w:cs/>
                <w:lang w:bidi="th-TH"/>
              </w:rPr>
              <w:t xml:space="preserve"> (</w:t>
            </w:r>
            <w:r w:rsidRPr="002F3F67">
              <w:rPr>
                <w:rFonts w:ascii="Sarabun" w:hAnsi="Sarabun" w:eastAsia="Sarabun" w:cs="Sarabun"/>
              </w:rPr>
              <w:t>New Core) Insuremo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จะมี</w:t>
            </w:r>
            <w:r w:rsidRPr="002A2979" w:rsidR="002A2979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(เลขที่ </w:t>
            </w:r>
            <w:r w:rsidRPr="002A2979" w:rsidR="002A2979">
              <w:rPr>
                <w:rFonts w:ascii="Sarabun" w:hAnsi="Sarabun" w:eastAsia="Sarabun" w:cs="Sarabun"/>
              </w:rPr>
              <w:t xml:space="preserve">Memo) </w:t>
            </w:r>
            <w:r w:rsidR="002A2979">
              <w:rPr>
                <w:rFonts w:hint="cs" w:ascii="Sarabun" w:hAnsi="Sarabun" w:eastAsia="Sarabun" w:cs="Sarabun"/>
                <w:cs/>
                <w:lang w:bidi="th-TH"/>
              </w:rPr>
              <w:t xml:space="preserve">จำนวน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7 Digit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ประกอบ</w:t>
            </w:r>
            <w:r w:rsidR="002A2979">
              <w:rPr>
                <w:rFonts w:hint="cs" w:ascii="Sarabun" w:hAnsi="Sarabun" w:eastAsia="Sarabun" w:cs="Sarabun"/>
                <w:cs/>
                <w:lang w:val="en-US" w:bidi="th-TH"/>
              </w:rPr>
              <w:t>ไป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ด้วย ตัวอักษร</w:t>
            </w:r>
            <w:r w:rsidR="003D0EE5">
              <w:rPr>
                <w:rFonts w:ascii="Sarabun" w:hAnsi="Sarabun" w:eastAsia="Sarabun" w:cs="Sarabun"/>
                <w:lang w:val="en-US" w:bidi="th-TH"/>
              </w:rPr>
              <w:t xml:space="preserve"> 1 Digit </w:t>
            </w:r>
            <w:r w:rsidR="003D0EE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โดยตัวอักษรจะขึ้นต้นด้วยตัว </w:t>
            </w:r>
            <w:r w:rsidR="003D0EE5">
              <w:rPr>
                <w:rFonts w:ascii="Sarabun" w:hAnsi="Sarabun" w:eastAsia="Sarabun" w:cs="Sarabun"/>
                <w:lang w:val="en-US" w:bidi="th-TH"/>
              </w:rPr>
              <w:t xml:space="preserve">T </w:t>
            </w:r>
            <w:r w:rsidR="003D0EE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เท่านั้น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และตัวเลข </w:t>
            </w:r>
            <w:r w:rsidRPr="00DC40A5">
              <w:rPr>
                <w:rFonts w:ascii="Sarabun" w:hAnsi="Sarabun" w:eastAsia="Sarabun" w:cs="Sarabun"/>
                <w:cs/>
                <w:lang w:val="en-US" w:bidi="th-TH"/>
              </w:rPr>
              <w:t xml:space="preserve">6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Digit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เช่น </w:t>
            </w:r>
            <w:r w:rsidR="00C35730">
              <w:rPr>
                <w:rFonts w:ascii="Sarabun" w:hAnsi="Sarabun" w:eastAsia="Sarabun" w:cs="Sarabun"/>
                <w:highlight w:val="yellow"/>
                <w:lang w:val="en-US" w:bidi="th-TH"/>
              </w:rPr>
              <w:t>T000126</w:t>
            </w:r>
          </w:p>
          <w:p w:rsidR="005C0401" w:rsidP="005E58B9" w:rsidRDefault="005C0401" w14:paraId="7BA93A1D" w14:textId="48C0DCA4">
            <w:pPr>
              <w:pStyle w:val="ListParagraph"/>
              <w:widowControl w:val="0"/>
              <w:numPr>
                <w:ilvl w:val="0"/>
                <w:numId w:val="34"/>
              </w:numPr>
              <w:spacing w:before="120" w:after="120" w:line="240" w:lineRule="auto"/>
              <w:rPr>
                <w:rFonts w:ascii="Sarabun" w:hAnsi="Sarabun" w:eastAsia="Sarabun" w:cs="Sarabun"/>
                <w:lang w:val="en-US" w:bidi="th-TH"/>
              </w:rPr>
            </w:pP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ระบบเก่า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(Old Core) Pre-Underwrite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จะมี</w:t>
            </w:r>
            <w:r w:rsidRPr="002A2979" w:rsidR="002A2979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(เลขที่ </w:t>
            </w:r>
            <w:r w:rsidRPr="002A2979" w:rsidR="002A2979">
              <w:rPr>
                <w:rFonts w:ascii="Sarabun" w:hAnsi="Sarabun" w:eastAsia="Sarabun" w:cs="Sarabun"/>
              </w:rPr>
              <w:t xml:space="preserve">Memo) </w:t>
            </w:r>
            <w:r w:rsidR="002A2979">
              <w:rPr>
                <w:rFonts w:hint="cs" w:ascii="Sarabun" w:hAnsi="Sarabun" w:eastAsia="Sarabun" w:cs="Sarabun"/>
                <w:cs/>
                <w:lang w:bidi="th-TH"/>
              </w:rPr>
              <w:t>จำนวน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>
              <w:rPr>
                <w:rFonts w:ascii="Sarabun" w:hAnsi="Sarabun" w:eastAsia="Sarabun" w:cs="Sarabun"/>
                <w:lang w:val="en-US" w:bidi="th-TH"/>
              </w:rPr>
              <w:t xml:space="preserve">6 Digit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>ประกอบ</w:t>
            </w:r>
            <w:r w:rsidR="00CB2532">
              <w:rPr>
                <w:rFonts w:hint="cs" w:ascii="Sarabun" w:hAnsi="Sarabun" w:eastAsia="Sarabun" w:cs="Sarabun"/>
                <w:cs/>
                <w:lang w:val="en-US" w:bidi="th-TH"/>
              </w:rPr>
              <w:t>ไป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ด้วย ตัวเลขทั้งหมด เช่น </w:t>
            </w:r>
            <w:r w:rsidRPr="00DC40A5">
              <w:rPr>
                <w:rFonts w:ascii="Sarabun" w:hAnsi="Sarabun" w:eastAsia="Sarabun" w:cs="Sarabun"/>
                <w:highlight w:val="yellow"/>
                <w:lang w:val="en-US" w:bidi="th-TH"/>
              </w:rPr>
              <w:t>000126</w:t>
            </w:r>
          </w:p>
          <w:p w:rsidR="00CD4A11" w:rsidP="005E58B9" w:rsidRDefault="00CB2532" w14:paraId="6105B546" w14:textId="2A2DAA05">
            <w:pPr>
              <w:pStyle w:val="ListParagraph"/>
              <w:widowControl w:val="0"/>
              <w:numPr>
                <w:ilvl w:val="0"/>
                <w:numId w:val="34"/>
              </w:numPr>
              <w:spacing w:before="120" w:after="120" w:line="240" w:lineRule="auto"/>
              <w:rPr>
                <w:rFonts w:ascii="Sarabun" w:hAnsi="Sarabun" w:eastAsia="Sarabun" w:cs="Sarabun"/>
                <w:lang w:val="en-US" w:bidi="th-TH"/>
              </w:rPr>
            </w:pPr>
            <w:r w:rsidRPr="002A2979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(เลขที่ </w:t>
            </w:r>
            <w:r w:rsidRPr="002A2979">
              <w:rPr>
                <w:rFonts w:ascii="Sarabun" w:hAnsi="Sarabun" w:eastAsia="Sarabun" w:cs="Sarabun"/>
              </w:rPr>
              <w:t>Memo)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962E89">
              <w:rPr>
                <w:rFonts w:hint="cs" w:ascii="Sarabun" w:hAnsi="Sarabun" w:eastAsia="Sarabun" w:cs="Sarabun"/>
                <w:cs/>
                <w:lang w:val="en-US" w:bidi="th-TH"/>
              </w:rPr>
              <w:t>อาจ</w:t>
            </w:r>
            <w:r w:rsidRPr="000573B8" w:rsidR="000573B8">
              <w:rPr>
                <w:rFonts w:ascii="Sarabun" w:hAnsi="Sarabun" w:eastAsia="Sarabun" w:cs="Sarabun"/>
                <w:cs/>
                <w:lang w:val="en-US" w:bidi="th-TH"/>
              </w:rPr>
              <w:t>จะมี</w:t>
            </w:r>
            <w:r w:rsidR="000573B8">
              <w:rPr>
                <w:rFonts w:hint="cs" w:ascii="Sarabun" w:hAnsi="Sarabun" w:eastAsia="Sarabun" w:cs="Sarabun"/>
                <w:cs/>
                <w:lang w:val="en-US" w:bidi="th-TH"/>
              </w:rPr>
              <w:t>เลขที่</w:t>
            </w:r>
            <w:r w:rsidRPr="000573B8" w:rsidR="000573B8">
              <w:rPr>
                <w:rFonts w:ascii="Sarabun" w:hAnsi="Sarabun" w:eastAsia="Sarabun" w:cs="Sarabun"/>
                <w:cs/>
                <w:lang w:val="en-US" w:bidi="th-TH"/>
              </w:rPr>
              <w:t>ซ้ำ</w:t>
            </w:r>
            <w:r w:rsidR="000573B8">
              <w:rPr>
                <w:rFonts w:hint="cs" w:ascii="Sarabun" w:hAnsi="Sarabun" w:eastAsia="Sarabun" w:cs="Sarabun"/>
                <w:cs/>
                <w:lang w:val="en-US" w:bidi="th-TH"/>
              </w:rPr>
              <w:t>กัน เนื่องจากจะ</w:t>
            </w:r>
            <w:r w:rsidRPr="000573B8" w:rsidR="000573B8">
              <w:rPr>
                <w:rFonts w:ascii="Sarabun" w:hAnsi="Sarabun" w:eastAsia="Sarabun" w:cs="Sarabun"/>
                <w:cs/>
                <w:lang w:val="en-US" w:bidi="th-TH"/>
              </w:rPr>
              <w:t xml:space="preserve"> </w:t>
            </w:r>
            <w:r w:rsidR="000573B8">
              <w:rPr>
                <w:rFonts w:ascii="Sarabun" w:hAnsi="Sarabun" w:eastAsia="Sarabun" w:cs="Sarabun"/>
                <w:lang w:val="en-US" w:bidi="th-TH"/>
              </w:rPr>
              <w:t>R</w:t>
            </w:r>
            <w:r w:rsidRPr="000573B8" w:rsidR="000573B8">
              <w:rPr>
                <w:rFonts w:ascii="Sarabun" w:hAnsi="Sarabun" w:eastAsia="Sarabun" w:cs="Sarabun"/>
                <w:lang w:val="en-US"/>
              </w:rPr>
              <w:t xml:space="preserve">eset </w:t>
            </w:r>
            <w:r w:rsidR="00962E89">
              <w:rPr>
                <w:rFonts w:hint="cs" w:ascii="Sarabun" w:hAnsi="Sarabun" w:eastAsia="Sarabun" w:cs="Sarabun"/>
                <w:cs/>
                <w:lang w:val="en-US" w:bidi="th-TH"/>
              </w:rPr>
              <w:t>เลข</w:t>
            </w:r>
            <w:r w:rsidRPr="000573B8" w:rsidR="000573B8">
              <w:rPr>
                <w:rFonts w:ascii="Sarabun" w:hAnsi="Sarabun" w:eastAsia="Sarabun" w:cs="Sarabun"/>
                <w:cs/>
                <w:lang w:val="en-US" w:bidi="th-TH"/>
              </w:rPr>
              <w:t>ตอนขึ้นปีใหม่</w:t>
            </w:r>
            <w:r w:rsidR="0043287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โดย</w:t>
            </w:r>
            <w:r w:rsidRPr="00432875" w:rsidR="00432875">
              <w:rPr>
                <w:rFonts w:ascii="Sarabun" w:hAnsi="Sarabun" w:eastAsia="Sarabun" w:cs="Sarabun"/>
                <w:cs/>
                <w:lang w:val="en-US" w:bidi="th-TH"/>
              </w:rPr>
              <w:t>ในแฟ้มข้อมูล</w:t>
            </w:r>
            <w:r w:rsidR="00694856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ของทาง </w:t>
            </w:r>
            <w:r w:rsidR="00694856">
              <w:rPr>
                <w:rFonts w:ascii="Sarabun" w:hAnsi="Sarabun" w:eastAsia="Sarabun" w:cs="Sarabun"/>
                <w:lang w:val="en-US" w:bidi="th-TH"/>
              </w:rPr>
              <w:t xml:space="preserve">UW </w:t>
            </w:r>
            <w:r w:rsidR="00432875">
              <w:rPr>
                <w:rFonts w:hint="cs" w:ascii="Sarabun" w:hAnsi="Sarabun" w:eastAsia="Sarabun" w:cs="Sarabun"/>
                <w:cs/>
                <w:lang w:val="en-US" w:bidi="th-TH"/>
              </w:rPr>
              <w:t>จะ</w:t>
            </w:r>
            <w:r w:rsidRPr="00432875" w:rsidR="00432875">
              <w:rPr>
                <w:rFonts w:ascii="Sarabun" w:hAnsi="Sarabun" w:eastAsia="Sarabun" w:cs="Sarabun"/>
                <w:cs/>
                <w:lang w:val="en-US" w:bidi="th-TH"/>
              </w:rPr>
              <w:t xml:space="preserve">เก็บ </w:t>
            </w:r>
            <w:r w:rsidRPr="00432875" w:rsidR="00432875">
              <w:rPr>
                <w:rFonts w:ascii="Sarabun" w:hAnsi="Sarabun" w:eastAsia="Sarabun" w:cs="Sarabun"/>
                <w:lang w:val="en-US"/>
              </w:rPr>
              <w:t>MMYY (</w:t>
            </w:r>
            <w:r w:rsidR="00432875">
              <w:rPr>
                <w:rFonts w:ascii="Sarabun" w:hAnsi="Sarabun" w:eastAsia="Sarabun" w:cs="Sarabun"/>
                <w:lang w:val="en-US"/>
              </w:rPr>
              <w:t>M</w:t>
            </w:r>
            <w:r w:rsidRPr="00432875" w:rsidR="00432875">
              <w:rPr>
                <w:rFonts w:ascii="Sarabun" w:hAnsi="Sarabun" w:eastAsia="Sarabun" w:cs="Sarabun"/>
                <w:lang w:val="en-US"/>
              </w:rPr>
              <w:t xml:space="preserve">onth, </w:t>
            </w:r>
            <w:r w:rsidR="00432875">
              <w:rPr>
                <w:rFonts w:ascii="Sarabun" w:hAnsi="Sarabun" w:eastAsia="Sarabun" w:cs="Sarabun"/>
                <w:lang w:val="en-US"/>
              </w:rPr>
              <w:t>Y</w:t>
            </w:r>
            <w:r w:rsidRPr="00432875" w:rsidR="00432875">
              <w:rPr>
                <w:rFonts w:ascii="Sarabun" w:hAnsi="Sarabun" w:eastAsia="Sarabun" w:cs="Sarabun"/>
                <w:lang w:val="en-US"/>
              </w:rPr>
              <w:t>ear)</w:t>
            </w:r>
            <w:r w:rsidR="0043287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694856">
              <w:rPr>
                <w:rFonts w:hint="cs" w:ascii="Sarabun" w:hAnsi="Sarabun" w:eastAsia="Sarabun" w:cs="Sarabun"/>
                <w:cs/>
                <w:lang w:val="en-US" w:bidi="th-TH"/>
              </w:rPr>
              <w:t>ไว้</w:t>
            </w:r>
            <w:r w:rsidRPr="00432875" w:rsidR="00432875">
              <w:rPr>
                <w:rFonts w:ascii="Sarabun" w:hAnsi="Sarabun" w:eastAsia="Sarabun" w:cs="Sarabun"/>
                <w:cs/>
                <w:lang w:val="en-US" w:bidi="th-TH"/>
              </w:rPr>
              <w:t>ด้วย</w:t>
            </w:r>
          </w:p>
          <w:p w:rsidRPr="00984EAE" w:rsidR="005C4798" w:rsidP="005C4798" w:rsidRDefault="00454E8F" w14:paraId="33C05174" w14:textId="0BFEF736">
            <w:pPr>
              <w:pStyle w:val="ListParagraph"/>
              <w:widowControl w:val="0"/>
              <w:numPr>
                <w:ilvl w:val="0"/>
                <w:numId w:val="34"/>
              </w:numPr>
              <w:spacing w:before="120" w:after="120" w:line="240" w:lineRule="auto"/>
              <w:rPr>
                <w:rFonts w:ascii="Sarabun" w:hAnsi="Sarabun" w:eastAsia="Sarabun" w:cs="Sarabun"/>
                <w:lang w:val="en-US" w:bidi="th-TH"/>
              </w:rPr>
            </w:pPr>
            <w:r w:rsidRPr="00BC052B">
              <w:rPr>
                <w:rFonts w:hint="cs" w:ascii="Sarabun" w:hAnsi="Sarabun" w:cs="Sarabun"/>
                <w:b/>
                <w:bCs/>
                <w:highlight w:val="yellow"/>
                <w:lang w:val="en-US"/>
              </w:rPr>
              <w:t>[Sprint 20]</w:t>
            </w:r>
            <w:r w:rsidRPr="00BC052B">
              <w:rPr>
                <w:rFonts w:hint="cs" w:ascii="Sarabun" w:hAnsi="Sarabun" w:cs="Sarabun"/>
                <w:b/>
                <w:bCs/>
                <w:lang w:val="en-US"/>
              </w:rPr>
              <w:t xml:space="preserve"> </w:t>
            </w:r>
            <w:r w:rsidR="00A40133">
              <w:rPr>
                <w:rFonts w:hint="cs" w:ascii="Sarabun" w:hAnsi="Sarabun" w:eastAsia="Sarabun" w:cs="Sarabun"/>
                <w:cs/>
                <w:lang w:bidi="th-TH"/>
              </w:rPr>
              <w:t>ตัวเลือกใน</w:t>
            </w:r>
            <w:r w:rsidR="00EC7915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EC7915">
              <w:rPr>
                <w:rFonts w:ascii="Sarabun" w:hAnsi="Sarabun" w:eastAsia="Sarabun" w:cs="Sarabun"/>
                <w:lang w:val="en-US" w:bidi="th-TH"/>
              </w:rPr>
              <w:t>Dropdown List</w:t>
            </w:r>
            <w:r w:rsidR="00EC7915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จะ</w:t>
            </w:r>
            <w:r w:rsidR="005E6ABA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เป็น </w:t>
            </w:r>
            <w:r w:rsidR="005E6ABA">
              <w:rPr>
                <w:rFonts w:ascii="Sarabun" w:hAnsi="Sarabun" w:eastAsia="Sarabun" w:cs="Sarabun"/>
                <w:lang w:val="en-US" w:bidi="th-TH"/>
              </w:rPr>
              <w:t xml:space="preserve">Format </w:t>
            </w:r>
            <w:r w:rsidRPr="002A2979" w:rsidR="00A1789D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(เลขที่ </w:t>
            </w:r>
            <w:r w:rsidRPr="002A2979" w:rsidR="00A1789D">
              <w:rPr>
                <w:rFonts w:ascii="Sarabun" w:hAnsi="Sarabun" w:eastAsia="Sarabun" w:cs="Sarabun"/>
              </w:rPr>
              <w:t>Memo)</w:t>
            </w:r>
            <w:r w:rsidR="005E6ABA">
              <w:rPr>
                <w:rFonts w:ascii="Sarabun" w:hAnsi="Sarabun" w:eastAsia="Sarabun" w:cs="Sarabun"/>
                <w:lang w:val="en-US"/>
              </w:rPr>
              <w:t>/</w:t>
            </w:r>
            <w:r w:rsidRPr="00454E8F" w:rsidR="005E6ABA">
              <w:rPr>
                <w:rFonts w:hint="cs" w:ascii="Sarabun" w:hAnsi="Sarabun" w:eastAsia="Sarabun" w:cs="Sarabun"/>
                <w:cs/>
                <w:lang w:bidi="th-TH"/>
              </w:rPr>
              <w:t xml:space="preserve">ปี เช่น </w:t>
            </w:r>
            <w:r w:rsidRPr="00454E8F">
              <w:rPr>
                <w:rFonts w:ascii="Sarabun" w:hAnsi="Sarabun" w:eastAsia="Sarabun" w:cs="Sarabun"/>
                <w:highlight w:val="yellow"/>
                <w:cs/>
                <w:lang w:bidi="th-TH"/>
              </w:rPr>
              <w:t>001550/2569</w:t>
            </w:r>
            <w:r w:rsidRPr="00454E8F">
              <w:rPr>
                <w:rFonts w:hint="cs" w:ascii="Sarabun" w:hAnsi="Sarabun" w:eastAsia="Sarabun" w:cs="Sarabun"/>
                <w:highlight w:val="yellow"/>
                <w:cs/>
                <w:lang w:bidi="th-TH"/>
              </w:rPr>
              <w:t xml:space="preserve"> หรือ </w:t>
            </w:r>
            <w:r w:rsidR="00456266">
              <w:rPr>
                <w:rFonts w:ascii="Sarabun" w:hAnsi="Sarabun" w:eastAsia="Sarabun" w:cs="Sarabun"/>
                <w:highlight w:val="yellow"/>
                <w:lang w:val="en-US" w:bidi="th-TH"/>
              </w:rPr>
              <w:t>T000126</w:t>
            </w:r>
            <w:r w:rsidRPr="00454E8F">
              <w:rPr>
                <w:rFonts w:ascii="Sarabun" w:hAnsi="Sarabun" w:eastAsia="Sarabun" w:cs="Sarabun"/>
                <w:highlight w:val="yellow"/>
                <w:cs/>
                <w:lang w:bidi="th-TH"/>
              </w:rPr>
              <w:t>/2569</w:t>
            </w:r>
            <w:r w:rsidRPr="00454E8F">
              <w:rPr>
                <w:rFonts w:hint="cs" w:ascii="Sarabun" w:hAnsi="Sarabun" w:eastAsia="Sarabun" w:cs="Sarabun"/>
                <w:cs/>
                <w:lang w:bidi="th-TH"/>
              </w:rPr>
              <w:t xml:space="preserve"> เป็นต้น</w:t>
            </w:r>
          </w:p>
          <w:p w:rsidRPr="00006E57" w:rsidR="008E4D41" w:rsidP="008E4D41" w:rsidRDefault="00A00523" w14:paraId="7D2A8FA2" w14:textId="6EE44CC2">
            <w:pPr>
              <w:widowControl w:val="0"/>
              <w:spacing w:before="120" w:after="120" w:line="240" w:lineRule="auto"/>
              <w:ind w:left="1169"/>
              <w:rPr>
                <w:rFonts w:ascii="Sarabun" w:hAnsi="Sarabun" w:eastAsia="Sarabun" w:cs="Sarabun"/>
                <w:lang w:val="en-US" w:bidi="th-TH"/>
              </w:rPr>
            </w:pPr>
            <w:r w:rsidRPr="001E5E48">
              <w:rPr>
                <w:rFonts w:ascii="Sarabun" w:hAnsi="Sarabun" w:eastAsia="Sarabun" w:cs="Sarabun"/>
                <w:color w:val="EE0000"/>
                <w:lang w:val="en-US" w:bidi="th-TH"/>
              </w:rPr>
              <w:t>*</w:t>
            </w:r>
            <w:r w:rsidR="00A9189B">
              <w:rPr>
                <w:rFonts w:hint="cs" w:ascii="Sarabun" w:hAnsi="Sarabun" w:eastAsia="Sarabun" w:cs="Sarabun"/>
                <w:cs/>
                <w:lang w:val="en-US" w:bidi="th-TH"/>
              </w:rPr>
              <w:t>เงื่อนไขเพิ่มเติม</w:t>
            </w:r>
            <w:r w:rsidR="00CD4A11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</w:t>
            </w:r>
            <w:r w:rsidR="008E4D41">
              <w:rPr>
                <w:rFonts w:ascii="Sarabun" w:hAnsi="Sarabun" w:eastAsia="Sarabun" w:cs="Sarabun"/>
                <w:lang w:val="en-US" w:bidi="th-TH"/>
              </w:rPr>
              <w:t xml:space="preserve">: </w:t>
            </w:r>
            <w:r w:rsidRPr="002A2979" w:rsidR="00A9189B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(เลขที่ </w:t>
            </w:r>
            <w:r w:rsidRPr="002A2979" w:rsidR="00A9189B">
              <w:rPr>
                <w:rFonts w:ascii="Sarabun" w:hAnsi="Sarabun" w:eastAsia="Sarabun" w:cs="Sarabun"/>
              </w:rPr>
              <w:t xml:space="preserve">Memo) </w:t>
            </w:r>
            <w:r w:rsidRPr="00335FCD" w:rsidR="00CD4A11">
              <w:rPr>
                <w:rFonts w:hint="cs" w:ascii="Sarabun" w:hAnsi="Sarabun" w:eastAsia="Sarabun" w:cs="Sarabun"/>
                <w:cs/>
                <w:lang w:bidi="th-TH"/>
              </w:rPr>
              <w:t>ต้องไม่มีการเปลี่ยนแบบประกัน</w:t>
            </w:r>
            <w:r w:rsidRPr="00335FCD" w:rsidR="00CD4A1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335FCD" w:rsidR="00CD4A11">
              <w:rPr>
                <w:rFonts w:hint="cs" w:ascii="Sarabun" w:hAnsi="Sarabun" w:eastAsia="Sarabun" w:cs="Sarabun"/>
                <w:cs/>
                <w:lang w:bidi="th-TH"/>
              </w:rPr>
              <w:t>ข้าม</w:t>
            </w:r>
            <w:r w:rsidRPr="00335FCD" w:rsidR="00CD4A1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335FCD" w:rsidR="00CD4A11">
              <w:rPr>
                <w:rFonts w:ascii="Sarabun" w:hAnsi="Sarabun" w:eastAsia="Sarabun" w:cs="Sarabun"/>
                <w:lang w:bidi="th-TH"/>
              </w:rPr>
              <w:t xml:space="preserve">Type </w:t>
            </w:r>
            <w:r w:rsidRPr="00335FCD" w:rsidR="00CD4A11">
              <w:rPr>
                <w:rFonts w:hint="cs" w:ascii="Sarabun" w:hAnsi="Sarabun" w:eastAsia="Sarabun" w:cs="Sarabun"/>
                <w:cs/>
                <w:lang w:bidi="th-TH"/>
              </w:rPr>
              <w:t>เช่น</w:t>
            </w:r>
            <w:r w:rsidRPr="00335FCD" w:rsidR="00CD4A1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335FCD" w:rsidR="00CD4A11">
              <w:rPr>
                <w:rFonts w:ascii="Sarabun" w:hAnsi="Sarabun" w:eastAsia="Sarabun" w:cs="Sarabun"/>
                <w:lang w:bidi="th-TH"/>
              </w:rPr>
              <w:t xml:space="preserve">OL </w:t>
            </w:r>
            <w:r w:rsidRPr="00335FCD" w:rsidR="00CD4A11">
              <w:rPr>
                <w:rFonts w:hint="cs" w:ascii="Sarabun" w:hAnsi="Sarabun" w:eastAsia="Sarabun" w:cs="Sarabun"/>
                <w:cs/>
                <w:lang w:bidi="th-TH"/>
              </w:rPr>
              <w:t>ไป</w:t>
            </w:r>
            <w:r w:rsidRPr="00335FCD" w:rsidR="00CD4A1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335FCD" w:rsidR="00CD4A11">
              <w:rPr>
                <w:rFonts w:ascii="Sarabun" w:hAnsi="Sarabun" w:eastAsia="Sarabun" w:cs="Sarabun"/>
                <w:lang w:bidi="th-TH"/>
              </w:rPr>
              <w:t xml:space="preserve">PA 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เนื่องจาก</w:t>
            </w:r>
            <w:r w:rsidR="00617808">
              <w:rPr>
                <w:rFonts w:hint="cs" w:ascii="Sarabun" w:hAnsi="Sarabun" w:eastAsia="Sarabun" w:cs="Sarabun"/>
                <w:cs/>
                <w:lang w:bidi="th-TH"/>
              </w:rPr>
              <w:t>เลข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A00523">
              <w:rPr>
                <w:rFonts w:ascii="Sarabun" w:hAnsi="Sarabun" w:eastAsia="Sarabun" w:cs="Sarabun"/>
              </w:rPr>
              <w:t xml:space="preserve">doc id </w:t>
            </w:r>
            <w:r w:rsidR="00617808">
              <w:rPr>
                <w:rFonts w:hint="cs" w:ascii="Sarabun" w:hAnsi="Sarabun" w:eastAsia="Sarabun" w:cs="Sarabun"/>
                <w:cs/>
                <w:lang w:bidi="th-TH"/>
              </w:rPr>
              <w:t>เป็นคนละเลขกัน</w:t>
            </w:r>
            <w:r w:rsidR="00240BBA">
              <w:rPr>
                <w:rFonts w:hint="cs" w:ascii="Sarabun" w:hAnsi="Sarabun" w:eastAsia="Sarabun" w:cs="Sarabun"/>
                <w:cs/>
                <w:lang w:bidi="th-TH"/>
              </w:rPr>
              <w:t xml:space="preserve"> โดยสิ่งที่ระบบทำได้ </w:t>
            </w:r>
            <w:r w:rsidR="00B56BD6">
              <w:rPr>
                <w:rFonts w:hint="cs" w:ascii="Sarabun" w:hAnsi="Sarabun" w:eastAsia="Sarabun" w:cs="Sarabun"/>
                <w:cs/>
                <w:lang w:bidi="th-TH"/>
              </w:rPr>
              <w:t>มี</w:t>
            </w:r>
            <w:r w:rsidR="00240BBA">
              <w:rPr>
                <w:rFonts w:hint="cs" w:ascii="Sarabun" w:hAnsi="Sarabun" w:eastAsia="Sarabun" w:cs="Sarabun"/>
                <w:cs/>
                <w:lang w:bidi="th-TH"/>
              </w:rPr>
              <w:t xml:space="preserve">ตัวอย่าง </w:t>
            </w:r>
            <w:r w:rsidR="00006E57">
              <w:rPr>
                <w:rFonts w:hint="cs" w:ascii="Sarabun" w:hAnsi="Sarabun" w:eastAsia="Sarabun" w:cs="Sarabun"/>
                <w:cs/>
                <w:lang w:bidi="th-TH"/>
              </w:rPr>
              <w:t>ดังนี้</w:t>
            </w:r>
          </w:p>
          <w:p w:rsidRPr="008E4D41" w:rsidR="008E4D41" w:rsidP="005E58B9" w:rsidRDefault="00CD4A11" w14:paraId="6FAC14CD" w14:textId="7280BD43">
            <w:pPr>
              <w:pStyle w:val="ListParagraph"/>
              <w:widowControl w:val="0"/>
              <w:numPr>
                <w:ilvl w:val="0"/>
                <w:numId w:val="35"/>
              </w:numPr>
              <w:spacing w:before="120" w:after="120" w:line="240" w:lineRule="auto"/>
              <w:rPr>
                <w:rFonts w:ascii="Sarabun" w:hAnsi="Sarabun" w:eastAsia="Sarabun" w:cs="Sarabun"/>
                <w:lang w:val="en-US" w:bidi="th-TH"/>
              </w:rPr>
            </w:pPr>
            <w:r w:rsidRPr="008E4D41">
              <w:rPr>
                <w:rFonts w:ascii="Sarabun" w:hAnsi="Sarabun" w:eastAsia="Sarabun" w:cs="Sarabun"/>
                <w:lang w:bidi="th-TH"/>
              </w:rPr>
              <w:t xml:space="preserve">OL to OL </w:t>
            </w:r>
            <w:r w:rsidRPr="008E4D41">
              <w:rPr>
                <w:rFonts w:hint="cs" w:ascii="Sarabun" w:hAnsi="Sarabun" w:eastAsia="Sarabun" w:cs="Sarabun"/>
                <w:cs/>
                <w:lang w:bidi="th-TH"/>
              </w:rPr>
              <w:t>เช่น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8E4D41">
              <w:rPr>
                <w:rFonts w:hint="cs" w:ascii="Sarabun" w:hAnsi="Sarabun" w:eastAsia="Sarabun" w:cs="Sarabun"/>
                <w:cs/>
                <w:lang w:bidi="th-TH"/>
              </w:rPr>
              <w:t>เปลี่ยนแบบจาก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8E4D41">
              <w:rPr>
                <w:rFonts w:ascii="Sarabun" w:hAnsi="Sarabun" w:eastAsia="Sarabun" w:cs="Sarabun"/>
                <w:lang w:bidi="th-TH"/>
              </w:rPr>
              <w:t xml:space="preserve">SL </w:t>
            </w:r>
            <w:r w:rsidRPr="008E4D41">
              <w:rPr>
                <w:rFonts w:hint="cs" w:ascii="Sarabun" w:hAnsi="Sarabun" w:eastAsia="Sarabun" w:cs="Sarabun"/>
                <w:cs/>
                <w:lang w:bidi="th-TH"/>
              </w:rPr>
              <w:t>ไปเป็น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8E4D41">
              <w:rPr>
                <w:rFonts w:ascii="Sarabun" w:hAnsi="Sarabun" w:eastAsia="Sarabun" w:cs="Sarabun"/>
                <w:lang w:bidi="th-TH"/>
              </w:rPr>
              <w:t>W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006 </w:t>
            </w:r>
            <w:r w:rsidRPr="008E4D41">
              <w:rPr>
                <w:rFonts w:hint="cs" w:ascii="Sarabun" w:hAnsi="Sarabun" w:eastAsia="Sarabun" w:cs="Sarabun"/>
                <w:cs/>
                <w:lang w:bidi="th-TH"/>
              </w:rPr>
              <w:t>ได้</w:t>
            </w:r>
          </w:p>
          <w:p w:rsidRPr="00E77653" w:rsidR="00CD4A11" w:rsidP="005E58B9" w:rsidRDefault="00CD4A11" w14:paraId="4B175FE0" w14:textId="7789607E">
            <w:pPr>
              <w:pStyle w:val="ListParagraph"/>
              <w:widowControl w:val="0"/>
              <w:numPr>
                <w:ilvl w:val="0"/>
                <w:numId w:val="35"/>
              </w:numPr>
              <w:spacing w:before="120" w:after="120" w:line="240" w:lineRule="auto"/>
              <w:rPr>
                <w:rFonts w:ascii="Sarabun" w:hAnsi="Sarabun" w:eastAsia="Sarabun" w:cs="Sarabun"/>
                <w:lang w:val="en-US" w:bidi="th-TH"/>
              </w:rPr>
            </w:pPr>
            <w:r w:rsidRPr="008E4D41">
              <w:rPr>
                <w:rFonts w:ascii="Sarabun" w:hAnsi="Sarabun" w:eastAsia="Sarabun" w:cs="Sarabun"/>
                <w:lang w:bidi="th-TH"/>
              </w:rPr>
              <w:t xml:space="preserve">PA to PA </w:t>
            </w:r>
            <w:r w:rsidRPr="008E4D41">
              <w:rPr>
                <w:rFonts w:hint="cs" w:ascii="Sarabun" w:hAnsi="Sarabun" w:eastAsia="Sarabun" w:cs="Sarabun"/>
                <w:cs/>
                <w:lang w:bidi="th-TH"/>
              </w:rPr>
              <w:t>เช่น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8E4D41">
              <w:rPr>
                <w:rFonts w:hint="cs" w:ascii="Sarabun" w:hAnsi="Sarabun" w:eastAsia="Sarabun" w:cs="Sarabun"/>
                <w:cs/>
                <w:lang w:bidi="th-TH"/>
              </w:rPr>
              <w:t>เปลี่ยนแบบจาก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8E4D41">
              <w:rPr>
                <w:rFonts w:ascii="Sarabun" w:hAnsi="Sarabun" w:eastAsia="Sarabun" w:cs="Sarabun"/>
                <w:lang w:bidi="th-TH"/>
              </w:rPr>
              <w:t>TK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1 </w:t>
            </w:r>
            <w:r w:rsidRPr="008E4D41">
              <w:rPr>
                <w:rFonts w:hint="cs" w:ascii="Sarabun" w:hAnsi="Sarabun" w:eastAsia="Sarabun" w:cs="Sarabun"/>
                <w:cs/>
                <w:lang w:bidi="th-TH"/>
              </w:rPr>
              <w:t>ไปเป็น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8E4D41">
              <w:rPr>
                <w:rFonts w:ascii="Sarabun" w:hAnsi="Sarabun" w:eastAsia="Sarabun" w:cs="Sarabun"/>
                <w:lang w:bidi="th-TH"/>
              </w:rPr>
              <w:t>TL</w:t>
            </w:r>
            <w:r w:rsidRPr="008E4D41">
              <w:rPr>
                <w:rFonts w:ascii="Sarabun" w:hAnsi="Sarabun" w:eastAsia="Sarabun" w:cs="Sarabun"/>
                <w:cs/>
                <w:lang w:bidi="th-TH"/>
              </w:rPr>
              <w:t xml:space="preserve">1 </w:t>
            </w:r>
            <w:r w:rsidRPr="008E4D41">
              <w:rPr>
                <w:rFonts w:hint="cs" w:ascii="Sarabun" w:hAnsi="Sarabun" w:eastAsia="Sarabun" w:cs="Sarabun"/>
                <w:cs/>
                <w:lang w:bidi="th-TH"/>
              </w:rPr>
              <w:t>ได้</w:t>
            </w:r>
          </w:p>
          <w:p w:rsidR="00E77653" w:rsidP="005E58B9" w:rsidRDefault="00E77653" w14:paraId="38736949" w14:textId="2F46BB01">
            <w:pPr>
              <w:pStyle w:val="ListParagraph"/>
              <w:widowControl w:val="0"/>
              <w:numPr>
                <w:ilvl w:val="0"/>
                <w:numId w:val="35"/>
              </w:numPr>
              <w:spacing w:before="120" w:after="120" w:line="240" w:lineRule="auto"/>
              <w:rPr>
                <w:rFonts w:ascii="Sarabun" w:hAnsi="Sarabun" w:eastAsia="Sarabun" w:cs="Sarabun"/>
                <w:lang w:val="en-US" w:bidi="th-TH"/>
              </w:rPr>
            </w:pPr>
            <w:r w:rsidRPr="00E77653">
              <w:rPr>
                <w:rFonts w:ascii="Sarabun" w:hAnsi="Sarabun" w:eastAsia="Sarabun" w:cs="Sarabun"/>
                <w:cs/>
                <w:lang w:val="en-US" w:bidi="th-TH"/>
              </w:rPr>
              <w:t xml:space="preserve">เพิ่ม-ลด </w:t>
            </w:r>
            <w:r>
              <w:rPr>
                <w:rFonts w:ascii="Sarabun" w:hAnsi="Sarabun" w:eastAsia="Sarabun" w:cs="Sarabun"/>
                <w:lang w:val="en-US" w:bidi="th-TH"/>
              </w:rPr>
              <w:t>R</w:t>
            </w:r>
            <w:r w:rsidRPr="00E77653">
              <w:rPr>
                <w:rFonts w:ascii="Sarabun" w:hAnsi="Sarabun" w:eastAsia="Sarabun" w:cs="Sarabun"/>
                <w:lang w:val="en-US"/>
              </w:rPr>
              <w:t xml:space="preserve">ider </w:t>
            </w:r>
            <w:r w:rsidRPr="00E77653">
              <w:rPr>
                <w:rFonts w:ascii="Sarabun" w:hAnsi="Sarabun" w:eastAsia="Sarabun" w:cs="Sarabun"/>
                <w:cs/>
                <w:lang w:val="en-US" w:bidi="th-TH"/>
              </w:rPr>
              <w:t>ได้</w:t>
            </w:r>
          </w:p>
          <w:p w:rsidR="001854C5" w:rsidP="00241BEA" w:rsidRDefault="00754290" w14:paraId="5476735F" w14:textId="77777777">
            <w:pPr>
              <w:widowControl w:val="0"/>
              <w:spacing w:before="120" w:after="120" w:line="240" w:lineRule="auto"/>
              <w:ind w:left="1169"/>
              <w:rPr>
                <w:rFonts w:ascii="Sarabun" w:hAnsi="Sarabun" w:eastAsia="Sarabun" w:cs="Sarabun"/>
                <w:lang w:val="en-US" w:bidi="th-TH"/>
              </w:rPr>
            </w:pPr>
            <w:r w:rsidRPr="00BC052B">
              <w:rPr>
                <w:rFonts w:hint="cs" w:ascii="Sarabun" w:hAnsi="Sarabun" w:cs="Sarabun"/>
                <w:b/>
                <w:bCs/>
                <w:highlight w:val="yellow"/>
                <w:lang w:val="en-US"/>
              </w:rPr>
              <w:t>[Sprint 20]</w:t>
            </w:r>
            <w:r w:rsidRPr="00BC052B">
              <w:rPr>
                <w:rFonts w:hint="cs" w:ascii="Sarabun" w:hAnsi="Sarabun" w:cs="Sarabun"/>
                <w:b/>
                <w:bCs/>
                <w:lang w:val="en-US"/>
              </w:rPr>
              <w:t xml:space="preserve"> </w:t>
            </w:r>
            <w:r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เงื่อนไขเพิ่มเติม </w:t>
            </w:r>
            <w:r w:rsidR="001854C5">
              <w:rPr>
                <w:rFonts w:hint="cs" w:ascii="Sarabun" w:hAnsi="Sarabun" w:eastAsia="Sarabun" w:cs="Sarabun"/>
                <w:cs/>
                <w:lang w:val="en-US" w:bidi="th-TH"/>
              </w:rPr>
              <w:t>มีดังนี้</w:t>
            </w:r>
          </w:p>
          <w:p w:rsidR="006C71DC" w:rsidP="001854C5" w:rsidRDefault="003D2F8E" w14:paraId="4183C65E" w14:textId="0E28C1AA">
            <w:pPr>
              <w:pStyle w:val="ListParagraph"/>
              <w:widowControl w:val="0"/>
              <w:numPr>
                <w:ilvl w:val="0"/>
                <w:numId w:val="68"/>
              </w:numPr>
              <w:spacing w:before="120" w:after="120" w:line="240" w:lineRule="auto"/>
              <w:rPr>
                <w:rFonts w:ascii="Sarabun" w:hAnsi="Sarabun" w:eastAsia="Sarabun" w:cs="Sarabun"/>
                <w:lang w:bidi="th-TH"/>
              </w:rPr>
            </w:pPr>
            <w:r w:rsidRPr="001854C5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(เลขที่ </w:t>
            </w:r>
            <w:r w:rsidRPr="001854C5">
              <w:rPr>
                <w:rFonts w:ascii="Sarabun" w:hAnsi="Sarabun" w:eastAsia="Sarabun" w:cs="Sarabun"/>
                <w:lang w:bidi="th-TH"/>
              </w:rPr>
              <w:t xml:space="preserve">Memo) </w:t>
            </w:r>
            <w:r w:rsidRPr="001854C5" w:rsidR="005C59FA">
              <w:rPr>
                <w:rFonts w:hint="cs" w:ascii="Sarabun" w:hAnsi="Sarabun" w:eastAsia="Sarabun" w:cs="Sarabun"/>
                <w:cs/>
                <w:lang w:bidi="th-TH"/>
              </w:rPr>
              <w:t>สำหรับ</w:t>
            </w:r>
            <w:r w:rsidRPr="001854C5" w:rsidR="00241BEA">
              <w:rPr>
                <w:rFonts w:hint="cs" w:ascii="Sarabun" w:hAnsi="Sarabun" w:eastAsia="Sarabun" w:cs="Sarabun"/>
                <w:cs/>
                <w:lang w:bidi="th-TH"/>
              </w:rPr>
              <w:t>ทำ</w:t>
            </w:r>
            <w:r w:rsidRPr="001854C5" w:rsidR="007C0FAC">
              <w:rPr>
                <w:rFonts w:ascii="Sarabun" w:hAnsi="Sarabun" w:eastAsia="Sarabun" w:cs="Sarabun"/>
                <w:cs/>
                <w:lang w:bidi="th-TH"/>
              </w:rPr>
              <w:t>ใบเสนอขาย</w:t>
            </w:r>
            <w:r w:rsidRPr="001854C5" w:rsidR="007C0FAC">
              <w:rPr>
                <w:rFonts w:hint="cs" w:ascii="Sarabun" w:hAnsi="Sarabun" w:eastAsia="Sarabun" w:cs="Sarabun"/>
                <w:cs/>
                <w:lang w:bidi="th-TH"/>
              </w:rPr>
              <w:t>ใหม่ และ</w:t>
            </w:r>
            <w:r w:rsidRPr="001854C5" w:rsidR="007C0FAC">
              <w:rPr>
                <w:rFonts w:ascii="Sarabun" w:hAnsi="Sarabun" w:eastAsia="Sarabun" w:cs="Sarabun"/>
                <w:lang w:bidi="th-TH"/>
              </w:rPr>
              <w:t>/</w:t>
            </w:r>
            <w:r w:rsidRPr="001854C5" w:rsidR="007C0FAC">
              <w:rPr>
                <w:rFonts w:hint="cs" w:ascii="Sarabun" w:hAnsi="Sarabun" w:eastAsia="Sarabun" w:cs="Sarabun"/>
                <w:cs/>
                <w:lang w:bidi="th-TH"/>
              </w:rPr>
              <w:t xml:space="preserve">หรือ </w:t>
            </w:r>
            <w:r w:rsidRPr="001854C5" w:rsidR="007C0FAC">
              <w:rPr>
                <w:rFonts w:ascii="Sarabun" w:hAnsi="Sarabun" w:eastAsia="Sarabun" w:cs="Sarabun"/>
                <w:cs/>
                <w:lang w:bidi="th-TH"/>
              </w:rPr>
              <w:t>ใบคำขอ</w:t>
            </w:r>
            <w:r w:rsidRPr="001854C5" w:rsidR="007C0FAC">
              <w:rPr>
                <w:rFonts w:hint="cs" w:ascii="Sarabun" w:hAnsi="Sarabun" w:eastAsia="Sarabun" w:cs="Sarabun"/>
                <w:cs/>
                <w:lang w:bidi="th-TH"/>
              </w:rPr>
              <w:t>ใหม่</w:t>
            </w:r>
            <w:r w:rsidRPr="001854C5" w:rsidR="005C59FA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1854C5">
              <w:rPr>
                <w:rFonts w:hint="cs" w:ascii="Sarabun" w:hAnsi="Sarabun" w:eastAsia="Sarabun" w:cs="Sarabun"/>
                <w:cs/>
                <w:lang w:bidi="th-TH"/>
              </w:rPr>
              <w:t>ต้องไม่มีการ</w:t>
            </w:r>
            <w:r w:rsidRPr="001854C5" w:rsidR="00C5364A">
              <w:rPr>
                <w:rFonts w:hint="cs" w:ascii="Sarabun" w:hAnsi="Sarabun" w:eastAsia="Sarabun" w:cs="Sarabun"/>
                <w:cs/>
                <w:lang w:bidi="th-TH"/>
              </w:rPr>
              <w:t>ข้าม</w:t>
            </w:r>
            <w:r w:rsidRPr="001854C5" w:rsidR="00C5364A">
              <w:rPr>
                <w:rFonts w:ascii="Sarabun" w:hAnsi="Sarabun" w:eastAsia="Sarabun" w:cs="Sarabun"/>
                <w:cs/>
                <w:lang w:bidi="th-TH"/>
              </w:rPr>
              <w:t xml:space="preserve"> </w:t>
            </w:r>
            <w:r w:rsidRPr="001854C5" w:rsidR="00C5364A">
              <w:rPr>
                <w:rFonts w:ascii="Sarabun" w:hAnsi="Sarabun" w:eastAsia="Sarabun" w:cs="Sarabun"/>
                <w:lang w:bidi="th-TH"/>
              </w:rPr>
              <w:t xml:space="preserve">product </w:t>
            </w:r>
            <w:r w:rsidRPr="001854C5" w:rsidR="00241BEA">
              <w:rPr>
                <w:rFonts w:hint="cs" w:ascii="Sarabun" w:hAnsi="Sarabun" w:eastAsia="Sarabun" w:cs="Sarabun"/>
                <w:cs/>
                <w:lang w:bidi="th-TH"/>
              </w:rPr>
              <w:t xml:space="preserve">กันระหว่าง </w:t>
            </w:r>
            <w:r w:rsidRPr="001854C5" w:rsidR="00C5364A">
              <w:rPr>
                <w:rFonts w:ascii="Sarabun" w:hAnsi="Sarabun" w:eastAsia="Sarabun" w:cs="Sarabun"/>
                <w:lang w:bidi="th-TH"/>
              </w:rPr>
              <w:t xml:space="preserve">New Core </w:t>
            </w:r>
            <w:r w:rsidRPr="001854C5" w:rsidR="00C5364A">
              <w:rPr>
                <w:rFonts w:ascii="Sarabun" w:hAnsi="Sarabun" w:eastAsia="Sarabun" w:cs="Sarabun"/>
                <w:cs/>
                <w:lang w:bidi="th-TH"/>
              </w:rPr>
              <w:t xml:space="preserve">กับ </w:t>
            </w:r>
            <w:r w:rsidRPr="001854C5" w:rsidR="00241BEA">
              <w:rPr>
                <w:rFonts w:ascii="Sarabun" w:hAnsi="Sarabun" w:eastAsia="Sarabun" w:cs="Sarabun"/>
                <w:lang w:bidi="th-TH"/>
              </w:rPr>
              <w:t>Old Core (</w:t>
            </w:r>
            <w:r w:rsidRPr="001854C5" w:rsidR="00C5364A">
              <w:rPr>
                <w:rFonts w:ascii="Sarabun" w:hAnsi="Sarabun" w:eastAsia="Sarabun" w:cs="Sarabun"/>
                <w:lang w:bidi="th-TH"/>
              </w:rPr>
              <w:t>Existing Core</w:t>
            </w:r>
            <w:r w:rsidRPr="001854C5" w:rsidR="00241BEA">
              <w:rPr>
                <w:rFonts w:ascii="Sarabun" w:hAnsi="Sarabun" w:eastAsia="Sarabun" w:cs="Sarabun"/>
                <w:lang w:bidi="th-TH"/>
              </w:rPr>
              <w:t>)</w:t>
            </w:r>
          </w:p>
          <w:p w:rsidR="00A64179" w:rsidP="001854C5" w:rsidRDefault="003645E1" w14:paraId="6A342314" w14:textId="2AF51EE0">
            <w:pPr>
              <w:pStyle w:val="ListParagraph"/>
              <w:widowControl w:val="0"/>
              <w:numPr>
                <w:ilvl w:val="0"/>
                <w:numId w:val="68"/>
              </w:numPr>
              <w:spacing w:before="120" w:after="120" w:line="240" w:lineRule="auto"/>
              <w:rPr>
                <w:rFonts w:ascii="Sarabun" w:hAnsi="Sarabun" w:eastAsia="Sarabun" w:cs="Sarabun"/>
                <w:lang w:bidi="th-TH"/>
              </w:rPr>
            </w:pPr>
            <w:r w:rsidRPr="003645E1">
              <w:rPr>
                <w:rFonts w:ascii="Sarabun" w:hAnsi="Sarabun" w:eastAsia="Sarabun" w:cs="Sarabun"/>
                <w:cs/>
                <w:lang w:bidi="th-TH"/>
              </w:rPr>
              <w:t>ระบบจะดึงรายการ</w:t>
            </w:r>
            <w:r w:rsidRPr="001854C5" w:rsidR="003547C7">
              <w:rPr>
                <w:rFonts w:ascii="Sarabun" w:hAnsi="Sarabun" w:eastAsia="Sarabun" w:cs="Sarabun"/>
                <w:cs/>
                <w:lang w:bidi="th-TH"/>
              </w:rPr>
              <w:t xml:space="preserve">เลขที่เอกสารดำเนินการเพิ่มเติม (เลขที่ </w:t>
            </w:r>
            <w:r w:rsidRPr="001854C5" w:rsidR="003547C7">
              <w:rPr>
                <w:rFonts w:ascii="Sarabun" w:hAnsi="Sarabun" w:eastAsia="Sarabun" w:cs="Sarabun"/>
                <w:lang w:bidi="th-TH"/>
              </w:rPr>
              <w:t xml:space="preserve">Memo) </w:t>
            </w:r>
            <w:r w:rsidR="00AB6110">
              <w:rPr>
                <w:rFonts w:hint="cs" w:ascii="Sarabun" w:hAnsi="Sarabun" w:eastAsia="Sarabun" w:cs="Sarabun"/>
                <w:cs/>
                <w:lang w:bidi="th-TH"/>
              </w:rPr>
              <w:t>เมื่อ</w:t>
            </w:r>
            <w:r w:rsidRPr="003645E1">
              <w:rPr>
                <w:rFonts w:ascii="Sarabun" w:hAnsi="Sarabun" w:eastAsia="Sarabun" w:cs="Sarabun"/>
                <w:cs/>
                <w:lang w:bidi="th-TH"/>
              </w:rPr>
              <w:t>เข้าเงื่อนไขทั้งหมดต่อไปนี้</w:t>
            </w:r>
            <w:r w:rsidRPr="003645E1">
              <w:rPr>
                <w:rFonts w:ascii="Sarabun" w:hAnsi="Sarabun" w:eastAsia="Sarabun" w:cs="Sarabun"/>
                <w:lang w:bidi="th-TH"/>
              </w:rPr>
              <w:t>:</w:t>
            </w:r>
          </w:p>
          <w:p w:rsidR="00AB6110" w:rsidP="00AB6110" w:rsidRDefault="00A64179" w14:paraId="38FFA88E" w14:textId="33BD4E56">
            <w:pPr>
              <w:pStyle w:val="ListParagraph"/>
              <w:widowControl w:val="0"/>
              <w:numPr>
                <w:ilvl w:val="1"/>
                <w:numId w:val="68"/>
              </w:numPr>
              <w:spacing w:before="120" w:after="120" w:line="240" w:lineRule="auto"/>
              <w:ind w:left="2293"/>
              <w:rPr>
                <w:rFonts w:ascii="Sarabun" w:hAnsi="Sarabun" w:eastAsia="Sarabun" w:cs="Sarabun"/>
                <w:lang w:bidi="th-TH"/>
              </w:rPr>
            </w:pPr>
            <w:r w:rsidRPr="00A64179">
              <w:rPr>
                <w:rFonts w:ascii="Sarabun" w:hAnsi="Sarabun" w:eastAsia="Sarabun" w:cs="Sarabun"/>
                <w:cs/>
                <w:lang w:bidi="th-TH"/>
              </w:rPr>
              <w:t xml:space="preserve">ประเภทเอกสาร : เป็นเอกสารประเภท </w:t>
            </w:r>
            <w:r w:rsidR="00BA7831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>ใบเสนอขาย (</w:t>
            </w:r>
            <w:r w:rsidRPr="00A64179">
              <w:rPr>
                <w:rFonts w:ascii="Sarabun" w:hAnsi="Sarabun" w:eastAsia="Sarabun" w:cs="Sarabun"/>
                <w:lang w:bidi="th-TH"/>
              </w:rPr>
              <w:t>QUOTATION)</w:t>
            </w:r>
            <w:r w:rsidR="00BA7831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 xml:space="preserve">หรือ </w:t>
            </w:r>
            <w:r w:rsidR="00BA7831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>ใบคำขอ (</w:t>
            </w:r>
            <w:r w:rsidRPr="00A64179">
              <w:rPr>
                <w:rFonts w:ascii="Sarabun" w:hAnsi="Sarabun" w:eastAsia="Sarabun" w:cs="Sarabun"/>
                <w:lang w:bidi="th-TH"/>
              </w:rPr>
              <w:t>APPLICATION)</w:t>
            </w:r>
            <w:r w:rsidR="00BA7831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>เท่านั้น</w:t>
            </w:r>
          </w:p>
          <w:p w:rsidR="00AB6110" w:rsidP="00AB6110" w:rsidRDefault="00A64179" w14:paraId="58C9D1C7" w14:textId="77777777">
            <w:pPr>
              <w:pStyle w:val="ListParagraph"/>
              <w:widowControl w:val="0"/>
              <w:numPr>
                <w:ilvl w:val="1"/>
                <w:numId w:val="68"/>
              </w:numPr>
              <w:spacing w:before="120" w:after="120" w:line="240" w:lineRule="auto"/>
              <w:ind w:left="2293"/>
              <w:rPr>
                <w:rFonts w:ascii="Sarabun" w:hAnsi="Sarabun" w:eastAsia="Sarabun" w:cs="Sarabun"/>
                <w:lang w:bidi="th-TH"/>
              </w:rPr>
            </w:pPr>
            <w:r w:rsidRPr="00A64179">
              <w:rPr>
                <w:rFonts w:ascii="Sarabun" w:hAnsi="Sarabun" w:eastAsia="Sarabun" w:cs="Sarabun"/>
                <w:cs/>
                <w:lang w:bidi="th-TH"/>
              </w:rPr>
              <w:t>ตัวแทนเห็นได้เฉพาะรายการของตัวเองเท่านั้น (รหัสตัวแทนที่สร้าง ใบเสนอขาย/ใบคำขอ ใบใหม่จะต้องตรงกับรหัสตัวแทนใบเดิม)</w:t>
            </w:r>
          </w:p>
          <w:p w:rsidR="00AB6110" w:rsidP="00AB6110" w:rsidRDefault="00A64179" w14:paraId="10194F57" w14:textId="20C9CD9A">
            <w:pPr>
              <w:pStyle w:val="ListParagraph"/>
              <w:widowControl w:val="0"/>
              <w:numPr>
                <w:ilvl w:val="1"/>
                <w:numId w:val="68"/>
              </w:numPr>
              <w:spacing w:before="120" w:after="120" w:line="240" w:lineRule="auto"/>
              <w:ind w:left="2293"/>
              <w:rPr>
                <w:rFonts w:ascii="Sarabun" w:hAnsi="Sarabun" w:eastAsia="Sarabun" w:cs="Sarabun"/>
                <w:lang w:bidi="th-TH"/>
              </w:rPr>
            </w:pPr>
            <w:r w:rsidRPr="00A64179">
              <w:rPr>
                <w:rFonts w:ascii="Sarabun" w:hAnsi="Sarabun" w:eastAsia="Sarabun" w:cs="Sarabun"/>
                <w:cs/>
                <w:lang w:bidi="th-TH"/>
              </w:rPr>
              <w:t xml:space="preserve">สถานะการดำเนินการ : เป็นรายการที่อยู่ในสถานะ </w:t>
            </w:r>
            <w:r w:rsidR="005A22AB">
              <w:rPr>
                <w:rFonts w:ascii="Sarabun" w:hAnsi="Sarabun" w:eastAsia="Sarabun" w:cs="Sarabun"/>
                <w:lang w:val="en-US" w:bidi="th-TH"/>
              </w:rPr>
              <w:t>R</w:t>
            </w:r>
            <w:r w:rsidRPr="00A64179">
              <w:rPr>
                <w:rFonts w:ascii="Sarabun" w:hAnsi="Sarabun" w:eastAsia="Sarabun" w:cs="Sarabun"/>
                <w:lang w:bidi="th-TH"/>
              </w:rPr>
              <w:t>equest</w:t>
            </w:r>
          </w:p>
          <w:p w:rsidR="00AB6110" w:rsidP="00AB6110" w:rsidRDefault="00A64179" w14:paraId="53D84699" w14:textId="5E0EB281">
            <w:pPr>
              <w:pStyle w:val="ListParagraph"/>
              <w:widowControl w:val="0"/>
              <w:numPr>
                <w:ilvl w:val="1"/>
                <w:numId w:val="68"/>
              </w:numPr>
              <w:spacing w:before="120" w:after="120" w:line="240" w:lineRule="auto"/>
              <w:ind w:left="2293"/>
              <w:rPr>
                <w:rFonts w:ascii="Sarabun" w:hAnsi="Sarabun" w:eastAsia="Sarabun" w:cs="Sarabun"/>
                <w:lang w:bidi="th-TH"/>
              </w:rPr>
            </w:pPr>
            <w:r w:rsidRPr="00A64179">
              <w:rPr>
                <w:rFonts w:ascii="Sarabun" w:hAnsi="Sarabun" w:eastAsia="Sarabun" w:cs="Sarabun"/>
                <w:cs/>
                <w:lang w:bidi="th-TH"/>
              </w:rPr>
              <w:t xml:space="preserve">สถานะของ </w:t>
            </w:r>
            <w:r w:rsidRPr="00A64179">
              <w:rPr>
                <w:rFonts w:ascii="Sarabun" w:hAnsi="Sarabun" w:eastAsia="Sarabun" w:cs="Sarabun"/>
                <w:lang w:bidi="th-TH"/>
              </w:rPr>
              <w:t>e-</w:t>
            </w:r>
            <w:r w:rsidRPr="001854C5" w:rsidR="005A22AB">
              <w:rPr>
                <w:rFonts w:ascii="Sarabun" w:hAnsi="Sarabun" w:eastAsia="Sarabun" w:cs="Sarabun"/>
                <w:lang w:bidi="th-TH"/>
              </w:rPr>
              <w:t>Memo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 xml:space="preserve">ต้องเป็น </w:t>
            </w:r>
            <w:r w:rsidR="005A22AB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A64179">
              <w:rPr>
                <w:rFonts w:ascii="Sarabun" w:hAnsi="Sarabun" w:eastAsia="Sarabun" w:cs="Sarabun"/>
                <w:lang w:bidi="th-TH"/>
              </w:rPr>
              <w:t>R</w:t>
            </w:r>
            <w:r w:rsidR="005A22AB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 (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 xml:space="preserve">รอ 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submit </w:t>
            </w:r>
            <w:r w:rsidR="005A22AB">
              <w:rPr>
                <w:rFonts w:ascii="Sarabun" w:hAnsi="Sarabun" w:eastAsia="Sarabun" w:cs="Sarabun"/>
                <w:lang w:val="en-US" w:bidi="th-TH"/>
              </w:rPr>
              <w:t>e</w:t>
            </w:r>
            <w:r w:rsidRPr="00A64179">
              <w:rPr>
                <w:rFonts w:ascii="Sarabun" w:hAnsi="Sarabun" w:eastAsia="Sarabun" w:cs="Sarabun"/>
                <w:lang w:bidi="th-TH"/>
              </w:rPr>
              <w:t>-Memo)</w:t>
            </w:r>
          </w:p>
          <w:p w:rsidR="00AB6110" w:rsidP="00AB6110" w:rsidRDefault="00A64179" w14:paraId="7B6DCBD3" w14:textId="0B2EA60E">
            <w:pPr>
              <w:pStyle w:val="ListParagraph"/>
              <w:widowControl w:val="0"/>
              <w:numPr>
                <w:ilvl w:val="1"/>
                <w:numId w:val="68"/>
              </w:numPr>
              <w:spacing w:before="120" w:after="120" w:line="240" w:lineRule="auto"/>
              <w:ind w:left="2293"/>
              <w:rPr>
                <w:rFonts w:ascii="Sarabun" w:hAnsi="Sarabun" w:eastAsia="Sarabun" w:cs="Sarabun"/>
                <w:lang w:bidi="th-TH"/>
              </w:rPr>
            </w:pPr>
            <w:r w:rsidRPr="00A64179">
              <w:rPr>
                <w:rFonts w:ascii="Sarabun" w:hAnsi="Sarabun" w:eastAsia="Sarabun" w:cs="Sarabun"/>
                <w:cs/>
                <w:lang w:bidi="th-TH"/>
              </w:rPr>
              <w:t xml:space="preserve">ตัว </w:t>
            </w:r>
            <w:r w:rsidRPr="00A64179">
              <w:rPr>
                <w:rFonts w:ascii="Sarabun" w:hAnsi="Sarabun" w:eastAsia="Sarabun" w:cs="Sarabun"/>
                <w:lang w:bidi="th-TH"/>
              </w:rPr>
              <w:t>product New</w:t>
            </w:r>
            <w:r w:rsidR="005A22A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lang w:bidi="th-TH"/>
              </w:rPr>
              <w:t>Core</w:t>
            </w:r>
            <w:r w:rsidR="005A22AB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="005A22AB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และ </w:t>
            </w:r>
            <w:r w:rsidRPr="00A64179">
              <w:rPr>
                <w:rFonts w:ascii="Sarabun" w:hAnsi="Sarabun" w:eastAsia="Sarabun" w:cs="Sarabun"/>
                <w:lang w:bidi="th-TH"/>
              </w:rPr>
              <w:t>Old</w:t>
            </w:r>
            <w:r w:rsidR="005A22A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Core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>ใบเสนอขาย/ใบคำขอ</w:t>
            </w:r>
            <w:r w:rsidR="005A22AB">
              <w:rPr>
                <w:rFonts w:ascii="Sarabun" w:hAnsi="Sarabun" w:eastAsia="Sarabun" w:cs="Sarabun"/>
                <w:lang w:val="en-US"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>(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is_new_core)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 xml:space="preserve">ของที่เลือกต้องตรงกับ </w:t>
            </w:r>
            <w:r w:rsidRPr="00A64179">
              <w:rPr>
                <w:rFonts w:ascii="Sarabun" w:hAnsi="Sarabun" w:eastAsia="Sarabun" w:cs="Sarabun"/>
                <w:lang w:bidi="th-TH"/>
              </w:rPr>
              <w:t>product New</w:t>
            </w:r>
            <w:r w:rsidR="005A22A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lang w:bidi="th-TH"/>
              </w:rPr>
              <w:t>Core</w:t>
            </w:r>
            <w:r w:rsidR="005A22AB">
              <w:rPr>
                <w:rFonts w:hint="cs" w:ascii="Sarabun" w:hAnsi="Sarabun" w:eastAsia="Sarabun" w:cs="Sarabun"/>
                <w:cs/>
                <w:lang w:bidi="th-TH"/>
              </w:rPr>
              <w:t xml:space="preserve"> และ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 Old</w:t>
            </w:r>
            <w:r w:rsidR="005A22A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Core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>ของใบเสนอขาย/ใบคำขอ ตัวเดิม</w:t>
            </w:r>
          </w:p>
          <w:p w:rsidR="00F4084A" w:rsidP="00AB6110" w:rsidRDefault="00A64179" w14:paraId="704AF19E" w14:textId="44C54F2A">
            <w:pPr>
              <w:pStyle w:val="ListParagraph"/>
              <w:widowControl w:val="0"/>
              <w:numPr>
                <w:ilvl w:val="1"/>
                <w:numId w:val="68"/>
              </w:numPr>
              <w:spacing w:before="120" w:after="120" w:line="240" w:lineRule="auto"/>
              <w:ind w:left="2293"/>
              <w:rPr>
                <w:rFonts w:ascii="Sarabun" w:hAnsi="Sarabun" w:eastAsia="Sarabun" w:cs="Sarabun"/>
                <w:lang w:bidi="th-TH"/>
              </w:rPr>
            </w:pPr>
            <w:r w:rsidRPr="00A64179">
              <w:rPr>
                <w:rFonts w:ascii="Sarabun" w:hAnsi="Sarabun" w:eastAsia="Sarabun" w:cs="Sarabun"/>
                <w:cs/>
                <w:lang w:bidi="th-TH"/>
              </w:rPr>
              <w:t>ประเภทแผนของใบเสนอขาย/ใบคำขอ</w:t>
            </w:r>
            <w:r w:rsidR="005A22AB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>(</w:t>
            </w:r>
            <w:r w:rsidRPr="00A64179">
              <w:rPr>
                <w:rFonts w:ascii="Sarabun" w:hAnsi="Sarabun" w:eastAsia="Sarabun" w:cs="Sarabun"/>
                <w:lang w:bidi="th-TH"/>
              </w:rPr>
              <w:t xml:space="preserve">Plan Type) </w:t>
            </w:r>
            <w:r w:rsidRPr="00A64179">
              <w:rPr>
                <w:rFonts w:ascii="Sarabun" w:hAnsi="Sarabun" w:eastAsia="Sarabun" w:cs="Sarabun"/>
                <w:cs/>
                <w:lang w:bidi="th-TH"/>
              </w:rPr>
              <w:t>ของที่เลือกต้องตรงกับประเภทแผนของใบเสนอขาย/ใบคำขอ ตัวเดิม</w:t>
            </w:r>
          </w:p>
          <w:p w:rsidRPr="00F341C0" w:rsidR="00984EAE" w:rsidP="000F0FD9" w:rsidRDefault="00675E9B" w14:paraId="778A810D" w14:textId="4D447D72">
            <w:pPr>
              <w:pStyle w:val="ListParagraph"/>
              <w:widowControl w:val="0"/>
              <w:spacing w:before="120" w:after="120" w:line="240" w:lineRule="auto"/>
              <w:ind w:left="1889"/>
              <w:rPr>
                <w:rFonts w:ascii="Sarabun" w:hAnsi="Sarabun" w:eastAsia="Sarabun" w:cs="Sarabun"/>
                <w:lang w:val="en-US" w:bidi="th-TH"/>
              </w:rPr>
            </w:pPr>
            <w:r>
              <w:rPr>
                <w:rFonts w:hint="cs" w:ascii="Sarabun" w:hAnsi="Sarabun" w:eastAsia="Sarabun" w:cs="Sarabun"/>
                <w:cs/>
                <w:lang w:bidi="th-TH"/>
              </w:rPr>
              <w:t>หากไม่เข้าเงื่อนไขดังกล่าว จะ</w:t>
            </w:r>
            <w:r w:rsidRPr="00C628C9" w:rsidR="00AB6110">
              <w:rPr>
                <w:rFonts w:hint="cs" w:ascii="Sarabun" w:hAnsi="Sarabun" w:eastAsia="Sarabun" w:cs="Sarabun"/>
                <w:cs/>
                <w:lang w:bidi="th-TH"/>
              </w:rPr>
              <w:t>ไม่</w:t>
            </w:r>
            <w:r>
              <w:rPr>
                <w:rFonts w:hint="cs" w:ascii="Sarabun" w:hAnsi="Sarabun" w:eastAsia="Sarabun" w:cs="Sarabun"/>
                <w:cs/>
                <w:lang w:bidi="th-TH"/>
              </w:rPr>
              <w:t>พบ</w:t>
            </w:r>
            <w:r w:rsidRPr="00C628C9" w:rsidR="00AB6110">
              <w:rPr>
                <w:rFonts w:ascii="Sarabun" w:hAnsi="Sarabun" w:eastAsia="Sarabun" w:cs="Sarabun"/>
                <w:cs/>
                <w:lang w:bidi="th-TH"/>
              </w:rPr>
              <w:t>เลขที่เอกสารดำเนินการเพิ่มเติม</w:t>
            </w:r>
            <w:r w:rsidRPr="00C628C9" w:rsidR="00AB6110">
              <w:rPr>
                <w:rFonts w:hint="cs" w:ascii="Sarabun" w:hAnsi="Sarabun" w:eastAsia="Sarabun" w:cs="Sarabun"/>
                <w:cs/>
                <w:lang w:bidi="th-TH"/>
              </w:rPr>
              <w:t xml:space="preserve"> </w:t>
            </w:r>
            <w:r w:rsidR="000F0FD9">
              <w:rPr>
                <w:rFonts w:hint="cs" w:ascii="Sarabun" w:hAnsi="Sarabun" w:eastAsia="Sarabun" w:cs="Sarabun"/>
                <w:cs/>
                <w:lang w:bidi="th-TH"/>
              </w:rPr>
              <w:t>โดย</w:t>
            </w:r>
            <w:r w:rsidRPr="00C628C9" w:rsidR="00AB6110">
              <w:rPr>
                <w:rFonts w:hint="cs" w:ascii="Sarabun" w:hAnsi="Sarabun" w:eastAsia="Sarabun" w:cs="Sarabun"/>
                <w:cs/>
                <w:lang w:bidi="th-TH"/>
              </w:rPr>
              <w:t>เมื่อกด</w:t>
            </w:r>
            <w:r w:rsidRPr="00C628C9" w:rsidR="00AB611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ปุ่ม </w:t>
            </w:r>
            <w:r w:rsidRPr="00C628C9" w:rsidR="00AB6110">
              <w:rPr>
                <w:rFonts w:ascii="Sarabun" w:hAnsi="Sarabun" w:eastAsia="Sarabun" w:cs="Sarabun"/>
                <w:lang w:val="en-US" w:bidi="th-TH"/>
              </w:rPr>
              <w:t>“</w:t>
            </w:r>
            <w:r w:rsidRPr="00C628C9" w:rsidR="00AB6110">
              <w:rPr>
                <w:rFonts w:ascii="Sarabun" w:hAnsi="Sarabun" w:eastAsia="Sarabun" w:cs="Sarabun"/>
                <w:cs/>
                <w:lang w:val="en-US" w:bidi="th-TH"/>
              </w:rPr>
              <w:t>ส่งใบ</w:t>
            </w:r>
            <w:r w:rsidR="00AB6110">
              <w:rPr>
                <w:rFonts w:hint="cs" w:ascii="Sarabun" w:hAnsi="Sarabun" w:eastAsia="Sarabun" w:cs="Sarabun"/>
                <w:cs/>
                <w:lang w:val="en-US" w:bidi="th-TH"/>
              </w:rPr>
              <w:t>คำขอ</w:t>
            </w:r>
            <w:r w:rsidRPr="00C628C9" w:rsidR="00AB6110">
              <w:rPr>
                <w:rFonts w:ascii="Sarabun" w:hAnsi="Sarabun" w:eastAsia="Sarabun" w:cs="Sarabun"/>
                <w:cs/>
                <w:lang w:val="en-US" w:bidi="th-TH"/>
              </w:rPr>
              <w:t>ใหม่ (ดำเนินการเพิ่มเติม)</w:t>
            </w:r>
            <w:r w:rsidRPr="00C628C9" w:rsidR="00AB6110">
              <w:rPr>
                <w:rFonts w:ascii="Sarabun" w:hAnsi="Sarabun" w:eastAsia="Sarabun" w:cs="Sarabun"/>
                <w:lang w:val="en-US" w:bidi="th-TH"/>
              </w:rPr>
              <w:t>”</w:t>
            </w:r>
            <w:r w:rsidRPr="00C628C9" w:rsidR="00AB6110">
              <w:rPr>
                <w:rFonts w:hint="cs" w:ascii="Sarabun" w:hAnsi="Sarabun" w:eastAsia="Sarabun" w:cs="Sarabun"/>
                <w:cs/>
                <w:lang w:val="en-US" w:bidi="th-TH"/>
              </w:rPr>
              <w:t xml:space="preserve"> ระบบจะ</w:t>
            </w:r>
            <w:r w:rsidRPr="00C628C9" w:rsidR="00AB6110">
              <w:rPr>
                <w:rFonts w:hint="cs" w:ascii="Sarabun" w:hAnsi="Sarabun" w:eastAsia="Sarabun" w:cs="Sarabun"/>
                <w:cs/>
                <w:lang w:bidi="th-TH"/>
              </w:rPr>
              <w:t>แสดง</w:t>
            </w:r>
            <w:r w:rsidRPr="00C628C9" w:rsidR="00AB6110">
              <w:rPr>
                <w:rFonts w:ascii="Sarabun" w:hAnsi="Sarabun" w:eastAsia="Sarabun" w:cs="Sarabun"/>
                <w:lang w:bidi="th-TH"/>
              </w:rPr>
              <w:t>ข้อความแจ้งเตือน</w:t>
            </w:r>
            <w:r w:rsidRPr="00C628C9" w:rsidR="00AB6110">
              <w:rPr>
                <w:rFonts w:hint="cs" w:ascii="Sarabun" w:hAnsi="Sarabun" w:eastAsia="Sarabun" w:cs="Sarabun"/>
                <w:cs/>
                <w:lang w:bidi="th-TH"/>
              </w:rPr>
              <w:t xml:space="preserve"> :</w:t>
            </w:r>
            <w:r w:rsidRPr="00C628C9" w:rsidR="00AB6110">
              <w:rPr>
                <w:rFonts w:ascii="Sarabun" w:hAnsi="Sarabun" w:eastAsia="Sarabun" w:cs="Sarabun"/>
                <w:lang w:bidi="th-TH"/>
              </w:rPr>
              <w:t xml:space="preserve"> </w:t>
            </w:r>
            <w:hyperlink w:history="1" r:id="rId110">
              <w:r w:rsidRPr="00C628C9" w:rsidR="00AB6110">
                <w:rPr>
                  <w:rStyle w:val="Hyperlink"/>
                  <w:rFonts w:ascii="Sarabun" w:hAnsi="Sarabun" w:cs="Sarabun"/>
                  <w:lang w:bidi="th-TH"/>
                </w:rPr>
                <w:t>MSG_</w:t>
              </w:r>
              <w:r w:rsidRPr="00C628C9" w:rsidR="00AB6110">
                <w:rPr>
                  <w:rStyle w:val="Hyperlink"/>
                  <w:rFonts w:ascii="Sarabun" w:hAnsi="Sarabun" w:cs="Sarabun"/>
                  <w:cs/>
                  <w:lang w:bidi="th-TH"/>
                </w:rPr>
                <w:t>0</w:t>
              </w:r>
              <w:r w:rsidRPr="00C628C9" w:rsidR="00AB6110">
                <w:rPr>
                  <w:rStyle w:val="Hyperlink"/>
                  <w:rFonts w:ascii="Sarabun" w:hAnsi="Sarabun" w:cs="Sarabun"/>
                  <w:lang w:val="en-US" w:bidi="th-TH"/>
                </w:rPr>
                <w:t>26</w:t>
              </w:r>
              <w:r w:rsidRPr="00C628C9" w:rsidR="00AB6110">
                <w:rPr>
                  <w:rStyle w:val="Hyperlink"/>
                  <w:rFonts w:ascii="Sarabun" w:hAnsi="Sarabun" w:cs="Sarabun"/>
                  <w:cs/>
                  <w:lang w:bidi="th-TH"/>
                </w:rPr>
                <w:t>2</w:t>
              </w:r>
            </w:hyperlink>
            <w:r w:rsidR="00AB6110">
              <w:rPr>
                <w:rFonts w:hint="cs"/>
                <w:cs/>
                <w:lang w:bidi="th-TH"/>
              </w:rPr>
              <w:t xml:space="preserve"> </w:t>
            </w:r>
          </w:p>
          <w:p w:rsidRPr="00E77653" w:rsidR="00692FB1" w:rsidRDefault="00692FB1" w14:paraId="654D1E18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sz w:val="20"/>
                <w:szCs w:val="20"/>
                <w:cs/>
                <w:lang w:val="en-US" w:bidi="th-TH"/>
              </w:rPr>
            </w:pPr>
          </w:p>
        </w:tc>
      </w:tr>
      <w:tr w:rsidRPr="006D35C6" w:rsidR="00692FB1" w14:paraId="4693154E" w14:textId="77777777">
        <w:trPr>
          <w:trHeight w:val="300"/>
        </w:trPr>
        <w:tc>
          <w:tcPr>
            <w:tcW w:w="164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692FB1" w14:paraId="3CFF0902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FFFFF" w:themeColor="background1"/>
              </w:rPr>
              <w:t>UI</w:t>
            </w:r>
          </w:p>
        </w:tc>
        <w:tc>
          <w:tcPr>
            <w:tcW w:w="8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D35C6" w:rsidR="00692FB1" w:rsidRDefault="006D35C6" w14:paraId="1F0965CC" w14:textId="68CC6A6C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  <w:hyperlink w:history="1" r:id="rId111">
              <w:r w:rsidRPr="00324F65">
                <w:rPr>
                  <w:rStyle w:val="Hyperlink"/>
                  <w:rFonts w:ascii="Sarabun" w:hAnsi="Sarabun" w:eastAsia="Sarabun" w:cs="Sarabun"/>
                  <w:lang w:val="en-US"/>
                </w:rPr>
                <w:t>Figma</w:t>
              </w:r>
            </w:hyperlink>
          </w:p>
        </w:tc>
      </w:tr>
      <w:tr w:rsidR="00692FB1" w14:paraId="158BAFAB" w14:textId="77777777">
        <w:trPr>
          <w:trHeight w:val="300"/>
        </w:trPr>
        <w:tc>
          <w:tcPr>
            <w:tcW w:w="164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692FB1" w14:paraId="13A53525" w14:textId="77777777">
            <w:pPr>
              <w:widowControl w:val="0"/>
              <w:rPr>
                <w:rFonts w:ascii="Sarabun" w:hAnsi="Sarabun" w:eastAsia="Sarabun" w:cs="Sarabun"/>
                <w:color w:val="FFFFFF" w:themeColor="background1"/>
              </w:rPr>
            </w:pPr>
            <w:r w:rsidRPr="21E94FA9">
              <w:rPr>
                <w:rFonts w:ascii="Sarabun" w:hAnsi="Sarabun" w:eastAsia="Sarabun" w:cs="Sarabun"/>
                <w:color w:val="FBFBFB"/>
                <w:sz w:val="20"/>
                <w:szCs w:val="20"/>
              </w:rPr>
              <w:t xml:space="preserve">Integration </w:t>
            </w:r>
            <w:r w:rsidRPr="21E94FA9">
              <w:rPr>
                <w:rFonts w:ascii="Sarabun" w:hAnsi="Sarabun" w:eastAsia="Sarabun" w:cs="Sarabun"/>
                <w:color w:val="FFFFFF" w:themeColor="background1"/>
              </w:rPr>
              <w:t>API</w:t>
            </w:r>
          </w:p>
        </w:tc>
        <w:tc>
          <w:tcPr>
            <w:tcW w:w="8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FB1" w:rsidRDefault="00692FB1" w14:paraId="43F47DD2" w14:textId="77777777">
            <w:pPr>
              <w:widowControl w:val="0"/>
              <w:rPr>
                <w:rFonts w:ascii="Sarabun" w:hAnsi="Sarabun" w:eastAsia="Sarabun" w:cs="Sarabun"/>
              </w:rPr>
            </w:pPr>
          </w:p>
        </w:tc>
      </w:tr>
    </w:tbl>
    <w:p w:rsidRPr="007D699A" w:rsidR="00E64B56" w:rsidP="56E5707E" w:rsidRDefault="00692FB1" w14:paraId="68D2D2D9" w14:textId="2C0016F6">
      <w:pPr>
        <w:rPr>
          <w:rFonts w:cs="Angsana New"/>
          <w:color w:val="000000" w:themeColor="text1"/>
          <w:lang w:val="en-US" w:bidi="th-TH"/>
        </w:rPr>
      </w:pPr>
      <w:r>
        <w:rPr>
          <w:rFonts w:cs="Angsana New"/>
          <w:color w:val="000000" w:themeColor="text1"/>
          <w:cs/>
          <w:lang w:bidi="th-TH"/>
        </w:rPr>
        <w:br w:type="page"/>
      </w:r>
    </w:p>
    <w:p w:rsidR="007D07A2" w:rsidP="005E58B9" w:rsidRDefault="2C0201B8" w14:paraId="64C49D57" w14:textId="77777777">
      <w:pPr>
        <w:pStyle w:val="Heading3"/>
        <w:numPr>
          <w:ilvl w:val="0"/>
          <w:numId w:val="28"/>
        </w:numPr>
        <w:rPr>
          <w:color w:val="000000"/>
        </w:rPr>
      </w:pPr>
      <w:bookmarkStart w:name="_Toc229133158" w:id="60"/>
      <w:r>
        <w:t>User Authorization Matrix (UAM)</w:t>
      </w:r>
      <w:bookmarkEnd w:id="60"/>
    </w:p>
    <w:p w:rsidR="007D07A2" w:rsidRDefault="007D07A2" w14:paraId="65D50984" w14:textId="77777777">
      <w:pPr>
        <w:rPr>
          <w:rFonts w:ascii="Sarabun" w:hAnsi="Sarabun" w:eastAsia="Sarabun" w:cs="Sarabun"/>
        </w:rPr>
      </w:pPr>
    </w:p>
    <w:p w:rsidR="007D07A2" w:rsidP="241F165A" w:rsidRDefault="2C0201B8" w14:paraId="38DAF0E9" w14:textId="77777777">
      <w:pPr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สิทธิ์การเข้าใช้งาน UAM</w:t>
      </w:r>
    </w:p>
    <w:p w:rsidR="007D07A2" w:rsidP="241F165A" w:rsidRDefault="2C0201B8" w14:paraId="4258D9F6" w14:textId="77777777">
      <w:pPr>
        <w:spacing w:before="240" w:after="240"/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** กรณี set Create, Update, Delete, Approve/ Reject = YES ระบบจะ Auto set View = Yes ตามความสามารถของระบบที่ทำได้ (Release 1)</w:t>
      </w:r>
    </w:p>
    <w:p w:rsidR="007D07A2" w:rsidP="241F165A" w:rsidRDefault="2C0201B8" w14:paraId="65AE7880" w14:textId="77777777">
      <w:pPr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** กรณี set View = No ระบบจะ Auto set Create, Update, Delete, Approve/ Reject = No ตามความสามารถของระบบที่ทำได้ (Release 1)</w:t>
      </w:r>
    </w:p>
    <w:p w:rsidR="007D07A2" w:rsidP="0EC4B7A8" w:rsidRDefault="78696B01" w14:paraId="7151A0F0" w14:textId="77777777">
      <w:pPr>
        <w:shd w:val="clear" w:color="auto" w:fill="FFFFFF" w:themeFill="background1"/>
        <w:spacing w:after="200"/>
        <w:rPr>
          <w:rFonts w:ascii="Sarabun" w:hAnsi="Sarabun" w:eastAsia="Sarabun" w:cs="Sarabun"/>
          <w:sz w:val="20"/>
          <w:szCs w:val="20"/>
          <w:highlight w:val="white"/>
          <w:lang w:val="en-US"/>
        </w:rPr>
      </w:pPr>
      <w:r w:rsidRPr="00692FB1">
        <w:rPr>
          <w:rFonts w:ascii="Sarabun" w:hAnsi="Sarabun" w:eastAsia="Sarabun" w:cs="Sarabun"/>
          <w:sz w:val="20"/>
          <w:szCs w:val="20"/>
          <w:lang w:val="en-US"/>
        </w:rPr>
        <w:t xml:space="preserve">Link :  </w:t>
      </w:r>
      <w:hyperlink r:id="rId112">
        <w:r w:rsidRPr="00692FB1">
          <w:rPr>
            <w:rFonts w:ascii="Sarabun" w:hAnsi="Sarabun" w:eastAsia="Sarabun" w:cs="Sarabun"/>
            <w:color w:val="0000EE"/>
            <w:sz w:val="20"/>
            <w:szCs w:val="20"/>
            <w:highlight w:val="white"/>
            <w:u w:val="single"/>
            <w:lang w:val="en-US"/>
          </w:rPr>
          <w:t>[ASA] User Authorization Matrix (Updated)</w:t>
        </w:r>
      </w:hyperlink>
    </w:p>
    <w:p w:rsidRPr="000B2E84" w:rsidR="007D07A2" w:rsidP="241F165A" w:rsidRDefault="007D07A2" w14:paraId="6397FA3E" w14:textId="77777777">
      <w:pPr>
        <w:shd w:val="clear" w:color="auto" w:fill="FFFFFF" w:themeFill="background1"/>
        <w:spacing w:after="200"/>
        <w:rPr>
          <w:rFonts w:ascii="Sarabun" w:hAnsi="Sarabun" w:eastAsia="Sarabun" w:cs="Sarabun"/>
          <w:sz w:val="20"/>
          <w:szCs w:val="20"/>
          <w:highlight w:val="white"/>
          <w:lang w:val="en-US"/>
        </w:rPr>
      </w:pPr>
    </w:p>
    <w:p w:rsidR="007D07A2" w:rsidP="005E58B9" w:rsidRDefault="2C0201B8" w14:paraId="5867FB75" w14:textId="77777777">
      <w:pPr>
        <w:pStyle w:val="Heading3"/>
        <w:widowControl w:val="0"/>
        <w:numPr>
          <w:ilvl w:val="0"/>
          <w:numId w:val="28"/>
        </w:numPr>
      </w:pPr>
      <w:bookmarkStart w:name="_Toc229133159" w:id="61"/>
      <w:r>
        <w:t>User Activity Log</w:t>
      </w:r>
      <w:bookmarkEnd w:id="61"/>
    </w:p>
    <w:p w:rsidR="007D07A2" w:rsidP="241F165A" w:rsidRDefault="2C0201B8" w14:paraId="282696AA" w14:textId="77777777">
      <w:pPr>
        <w:rPr>
          <w:rFonts w:ascii="Sarabun" w:hAnsi="Sarabun" w:eastAsia="Sarabun" w:cs="Sarabun"/>
        </w:rPr>
      </w:pPr>
      <w:r w:rsidRPr="6B6E20D0">
        <w:rPr>
          <w:rFonts w:ascii="Sarabun" w:hAnsi="Sarabun" w:eastAsia="Sarabun" w:cs="Sarabun"/>
        </w:rPr>
        <w:t>การเก็บประวัติการทำกิจกรรม (User Event Log)</w:t>
      </w:r>
    </w:p>
    <w:p w:rsidR="007D07A2" w:rsidP="0EC4B7A8" w:rsidRDefault="78696B01" w14:paraId="6B6EC575" w14:textId="09F6382A">
      <w:pPr>
        <w:shd w:val="clear" w:color="auto" w:fill="FFFFFF" w:themeFill="background1"/>
        <w:spacing w:after="200"/>
        <w:rPr>
          <w:rFonts w:ascii="Sarabun" w:hAnsi="Sarabun" w:eastAsia="Sarabun" w:cs="Sarabun"/>
          <w:lang w:val="en-US"/>
        </w:rPr>
      </w:pPr>
      <w:r w:rsidRPr="3070D2CA">
        <w:rPr>
          <w:rFonts w:ascii="Sarabun" w:hAnsi="Sarabun" w:eastAsia="Sarabun" w:cs="Sarabun"/>
          <w:sz w:val="20"/>
          <w:szCs w:val="20"/>
        </w:rPr>
        <w:t xml:space="preserve">Link :  </w:t>
      </w:r>
      <w:hyperlink r:id="rId113">
        <w:r w:rsidRPr="3070D2CA">
          <w:rPr>
            <w:rFonts w:ascii="Sarabun" w:hAnsi="Sarabun" w:eastAsia="Sarabun" w:cs="Sarabun"/>
            <w:color w:val="0000EE"/>
            <w:sz w:val="20"/>
            <w:szCs w:val="20"/>
            <w:u w:val="single"/>
          </w:rPr>
          <w:t>TL SMART Activity Log</w:t>
        </w:r>
      </w:hyperlink>
    </w:p>
    <w:p w:rsidR="007D07A2" w:rsidP="56E5707E" w:rsidRDefault="007D07A2" w14:paraId="59E71ABD" w14:textId="657D2E48">
      <w:pPr>
        <w:rPr>
          <w:rFonts w:ascii="Sarabun" w:hAnsi="Sarabun" w:eastAsia="Sarabun" w:cs="Sarabun"/>
        </w:rPr>
      </w:pPr>
    </w:p>
    <w:p w:rsidR="007D07A2" w:rsidP="005E58B9" w:rsidRDefault="2C0201B8" w14:paraId="11F9B1D5" w14:textId="77777777">
      <w:pPr>
        <w:pStyle w:val="Heading3"/>
        <w:numPr>
          <w:ilvl w:val="0"/>
          <w:numId w:val="28"/>
        </w:numPr>
        <w:rPr>
          <w:color w:val="000000"/>
        </w:rPr>
      </w:pPr>
      <w:bookmarkStart w:name="_Toc229133160" w:id="62"/>
      <w:r w:rsidRPr="6B6E20D0">
        <w:rPr>
          <w:color w:val="000000" w:themeColor="text1"/>
        </w:rPr>
        <w:t>Appendix</w:t>
      </w:r>
      <w:bookmarkEnd w:id="62"/>
    </w:p>
    <w:p w:rsidR="007D07A2" w:rsidRDefault="007D07A2" w14:paraId="332804CF" w14:textId="77777777">
      <w:pPr>
        <w:ind w:left="720"/>
        <w:rPr>
          <w:rFonts w:ascii="Sarabun" w:hAnsi="Sarabun" w:eastAsia="Sarabun" w:cs="Sarabun"/>
        </w:rPr>
      </w:pPr>
    </w:p>
    <w:tbl>
      <w:tblPr>
        <w:tblW w:w="9720" w:type="dxa"/>
        <w:tblInd w:w="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55"/>
        <w:gridCol w:w="3570"/>
        <w:gridCol w:w="5595"/>
      </w:tblGrid>
      <w:tr w:rsidR="007D07A2" w:rsidTr="3070D2CA" w14:paraId="03E91F5F" w14:textId="77777777">
        <w:trPr>
          <w:tblHeader/>
        </w:trPr>
        <w:tc>
          <w:tcPr>
            <w:tcW w:w="55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214D372B" w14:textId="77777777">
            <w:pPr>
              <w:widowControl w:val="0"/>
              <w:jc w:val="center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No</w:t>
            </w:r>
          </w:p>
        </w:tc>
        <w:tc>
          <w:tcPr>
            <w:tcW w:w="3570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2A4A286A" w14:textId="77777777">
            <w:pPr>
              <w:widowControl w:val="0"/>
              <w:jc w:val="center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Description</w:t>
            </w:r>
          </w:p>
        </w:tc>
        <w:tc>
          <w:tcPr>
            <w:tcW w:w="5595" w:type="dxa"/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9FD4265" w14:textId="77777777">
            <w:pPr>
              <w:widowControl w:val="0"/>
              <w:jc w:val="center"/>
              <w:rPr>
                <w:rFonts w:ascii="Sarabun" w:hAnsi="Sarabun" w:eastAsia="Sarabun" w:cs="Sarabun"/>
                <w:color w:val="FFFFFF"/>
              </w:rPr>
            </w:pPr>
            <w:r w:rsidRPr="6B6E20D0">
              <w:rPr>
                <w:rFonts w:ascii="Sarabun" w:hAnsi="Sarabun" w:eastAsia="Sarabun" w:cs="Sarabun"/>
                <w:color w:val="FFFFFF" w:themeColor="background1"/>
              </w:rPr>
              <w:t>Attach file</w:t>
            </w:r>
          </w:p>
        </w:tc>
      </w:tr>
      <w:tr w:rsidRPr="00EB1835" w:rsidR="007D07A2" w:rsidTr="3070D2CA" w14:paraId="7E20CBD4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21652A99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2E84" w:rsidR="007D07A2" w:rsidRDefault="2C0201B8" w14:paraId="411FF411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00692FB1">
              <w:rPr>
                <w:rFonts w:ascii="Sarabun" w:hAnsi="Sarabun" w:eastAsia="Sarabun" w:cs="Sarabun"/>
                <w:lang w:val="en-US"/>
              </w:rPr>
              <w:t>UI [Hand over Figma file]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0EC4B7A8" w:rsidRDefault="2C0201B8" w14:paraId="01E30AC5" w14:textId="77777777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  <w:r w:rsidRPr="00692FB1">
              <w:rPr>
                <w:rFonts w:ascii="Sarabun" w:hAnsi="Sarabun" w:eastAsia="Sarabun" w:cs="Sarabun"/>
                <w:lang w:val="en-US"/>
              </w:rPr>
              <w:t>Sprint 5: UI_Hand over file</w:t>
            </w:r>
            <w:r w:rsidRPr="00692FB1" w:rsidR="006311AD">
              <w:rPr>
                <w:lang w:val="en-US"/>
              </w:rPr>
              <w:br/>
            </w:r>
            <w:r w:rsidRPr="00692FB1">
              <w:rPr>
                <w:rFonts w:ascii="Sarabun" w:hAnsi="Sarabun" w:eastAsia="Sarabun" w:cs="Sarabun"/>
                <w:lang w:val="en-US"/>
              </w:rPr>
              <w:t>Sprint 6: UI_Hand over file</w:t>
            </w:r>
            <w:r w:rsidRPr="00692FB1" w:rsidR="006311AD">
              <w:rPr>
                <w:lang w:val="en-US"/>
              </w:rPr>
              <w:br/>
            </w:r>
            <w:r w:rsidRPr="00692FB1">
              <w:rPr>
                <w:rFonts w:ascii="Sarabun" w:hAnsi="Sarabun" w:eastAsia="Sarabun" w:cs="Sarabun"/>
                <w:lang w:val="en-US"/>
              </w:rPr>
              <w:t>Sprint 7: UI_Hand over file</w:t>
            </w:r>
          </w:p>
        </w:tc>
      </w:tr>
      <w:tr w:rsidR="007D07A2" w:rsidTr="3070D2CA" w14:paraId="3D0EC435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4B3880EC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2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51B6C6B5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Flow Diagram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6BF1F9F3" w14:textId="77777777">
            <w:pPr>
              <w:widowControl w:val="0"/>
              <w:rPr>
                <w:rFonts w:ascii="Sarabun" w:hAnsi="Sarabun" w:eastAsia="Sarabun" w:cs="Sarabun"/>
              </w:rPr>
            </w:pPr>
            <w:hyperlink w:anchor="G1s_swn9dfOy2wX_et6aIqWnex9XCKXk7h" r:id="rId114">
              <w:r w:rsidRPr="4513D033">
                <w:rPr>
                  <w:rFonts w:ascii="Sarabun" w:hAnsi="Sarabun" w:eastAsia="Sarabun" w:cs="Sarabun"/>
                  <w:color w:val="1155CC"/>
                  <w:u w:val="single"/>
                </w:rPr>
                <w:t>Business Flow Diag</w:t>
              </w:r>
            </w:hyperlink>
            <w:r w:rsidRPr="4513D033">
              <w:rPr>
                <w:rFonts w:ascii="Sarabun" w:hAnsi="Sarabun" w:eastAsia="Sarabun" w:cs="Sarabun"/>
              </w:rPr>
              <w:t>r</w:t>
            </w:r>
            <w:hyperlink w:anchor="G1s_swn9dfOy2wX_et6aIqWnex9XCKXk7h" r:id="rId115">
              <w:r w:rsidRPr="4513D033">
                <w:rPr>
                  <w:rFonts w:ascii="Sarabun" w:hAnsi="Sarabun" w:eastAsia="Sarabun" w:cs="Sarabun"/>
                  <w:color w:val="1155CC"/>
                  <w:u w:val="single"/>
                </w:rPr>
                <w:t>am</w:t>
              </w:r>
            </w:hyperlink>
          </w:p>
        </w:tc>
      </w:tr>
      <w:tr w:rsidR="007D07A2" w:rsidTr="3070D2CA" w14:paraId="40E314BF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A89F280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3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1929231F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Master Input Validation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78696B01" w14:paraId="5A35113C" w14:textId="77777777">
            <w:pPr>
              <w:widowControl w:val="0"/>
              <w:rPr>
                <w:rFonts w:ascii="Sarabun" w:hAnsi="Sarabun" w:eastAsia="Sarabun" w:cs="Sarabun"/>
              </w:rPr>
            </w:pPr>
            <w:hyperlink r:id="rId116">
              <w:r w:rsidRPr="3070D2CA">
                <w:rPr>
                  <w:rFonts w:ascii="Sarabun" w:hAnsi="Sarabun" w:eastAsia="Sarabun" w:cs="Sarabun"/>
                  <w:color w:val="0000EE"/>
                  <w:u w:val="single"/>
                </w:rPr>
                <w:t>[NASA] Master Input Validation</w:t>
              </w:r>
            </w:hyperlink>
          </w:p>
        </w:tc>
      </w:tr>
      <w:tr w:rsidR="007D07A2" w:rsidTr="3070D2CA" w14:paraId="2F7D8D1C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629FB714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4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243F7659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Message Master 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78696B01" w14:paraId="31AC0661" w14:textId="77777777">
            <w:pPr>
              <w:widowControl w:val="0"/>
              <w:rPr>
                <w:rFonts w:ascii="Sarabun" w:hAnsi="Sarabun" w:eastAsia="Sarabun" w:cs="Sarabun"/>
                <w:shd w:val="clear" w:color="auto" w:fill="CCCCCC"/>
              </w:rPr>
            </w:pPr>
            <w:hyperlink r:id="rId117">
              <w:r w:rsidRPr="3070D2CA">
                <w:rPr>
                  <w:rFonts w:ascii="Sarabun" w:hAnsi="Sarabun" w:eastAsia="Sarabun" w:cs="Sarabun"/>
                  <w:color w:val="0000EE"/>
                  <w:highlight w:val="white"/>
                  <w:u w:val="single"/>
                </w:rPr>
                <w:t>[NASA] Message Master</w:t>
              </w:r>
            </w:hyperlink>
          </w:p>
        </w:tc>
      </w:tr>
      <w:tr w:rsidRPr="00EB1835" w:rsidR="007D07A2" w:rsidTr="3070D2CA" w14:paraId="186A3579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E9B24CA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5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20DF4D60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 xml:space="preserve">สิทธิ์การเข้าใช้งาน (UAM) 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2E84" w:rsidR="007D07A2" w:rsidRDefault="2C0201B8" w14:paraId="31A8163F" w14:textId="77777777">
            <w:pPr>
              <w:widowControl w:val="0"/>
              <w:rPr>
                <w:rFonts w:ascii="Sarabun" w:hAnsi="Sarabun" w:eastAsia="Sarabun" w:cs="Sarabun"/>
                <w:lang w:val="en-US"/>
              </w:rPr>
            </w:pPr>
            <w:hyperlink w:anchor="gid=1412541733" r:id="rId118">
              <w:r w:rsidRPr="00692FB1">
                <w:rPr>
                  <w:rFonts w:ascii="Sarabun" w:hAnsi="Sarabun" w:eastAsia="Sarabun" w:cs="Sarabun"/>
                  <w:color w:val="0000EE"/>
                  <w:u w:val="single"/>
                  <w:lang w:val="en-US"/>
                </w:rPr>
                <w:t>[ASA] User Authorization Matrix (Updated)</w:t>
              </w:r>
            </w:hyperlink>
          </w:p>
        </w:tc>
      </w:tr>
      <w:tr w:rsidR="007D07A2" w:rsidTr="3070D2CA" w14:paraId="0F244EB9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D921A7B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6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241F165A" w:rsidRDefault="2C0201B8" w14:paraId="290EAB04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การเก็บประวัติการทำกิจกรรม (User Event Log)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32C37320" w14:textId="77777777">
            <w:pPr>
              <w:widowControl w:val="0"/>
              <w:rPr>
                <w:rFonts w:ascii="Sarabun" w:hAnsi="Sarabun" w:eastAsia="Sarabun" w:cs="Sarabun"/>
              </w:rPr>
            </w:pPr>
            <w:hyperlink w:anchor="gid=257118065" r:id="rId119">
              <w:r w:rsidRPr="6B6E20D0">
                <w:rPr>
                  <w:rFonts w:ascii="Sarabun" w:hAnsi="Sarabun" w:eastAsia="Sarabun" w:cs="Sarabun"/>
                  <w:color w:val="0000EE"/>
                  <w:u w:val="single"/>
                </w:rPr>
                <w:t>TL SMART Activity Log</w:t>
              </w:r>
            </w:hyperlink>
          </w:p>
        </w:tc>
      </w:tr>
      <w:tr w:rsidRPr="00BC709B" w:rsidR="007D07A2" w:rsidTr="3070D2CA" w14:paraId="4FA6BF5C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7EECB63E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7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5A185AB6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Email/SMS Template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2E84" w:rsidR="007D07A2" w:rsidRDefault="2C0201B8" w14:paraId="735CF16C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highlight w:val="white"/>
                <w:lang w:val="en-US"/>
              </w:rPr>
            </w:pPr>
            <w:hyperlink r:id="rId120">
              <w:r w:rsidRPr="00692FB1">
                <w:rPr>
                  <w:rFonts w:ascii="Sarabun" w:hAnsi="Sarabun" w:eastAsia="Sarabun" w:cs="Sarabun"/>
                  <w:color w:val="0000EE"/>
                  <w:highlight w:val="white"/>
                  <w:u w:val="single"/>
                  <w:lang w:val="en-US"/>
                </w:rPr>
                <w:t>[NASA] Email/SMS Template (None OTP)</w:t>
              </w:r>
            </w:hyperlink>
          </w:p>
        </w:tc>
      </w:tr>
      <w:tr w:rsidRPr="00BC709B" w:rsidR="007D07A2" w:rsidTr="3070D2CA" w14:paraId="0C5EA5EF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4B080177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8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0D2D124B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[TLI ASA] Master Data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2E84" w:rsidR="007D07A2" w:rsidRDefault="2C0201B8" w14:paraId="1523757B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highlight w:val="white"/>
                <w:lang w:val="en-US"/>
              </w:rPr>
            </w:pPr>
            <w:hyperlink w:anchor="gid=2131451704" r:id="rId121">
              <w:r w:rsidRPr="00692FB1">
                <w:rPr>
                  <w:rFonts w:ascii="Sarabun" w:hAnsi="Sarabun" w:eastAsia="Sarabun" w:cs="Sarabun"/>
                  <w:color w:val="0000EE"/>
                  <w:highlight w:val="white"/>
                  <w:u w:val="single"/>
                  <w:lang w:val="en-US"/>
                </w:rPr>
                <w:t>[TLI-ASA] Master Data</w:t>
              </w:r>
              <w:r w:rsidRPr="00692FB1" w:rsidR="006311AD">
                <w:rPr>
                  <w:lang w:val="en-US"/>
                </w:rPr>
                <w:br/>
              </w:r>
            </w:hyperlink>
            <w:hyperlink r:id="rId122">
              <w:r w:rsidRPr="00692FB1">
                <w:rPr>
                  <w:rFonts w:ascii="Sarabun" w:hAnsi="Sarabun" w:eastAsia="Sarabun" w:cs="Sarabun"/>
                  <w:color w:val="0000EE"/>
                  <w:highlight w:val="white"/>
                  <w:u w:val="single"/>
                  <w:lang w:val="en-US"/>
                </w:rPr>
                <w:t>[NASA] Initial Data</w:t>
              </w:r>
            </w:hyperlink>
          </w:p>
        </w:tc>
      </w:tr>
      <w:tr w:rsidRPr="00BC709B" w:rsidR="007D07A2" w:rsidTr="3070D2CA" w14:paraId="141C22D4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261088C9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9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2E84" w:rsidR="007D07A2" w:rsidRDefault="2C0201B8" w14:paraId="635C3B05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00692FB1">
              <w:rPr>
                <w:rFonts w:ascii="Sarabun" w:hAnsi="Sarabun" w:eastAsia="Sarabun" w:cs="Sarabun"/>
                <w:lang w:val="en-US"/>
              </w:rPr>
              <w:t>[NASA] BRD - Document Sharing UL V1.2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2E84" w:rsidR="007D07A2" w:rsidRDefault="2C0201B8" w14:paraId="64510AE7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highlight w:val="white"/>
                <w:lang w:val="en-US"/>
              </w:rPr>
            </w:pPr>
            <w:hyperlink w:anchor="heading=h.asgbklm19kab" r:id="rId123">
              <w:r w:rsidRPr="00692FB1">
                <w:rPr>
                  <w:rFonts w:ascii="Sarabun" w:hAnsi="Sarabun" w:eastAsia="Sarabun" w:cs="Sarabun"/>
                  <w:color w:val="0000EE"/>
                  <w:highlight w:val="white"/>
                  <w:u w:val="single"/>
                  <w:lang w:val="en-US"/>
                </w:rPr>
                <w:t>[NASA] BRD - Document Sharing UL V1.2</w:t>
              </w:r>
            </w:hyperlink>
          </w:p>
        </w:tc>
      </w:tr>
      <w:tr w:rsidRPr="00BC709B" w:rsidR="007D07A2" w:rsidTr="3070D2CA" w14:paraId="44E82FCE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1670C981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10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P="0EC4B7A8" w:rsidRDefault="2C0201B8" w14:paraId="7FEF0CF6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lang w:val="en-US"/>
              </w:rPr>
            </w:pPr>
            <w:r w:rsidRPr="00692FB1">
              <w:rPr>
                <w:rFonts w:ascii="Sarabun" w:hAnsi="Sarabun" w:eastAsia="Sarabun" w:cs="Sarabun"/>
                <w:lang w:val="en-US"/>
              </w:rPr>
              <w:t>Compare Data field : Sale Lead &amp; Quotation &amp; Application Form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2E84" w:rsidR="007D07A2" w:rsidRDefault="2C0201B8" w14:paraId="10D134ED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highlight w:val="white"/>
                <w:lang w:val="en-US"/>
              </w:rPr>
            </w:pPr>
            <w:hyperlink w:anchor="gid=0" r:id="rId124">
              <w:r w:rsidRPr="00692FB1">
                <w:rPr>
                  <w:rFonts w:ascii="Sarabun" w:hAnsi="Sarabun" w:eastAsia="Sarabun" w:cs="Sarabun"/>
                  <w:color w:val="0000EE"/>
                  <w:highlight w:val="white"/>
                  <w:u w:val="single"/>
                  <w:lang w:val="en-US"/>
                </w:rPr>
                <w:t>Compare Data field : Sale Lead &amp; Quotation &amp; Application Form</w:t>
              </w:r>
            </w:hyperlink>
          </w:p>
        </w:tc>
      </w:tr>
      <w:tr w:rsidRPr="00BC709B" w:rsidR="007D07A2" w:rsidTr="3070D2CA" w14:paraId="466E1C57" w14:textId="77777777">
        <w:tc>
          <w:tcPr>
            <w:tcW w:w="5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1A7EC529" w14:textId="77777777">
            <w:pPr>
              <w:widowControl w:val="0"/>
              <w:jc w:val="center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11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07A2" w:rsidRDefault="2C0201B8" w14:paraId="0C5E68C6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</w:rPr>
            </w:pPr>
            <w:r w:rsidRPr="6B6E20D0">
              <w:rPr>
                <w:rFonts w:ascii="Sarabun" w:hAnsi="Sarabun" w:eastAsia="Sarabun" w:cs="Sarabun"/>
              </w:rPr>
              <w:t>Technical Spec Document [SA]</w:t>
            </w:r>
          </w:p>
        </w:tc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2E84" w:rsidR="007D07A2" w:rsidRDefault="2C0201B8" w14:paraId="1CE63438" w14:textId="77777777">
            <w:pPr>
              <w:widowControl w:val="0"/>
              <w:spacing w:line="240" w:lineRule="auto"/>
              <w:rPr>
                <w:rFonts w:ascii="Sarabun" w:hAnsi="Sarabun" w:eastAsia="Sarabun" w:cs="Sarabun"/>
                <w:highlight w:val="white"/>
                <w:lang w:val="en-US"/>
              </w:rPr>
            </w:pPr>
            <w:hyperlink r:id="rId125">
              <w:r w:rsidRPr="00692FB1">
                <w:rPr>
                  <w:rFonts w:ascii="Sarabun" w:hAnsi="Sarabun" w:eastAsia="Sarabun" w:cs="Sarabun"/>
                  <w:color w:val="0000EE"/>
                  <w:highlight w:val="white"/>
                  <w:u w:val="single"/>
                  <w:lang w:val="en-US"/>
                </w:rPr>
                <w:t>NASA_R2_Selling_SA_worklogs</w:t>
              </w:r>
            </w:hyperlink>
          </w:p>
        </w:tc>
      </w:tr>
    </w:tbl>
    <w:p w:rsidRPr="000B2E84" w:rsidR="007D07A2" w:rsidP="56E5707E" w:rsidRDefault="007D07A2" w14:paraId="5D3ECC42" w14:textId="25387567">
      <w:pPr>
        <w:rPr>
          <w:rFonts w:ascii="Sarabun" w:hAnsi="Sarabun" w:eastAsia="Sarabun" w:cs="Sarabun"/>
          <w:lang w:val="en-US"/>
        </w:rPr>
      </w:pPr>
    </w:p>
    <w:sectPr w:rsidRPr="000B2E84" w:rsidR="007D07A2">
      <w:headerReference w:type="default" r:id="rId126"/>
      <w:footerReference w:type="default" r:id="rId127"/>
      <w:pgSz w:w="11906" w:h="16838" w:orient="portrait"/>
      <w:pgMar w:top="1987" w:right="720" w:bottom="720" w:left="1440" w:header="431" w:footer="431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KR" w:author="Korntip Rachai" w:date="2026-03-18T13:54:00Z" w:id="8">
    <w:p w:rsidR="00543452" w:rsidRDefault="00543452" w14:paraId="0DFAC9AF" w14:textId="36742587">
      <w:pPr>
        <w:pStyle w:val="CommentText"/>
      </w:pPr>
      <w:r>
        <w:rPr>
          <w:rStyle w:val="CommentReference"/>
        </w:rPr>
        <w:annotationRef/>
      </w:r>
      <w:r w:rsidRPr="4921E841">
        <w:t>เพิ่มรายละเอียดข้อมูลหลังจากคุย UX/UI กัน</w:t>
      </w:r>
    </w:p>
  </w:comment>
  <w:comment w:initials="PO" w:author="Pakaporn Ongartwutthiwong" w:date="2026-03-31T16:47:00Z" w:id="9">
    <w:p w:rsidR="00223DC9" w:rsidP="00223DC9" w:rsidRDefault="00223DC9" w14:paraId="65637232" w14:textId="77777777">
      <w:r>
        <w:rPr>
          <w:rStyle w:val="CommentReference"/>
        </w:rPr>
        <w:annotationRef/>
      </w:r>
      <w:r>
        <w:rPr>
          <w:color w:val="262626"/>
          <w:sz w:val="20"/>
          <w:szCs w:val="20"/>
        </w:rPr>
        <w:t xml:space="preserve">OLD CORE -  </w:t>
      </w:r>
      <w:r>
        <w:rPr>
          <w:rFonts w:hint="cs" w:cs="Angsana New"/>
          <w:color w:val="262626"/>
          <w:sz w:val="20"/>
          <w:szCs w:val="20"/>
          <w:cs/>
          <w:lang w:bidi="th-TH"/>
        </w:rPr>
        <w:t>จะยังไม่แสดงจนกว่าจะ</w:t>
      </w:r>
      <w:r>
        <w:rPr>
          <w:color w:val="262626"/>
          <w:sz w:val="20"/>
          <w:szCs w:val="20"/>
        </w:rPr>
        <w:t xml:space="preserve"> Submission </w:t>
      </w:r>
      <w:r>
        <w:rPr>
          <w:rFonts w:hint="cs" w:cs="Angsana New"/>
          <w:color w:val="262626"/>
          <w:sz w:val="20"/>
          <w:szCs w:val="20"/>
          <w:cs/>
          <w:lang w:bidi="th-TH"/>
        </w:rPr>
        <w:t>สำเร็จ</w:t>
      </w:r>
      <w:r>
        <w:rPr>
          <w:rFonts w:cs="Angsana New"/>
          <w:color w:val="262626"/>
          <w:sz w:val="20"/>
          <w:szCs w:val="20"/>
          <w:cs/>
          <w:lang w:bidi="th-TH"/>
        </w:rPr>
        <w:t xml:space="preserve"> </w:t>
      </w:r>
    </w:p>
    <w:p w:rsidR="00223DC9" w:rsidP="00223DC9" w:rsidRDefault="00223DC9" w14:paraId="3320E406" w14:textId="77777777">
      <w:r>
        <w:rPr>
          <w:color w:val="262626"/>
          <w:sz w:val="20"/>
          <w:szCs w:val="20"/>
        </w:rPr>
        <w:t xml:space="preserve">NEW CORE - </w:t>
      </w:r>
      <w:r>
        <w:rPr>
          <w:rFonts w:hint="cs" w:cs="Angsana New"/>
          <w:color w:val="262626"/>
          <w:sz w:val="20"/>
          <w:szCs w:val="20"/>
          <w:cs/>
          <w:lang w:bidi="th-TH"/>
        </w:rPr>
        <w:t>จะแสดงทันที</w:t>
      </w:r>
      <w:r>
        <w:rPr>
          <w:rFonts w:cs="Angsana New"/>
          <w:color w:val="262626"/>
          <w:sz w:val="20"/>
          <w:szCs w:val="20"/>
          <w:cs/>
          <w:lang w:bidi="th-TH"/>
        </w:rPr>
        <w:t xml:space="preserve"> </w:t>
      </w:r>
      <w:r>
        <w:rPr>
          <w:rFonts w:hint="cs" w:cs="Angsana New"/>
          <w:color w:val="262626"/>
          <w:sz w:val="20"/>
          <w:szCs w:val="20"/>
          <w:cs/>
          <w:lang w:bidi="th-TH"/>
        </w:rPr>
        <w:t>ตั้งแต่สถานะ</w:t>
      </w:r>
      <w:r>
        <w:rPr>
          <w:color w:val="262626"/>
          <w:sz w:val="20"/>
          <w:szCs w:val="20"/>
        </w:rPr>
        <w:t xml:space="preserve"> “</w:t>
      </w:r>
      <w:r>
        <w:rPr>
          <w:rFonts w:hint="cs" w:cs="Angsana New"/>
          <w:color w:val="262626"/>
          <w:sz w:val="20"/>
          <w:szCs w:val="20"/>
          <w:cs/>
          <w:lang w:bidi="th-TH"/>
        </w:rPr>
        <w:t>กำลังดำเนินการนำส่ง</w:t>
      </w:r>
      <w:r>
        <w:rPr>
          <w:rFonts w:cs="Angsana New"/>
          <w:color w:val="262626"/>
          <w:sz w:val="20"/>
          <w:szCs w:val="20"/>
          <w:cs/>
          <w:lang w:bidi="th-TH"/>
        </w:rPr>
        <w:t>”</w:t>
      </w:r>
    </w:p>
    <w:p w:rsidR="00223DC9" w:rsidP="00223DC9" w:rsidRDefault="00223DC9" w14:paraId="7D60DFD4" w14:textId="77777777"/>
  </w:comment>
  <w:comment w:initials="" w:author="Pakaporn Ongartwutthiwong" w:date="2025-08-20T07:28:00Z" w:id="10">
    <w:p w:rsidR="007D07A2" w:rsidRDefault="0096701B" w14:paraId="6519AF7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ช่องทางชำระเบี้ย แสดงชื่อตามช่องเหมือนบนใบรับเงินชั่วคราว</w:t>
      </w:r>
    </w:p>
    <w:p w:rsidR="007D07A2" w:rsidRDefault="007D07A2" w14:paraId="256C94F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7D07A2" w:rsidRDefault="006311AD" w14:paraId="519C68F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hAnsi="Arial Unicode MS" w:eastAsia="Arial Unicode MS" w:cs="Arial Unicode MS"/>
          <w:color w:val="000000"/>
        </w:rPr>
        <w:t>- QR Code ตัดบัญชีธนาคาร</w:t>
      </w:r>
    </w:p>
    <w:p w:rsidR="007D07A2" w:rsidRDefault="006311AD" w14:paraId="7873379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hAnsi="Arial Unicode MS" w:eastAsia="Arial Unicode MS" w:cs="Arial Unicode MS"/>
          <w:color w:val="000000"/>
        </w:rPr>
        <w:t>- บัตรดเครดิต</w:t>
      </w:r>
    </w:p>
  </w:comment>
  <w:comment w:initials="" w:author="Pakaporn Ongartwutthiwong" w:date="2025-08-27T10:43:00Z" w:id="11">
    <w:p w:rsidR="007D07A2" w:rsidRDefault="0096701B" w14:paraId="7727E18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กรณีได้รับสถานะชำระเบี้ยสำเร็จทันที : แสดงเวลา</w:t>
      </w:r>
    </w:p>
    <w:p w:rsidR="007D07A2" w:rsidRDefault="006311AD" w14:paraId="50051F2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hAnsi="Arial Unicode MS" w:eastAsia="Arial Unicode MS" w:cs="Arial Unicode MS"/>
          <w:color w:val="000000"/>
        </w:rPr>
        <w:t>กรณีได้รับสถานะ ภายหลัง/ข้ามวัน : ไม่แสดงเวลา</w:t>
      </w:r>
    </w:p>
  </w:comment>
  <w:comment w:initials="" w:author="Pakaporn Ongartwutthiwong" w:date="2025-09-09T08:59:00Z" w:id="12">
    <w:p w:rsidR="007D07A2" w:rsidRDefault="0096701B" w14:paraId="6F895D9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-กรณีเข้ามาจากหน้า Prospect detail ให้ back กลับไปที่หน้า Prospect detail</w:t>
      </w:r>
    </w:p>
    <w:p w:rsidR="007D07A2" w:rsidRDefault="006311AD" w14:paraId="03D8EAD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hAnsi="Arial Unicode MS" w:eastAsia="Arial Unicode MS" w:cs="Arial Unicode MS"/>
          <w:color w:val="000000"/>
        </w:rPr>
        <w:t>-กรณีเข้ามาจากหน้า Application list ให้ back กลับไปที่หน้า Application list</w:t>
      </w:r>
    </w:p>
  </w:comment>
  <w:comment w:initials="" w:author="Korntip Rachai" w:date="2025-08-25T06:26:00Z" w:id="13">
    <w:p w:rsidR="007D07A2" w:rsidRDefault="0096701B" w14:paraId="33B6D4F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เพิ่มสถานะ กรณีที่จะให้ส่งอีเมล และดูข้อมูลได้</w:t>
      </w:r>
    </w:p>
  </w:comment>
  <w:comment w:initials="" w:author="Korntip Rachai" w:date="2025-09-17T08:52:00Z" w:id="15">
    <w:p w:rsidR="007D07A2" w:rsidRDefault="0096701B" w14:paraId="0814AF7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ยังไม่ต้องกำหนดเรื่องระยะเวลาการเริ่มนับอายุของใบคำขอ, ใบเสนอขาย และใบรับเงินชั่วคราว ให้ไปทำที่ Sprint-9 Data Retention</w:t>
      </w:r>
    </w:p>
  </w:comment>
  <w:comment w:initials="" w:author="Korntip Rachai" w:date="2025-09-17T09:13:00Z" w:id="14">
    <w:p w:rsidR="007D07A2" w:rsidRDefault="0096701B" w14:paraId="1C9B663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Journey จะแสดง PDF &amp; ส่งอีเมลตลอด ไม่ระบุวัน</w:t>
      </w:r>
    </w:p>
  </w:comment>
  <w:comment w:initials="" w:author="Korntip Rachai" w:date="2025-07-21T07:30:00Z" w:id="17">
    <w:p w:rsidR="007D07A2" w:rsidRDefault="0096701B" w14:paraId="10ADB9A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เพิ่ม วันที่สร้างใบคำขอ แทนวันที่แก้ไขใบคำขอ</w:t>
      </w:r>
    </w:p>
  </w:comment>
  <w:comment w:initials="" w:author="Korntip Rachai" w:date="2025-09-08T07:51:00Z" w:id="18">
    <w:p w:rsidR="007D07A2" w:rsidRDefault="0096701B" w14:paraId="73B81BC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ปรับเงื่อนไขของ Sprint-7</w:t>
      </w:r>
    </w:p>
  </w:comment>
  <w:comment w:initials="" w:author="Korntip Rachai" w:date="2025-09-08T07:20:00Z" w:id="19">
    <w:p w:rsidR="007D07A2" w:rsidRDefault="0096701B" w14:paraId="790F630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เพิ่มวันที่หมดอายุ ใน App List ภายใต้ Lead</w:t>
      </w:r>
    </w:p>
  </w:comment>
  <w:comment w:initials="" w:author="Korntip Rachai" w:date="2025-09-08T07:50:00Z" w:id="20">
    <w:p w:rsidR="007D07A2" w:rsidRDefault="0096701B" w14:paraId="5E5728E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เพิ่มสถานะที่จะต้องแสดงวันหมดอายุ</w:t>
      </w:r>
    </w:p>
  </w:comment>
  <w:comment w:initials="" w:author="Korntip Rachai" w:date="2025-09-08T07:29:00Z" w:id="21">
    <w:p w:rsidRPr="002056C0" w:rsidR="007D07A2" w:rsidRDefault="0096701B" w14:paraId="50C947F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en-US"/>
        </w:rPr>
      </w:pPr>
      <w:r>
        <w:rPr>
          <w:rStyle w:val="CommentReference"/>
        </w:rPr>
        <w:annotationRef/>
      </w:r>
      <w:r w:rsidRPr="002056C0" w:rsidR="006311AD">
        <w:rPr>
          <w:color w:val="000000"/>
          <w:lang w:val="en-US"/>
        </w:rPr>
        <w:t>Relate condition Quotation?</w:t>
      </w:r>
    </w:p>
  </w:comment>
  <w:comment w:initials="" w:author="Korntip Rachai" w:date="2025-09-08T07:26:00Z" w:id="23">
    <w:p w:rsidRPr="002056C0" w:rsidR="007D07A2" w:rsidRDefault="0096701B" w14:paraId="54DB8A7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en-US"/>
        </w:rPr>
      </w:pPr>
      <w:r>
        <w:rPr>
          <w:rStyle w:val="CommentReference"/>
        </w:rPr>
        <w:annotationRef/>
      </w:r>
      <w:r w:rsidRPr="002056C0" w:rsidR="006311AD">
        <w:rPr>
          <w:color w:val="000000"/>
          <w:lang w:val="en-US"/>
        </w:rPr>
        <w:t>checking Quotation?</w:t>
      </w:r>
    </w:p>
  </w:comment>
  <w:comment w:initials="" w:author="Korntip Rachai" w:date="2025-09-08T07:28:00Z" w:id="22">
    <w:p w:rsidR="007D07A2" w:rsidRDefault="0096701B" w14:paraId="055C54C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หมดอายุตามใบเสนอขาย (ใบคำขอ สถานะกำลังดำเนินการ และ รอชำระเบี้ย)</w:t>
      </w:r>
    </w:p>
  </w:comment>
  <w:comment w:initials="" w:author="Korntip Rachai" w:date="2025-08-21T07:43:00Z" w:id="24">
    <w:p w:rsidRPr="002056C0" w:rsidR="007D07A2" w:rsidRDefault="0096701B" w14:paraId="422DCDD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en-US"/>
        </w:rPr>
      </w:pPr>
      <w:r>
        <w:rPr>
          <w:rStyle w:val="CommentReference"/>
        </w:rPr>
        <w:annotationRef/>
      </w:r>
      <w:r w:rsidRPr="002056C0" w:rsidR="006311AD">
        <w:rPr>
          <w:color w:val="000000"/>
          <w:lang w:val="en-US"/>
        </w:rPr>
        <w:t>To-Be Status: xxxx</w:t>
      </w:r>
    </w:p>
  </w:comment>
  <w:comment w:initials="KS" w:author="Krit Sanpasit" w:date="2025-11-10T18:51:00Z" w:id="25">
    <w:p w:rsidRPr="002056C0" w:rsidR="000D7288" w:rsidRDefault="000D7288" w14:paraId="47C72798" w14:textId="0168F42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2056C0">
        <w:rPr>
          <w:lang w:val="en-US"/>
        </w:rPr>
        <w:t>Dis Sprint-10 #NASA-5372</w:t>
      </w:r>
    </w:p>
  </w:comment>
  <w:comment w:initials="" w:author="Korntip Rachai" w:date="2025-09-17T08:51:00Z" w:id="26">
    <w:p w:rsidR="007D07A2" w:rsidRDefault="0096701B" w14:paraId="723F29C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เนื่องจาก App List ไม่ได้แยกถังเก็บข้อมูลแล้ว จะไปค้นหาย้อนหลังรวมกับ หน้าหลักได้เลย ข้อนี้ไม่ต้องมี</w:t>
      </w:r>
    </w:p>
  </w:comment>
  <w:comment w:initials="" w:author="Korntip Rachai" w:date="2025-09-04T07:23:00Z" w:id="31">
    <w:p w:rsidR="007D07A2" w:rsidRDefault="0096701B" w14:paraId="7C33256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311AD">
        <w:rPr>
          <w:rFonts w:ascii="Arial Unicode MS" w:hAnsi="Arial Unicode MS" w:eastAsia="Arial Unicode MS" w:cs="Arial Unicode MS"/>
          <w:color w:val="000000"/>
        </w:rPr>
        <w:t>คนที่ไม่มีรหัสตัวแทน จะให้แสดงอย่างไร</w:t>
      </w:r>
    </w:p>
    <w:p w:rsidR="007D07A2" w:rsidRDefault="006311AD" w14:paraId="512F373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hAnsi="Arial Unicode MS" w:eastAsia="Arial Unicode MS" w:cs="Arial Unicode MS"/>
          <w:color w:val="000000"/>
        </w:rPr>
        <w:t>1. แสดงเป็น ขีด</w:t>
      </w:r>
    </w:p>
    <w:p w:rsidR="007D07A2" w:rsidRDefault="006311AD" w14:paraId="1B66F00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hAnsi="Arial Unicode MS" w:eastAsia="Arial Unicode MS" w:cs="Arial Unicode MS"/>
          <w:color w:val="000000"/>
        </w:rPr>
        <w:t>2. แสดงเป็น 0 ทั้งหมด 8 ตัว</w:t>
      </w:r>
    </w:p>
    <w:p w:rsidR="007D07A2" w:rsidRDefault="006311AD" w14:paraId="5712563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hAnsi="Arial Unicode MS" w:eastAsia="Arial Unicode MS" w:cs="Arial Unicode MS"/>
          <w:color w:val="000000"/>
        </w:rPr>
        <w:t>3. กรณีที่ 0 มี 8 ตัวให้แสดงเป็น ขีด</w:t>
      </w:r>
    </w:p>
  </w:comment>
  <w:comment w:initials="KS" w:author="Krit Sanpasit" w:date="1900-01-01T00:00:00Z" w:id="32">
    <w:p w:rsidRPr="002056C0" w:rsidR="006E59CC" w:rsidRDefault="00F7058A" w14:paraId="1EBCAA1B" w14:textId="6EF0EB71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2056C0">
        <w:rPr>
          <w:lang w:val="en-US"/>
        </w:rPr>
        <w:t>Sprint-14</w:t>
      </w:r>
    </w:p>
  </w:comment>
  <w:comment w:initials="KS" w:author="Krit Sanpasit" w:date="2026-03-23T10:34:00Z" w:id="33">
    <w:p w:rsidRPr="002056C0" w:rsidR="006E59CC" w:rsidRDefault="00F7058A" w14:paraId="2F9F7FE3" w14:textId="50D24437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2056C0">
        <w:rPr>
          <w:lang w:val="en-US"/>
        </w:rPr>
        <w:t>move to sprint 16 or 22</w:t>
      </w:r>
    </w:p>
  </w:comment>
  <w:comment w:initials="KS" w:author="Krit Sanpasit" w:date="2026-02-16T10:52:00Z" w:id="34">
    <w:p w:rsidR="00543452" w:rsidRDefault="00543452" w14:paraId="7CD895BE" w14:textId="203CC891">
      <w:pPr>
        <w:pStyle w:val="CommentText"/>
      </w:pPr>
      <w:r>
        <w:rPr>
          <w:rStyle w:val="CommentReference"/>
        </w:rPr>
        <w:annotationRef/>
      </w:r>
      <w:r w:rsidRPr="396D0C8E">
        <w:t>คส.2-14/2561</w:t>
      </w:r>
    </w:p>
    <w:p w:rsidR="00543452" w:rsidRDefault="00543452" w14:paraId="5749DB64" w14:textId="5ABE8119">
      <w:pPr>
        <w:pStyle w:val="CommentText"/>
      </w:pPr>
      <w:r w:rsidRPr="364759B1">
        <w:t>คส.2-44/2564 [Updated]</w:t>
      </w:r>
    </w:p>
  </w:comment>
  <w:comment w:initials="KS" w:author="Krit Sanpasit" w:date="2026-01-07T16:39:00Z" w:id="35">
    <w:p w:rsidR="000D7288" w:rsidRDefault="000D7288" w14:paraId="48E75E4B" w14:textId="56C85AA8">
      <w:pPr>
        <w:pStyle w:val="CommentText"/>
      </w:pPr>
      <w:r>
        <w:rPr>
          <w:rStyle w:val="CommentReference"/>
        </w:rPr>
        <w:annotationRef/>
      </w:r>
      <w:r w:rsidRPr="48EDD40D">
        <w:t>Sprint-13</w:t>
      </w:r>
    </w:p>
  </w:comment>
  <w:comment w:initials="KR" w:author="Korntip Rachai" w:date="2026-02-03T15:05:00Z" w:id="36">
    <w:p w:rsidR="00AC7970" w:rsidRDefault="00AC7970" w14:paraId="4F4F2212" w14:textId="5B4971B4">
      <w:pPr>
        <w:pStyle w:val="CommentText"/>
      </w:pPr>
      <w:r>
        <w:rPr>
          <w:rStyle w:val="CommentReference"/>
        </w:rPr>
        <w:annotationRef/>
      </w:r>
      <w:r w:rsidRPr="458420C9">
        <w:t xml:space="preserve">ตรงนี้ค่ะ </w:t>
      </w:r>
      <w:r>
        <w:fldChar w:fldCharType="begin"/>
      </w:r>
      <w:r>
        <w:instrText xml:space="preserve"> HYPERLINK "mailto:ongsas@thailife.com"</w:instrText>
      </w:r>
      <w:bookmarkStart w:name="_@_9E1BFAD842B04476A926A2D70074BA48Z" w:id="37"/>
      <w:r>
        <w:fldChar w:fldCharType="separate"/>
      </w:r>
      <w:bookmarkEnd w:id="37"/>
      <w:r w:rsidRPr="2B586C49">
        <w:t>@Ong-Sa Swasdichira</w:t>
      </w:r>
      <w:r>
        <w:fldChar w:fldCharType="end"/>
      </w:r>
      <w:r w:rsidRPr="17F8E422">
        <w:t xml:space="preserve"> </w:t>
      </w:r>
    </w:p>
  </w:comment>
  <w:comment w:initials="KS" w:author="Krit Sanpasit" w:date="2026-01-07T16:38:00Z" w:id="38">
    <w:p w:rsidR="000D7288" w:rsidRDefault="000D7288" w14:paraId="275A5A60" w14:textId="5F1EBFF6">
      <w:pPr>
        <w:pStyle w:val="CommentText"/>
      </w:pPr>
      <w:r>
        <w:rPr>
          <w:rStyle w:val="CommentReference"/>
        </w:rPr>
        <w:annotationRef/>
      </w:r>
      <w:r w:rsidRPr="109EF610">
        <w:t>Sprint-13</w:t>
      </w:r>
    </w:p>
  </w:comment>
  <w:comment w:initials="KR" w:author="Korntip Rachai" w:date="2026-02-03T06:20:00Z" w:id="39">
    <w:p w:rsidR="0065031A" w:rsidRDefault="0065031A" w14:paraId="5000BDD0" w14:textId="76A149CD">
      <w:pPr>
        <w:pStyle w:val="CommentText"/>
      </w:pPr>
      <w:r>
        <w:rPr>
          <w:rStyle w:val="CommentReference"/>
        </w:rPr>
        <w:annotationRef/>
      </w:r>
      <w:r w:rsidRPr="3C15948E">
        <w:t>Revise Example อีกครั้ง</w:t>
      </w:r>
    </w:p>
  </w:comment>
  <w:comment w:initials="KR" w:author="Korntip Rachai" w:date="1900-01-01T00:00:00Z" w:id="41">
    <w:p w:rsidR="000D7288" w:rsidRDefault="000D7288" w14:paraId="513953AB" w14:textId="2FC33D2B">
      <w:pPr>
        <w:pStyle w:val="CommentText"/>
      </w:pPr>
      <w:r>
        <w:rPr>
          <w:rStyle w:val="CommentReference"/>
        </w:rPr>
        <w:annotationRef/>
      </w:r>
      <w:r w:rsidRPr="5E4BD3A7">
        <w:t>SPRINT-13</w:t>
      </w:r>
    </w:p>
  </w:comment>
  <w:comment w:initials="KR" w:author="Korntip Rachai" w:date="2026-03-11T15:06:00Z" w:id="42">
    <w:p w:rsidR="00543452" w:rsidRDefault="00543452" w14:paraId="48912AD2" w14:textId="276EBD0B">
      <w:pPr>
        <w:pStyle w:val="CommentText"/>
      </w:pPr>
      <w:r>
        <w:rPr>
          <w:rStyle w:val="CommentReference"/>
        </w:rPr>
        <w:annotationRef/>
      </w:r>
      <w:r w:rsidRPr="63E8591A">
        <w:t>SPRINT-15</w:t>
      </w:r>
    </w:p>
  </w:comment>
  <w:comment w:initials="KR" w:author="Korntip Rachai" w:date="2026-03-10T10:20:00Z" w:id="43">
    <w:p w:rsidR="00543452" w:rsidRDefault="00543452" w14:paraId="6688A987" w14:textId="1D3E6AA1">
      <w:pPr>
        <w:pStyle w:val="CommentText"/>
      </w:pPr>
      <w:r>
        <w:rPr>
          <w:rStyle w:val="CommentReference"/>
        </w:rPr>
        <w:annotationRef/>
      </w:r>
      <w:r w:rsidRPr="1651B3DB">
        <w:t xml:space="preserve">ทับทิม </w:t>
      </w:r>
      <w:r>
        <w:fldChar w:fldCharType="begin"/>
      </w:r>
      <w:r>
        <w:instrText xml:space="preserve"> HYPERLINK "mailto:benyathip.luen@thailife.com"</w:instrText>
      </w:r>
      <w:bookmarkStart w:name="_@_D915B7813EA64AADA580C4B8A3CB7409Z" w:id="45"/>
      <w:r>
        <w:fldChar w:fldCharType="separate"/>
      </w:r>
      <w:bookmarkEnd w:id="45"/>
      <w:r w:rsidRPr="786B81F2">
        <w:t>@Benyathip Luengyuang</w:t>
      </w:r>
      <w:r>
        <w:fldChar w:fldCharType="end"/>
      </w:r>
      <w:r w:rsidRPr="0FAC2616">
        <w:t xml:space="preserve"> </w:t>
      </w:r>
    </w:p>
  </w:comment>
  <w:comment w:initials="KR" w:author="Korntip Rachai" w:date="2026-03-11T15:29:00Z" w:id="44">
    <w:p w:rsidR="00543452" w:rsidRDefault="00543452" w14:paraId="14AA735D" w14:textId="71AC098D">
      <w:pPr>
        <w:pStyle w:val="CommentText"/>
      </w:pPr>
      <w:r>
        <w:rPr>
          <w:rStyle w:val="CommentReference"/>
        </w:rPr>
        <w:annotationRef/>
      </w:r>
      <w:r w:rsidRPr="253EF9CE">
        <w:t>เพิ่มเงื่อนไขหมดอายุกรณีเปลี่ยนแปลงข้อมูล พร้อมระบุ key field เพิ่มเติม</w:t>
      </w:r>
    </w:p>
  </w:comment>
  <w:comment w:initials="KR" w:author="Korntip Rachai" w:date="2026-01-29T14:32:00Z" w:id="46">
    <w:p w:rsidR="000D7288" w:rsidRDefault="000D7288" w14:paraId="00A126D7" w14:textId="72257F05">
      <w:pPr>
        <w:pStyle w:val="CommentText"/>
      </w:pPr>
      <w:r>
        <w:rPr>
          <w:rStyle w:val="CommentReference"/>
        </w:rPr>
        <w:annotationRef/>
      </w:r>
      <w:r w:rsidRPr="14AF765B">
        <w:t>ปรึกษาพี่เอกเพิ่มเติม</w:t>
      </w:r>
    </w:p>
  </w:comment>
  <w:comment w:initials="KR" w:author="Korntip Rachai" w:date="2026-01-29T14:35:00Z" w:id="47">
    <w:p w:rsidR="000D7288" w:rsidRDefault="000D7288" w14:paraId="1BA4B15F" w14:textId="51C80E13">
      <w:pPr>
        <w:pStyle w:val="CommentText"/>
      </w:pPr>
      <w:r>
        <w:rPr>
          <w:rStyle w:val="CommentReference"/>
        </w:rPr>
        <w:annotationRef/>
      </w:r>
      <w:r w:rsidRPr="35F03935">
        <w:t>DOPA ผ่าน แต่คนละคน / e-KYC fail ทั้ง 3 กรณี</w:t>
      </w:r>
    </w:p>
  </w:comment>
  <w:comment w:initials="KR" w:author="Korntip Rachai" w:date="2026-03-11T15:32:00Z" w:id="48">
    <w:p w:rsidR="00543452" w:rsidRDefault="00543452" w14:paraId="75E561B4" w14:textId="2E12E87B">
      <w:pPr>
        <w:pStyle w:val="CommentText"/>
      </w:pPr>
      <w:r>
        <w:rPr>
          <w:rStyle w:val="CommentReference"/>
        </w:rPr>
        <w:annotationRef/>
      </w:r>
      <w:r w:rsidRPr="434FC209">
        <w:t>ระบุเพิ่มว่า key field ไหนบ้างที่ต้องเช็ก ว่าให้หมดอายุ</w:t>
      </w:r>
    </w:p>
  </w:comment>
  <w:comment w:initials="KR" w:author="Korntip Rachai" w:date="2026-03-11T15:35:00Z" w:id="49">
    <w:p w:rsidR="00543452" w:rsidRDefault="00543452" w14:paraId="606F5B71" w14:textId="7D08E6D9">
      <w:pPr>
        <w:pStyle w:val="CommentText"/>
      </w:pPr>
      <w:r>
        <w:rPr>
          <w:rStyle w:val="CommentReference"/>
        </w:rPr>
        <w:annotationRef/>
      </w:r>
      <w:r w:rsidRPr="010CD6AC">
        <w:t>คุยเพิ่ม และ เพิ่มเติมเงื่อนไขสถานะของใบคำขอ และใบเสนอขาย //</w:t>
      </w:r>
    </w:p>
  </w:comment>
  <w:comment w:initials="KR" w:author="Korntip Rachai" w:date="1900-01-01T00:00:00Z" w:id="50">
    <w:p w:rsidR="00543452" w:rsidRDefault="00543452" w14:paraId="4E30AF66" w14:textId="797AC494">
      <w:pPr>
        <w:pStyle w:val="CommentText"/>
      </w:pPr>
      <w:r>
        <w:rPr>
          <w:rStyle w:val="CommentReference"/>
        </w:rPr>
        <w:annotationRef/>
      </w:r>
      <w:r w:rsidRPr="18B69E80">
        <w:t>SPRINT-14</w:t>
      </w:r>
    </w:p>
  </w:comment>
  <w:comment w:initials="KR" w:author="Korntip Rachai" w:date="2026-04-16T10:25:00Z" w:id="51">
    <w:p w:rsidR="004A307B" w:rsidRDefault="001B7902" w14:paraId="74F6B816" w14:textId="2517B8A4">
      <w:pPr>
        <w:pStyle w:val="CommentText"/>
      </w:pPr>
      <w:r>
        <w:rPr>
          <w:rStyle w:val="CommentReference"/>
        </w:rPr>
        <w:annotationRef/>
      </w:r>
      <w:r w:rsidRPr="0FA0A0F0">
        <w:t>move to SPRINT-16</w:t>
      </w:r>
    </w:p>
  </w:comment>
  <w:comment w:initials="KR" w:author="Korntip Rachai" w:date="2026-04-01T14:05:00Z" w:id="52">
    <w:p w:rsidR="00B54158" w:rsidRDefault="00B54158" w14:paraId="7B059477" w14:textId="34649F16">
      <w:pPr>
        <w:pStyle w:val="CommentText"/>
      </w:pPr>
      <w:r>
        <w:rPr>
          <w:rStyle w:val="CommentReference"/>
        </w:rPr>
        <w:annotationRef/>
      </w:r>
      <w:r w:rsidRPr="48C89935">
        <w:t xml:space="preserve">ระบายสีเหลือง ตรงชื่อ Transaction จะต้องปรับ Wording </w:t>
      </w:r>
    </w:p>
  </w:comment>
  <w:comment w:initials="KR" w:author="Korntip Rachai" w:date="2026-05-25T15:18:00Z" w:id="53">
    <w:p w:rsidR="00AC6168" w:rsidRDefault="00AC6168" w14:paraId="73539E4F" w14:textId="6F2121B5">
      <w:pPr>
        <w:pStyle w:val="CommentText"/>
      </w:pPr>
      <w:r>
        <w:rPr>
          <w:rStyle w:val="CommentReference"/>
        </w:rPr>
        <w:annotationRef/>
      </w:r>
      <w:r w:rsidRPr="2484D2A1">
        <w:t>ถามพี่เอกเพิ่ม</w:t>
      </w:r>
    </w:p>
  </w:comment>
  <w:comment w:initials="KR" w:author="Korntip Rachai" w:date="2026-05-26T15:49:00Z" w:id="54">
    <w:p w:rsidR="00B1217A" w:rsidRDefault="00B1217A" w14:paraId="61F177C1" w14:textId="7B3D2C94">
      <w:pPr>
        <w:pStyle w:val="CommentText"/>
      </w:pPr>
      <w:r>
        <w:rPr>
          <w:rStyle w:val="CommentReference"/>
        </w:rPr>
        <w:annotationRef/>
      </w:r>
      <w:r w:rsidRPr="2A8CE309">
        <w:t>ตอบ Spark แล้วกลับมา แต่ Spark ล่ม จะต้องดึงหน้าสำรองมาตอบแทน และตอบหน้าสำรองไม่ต้องกลับมาที่ Spark แล้ว</w:t>
      </w:r>
    </w:p>
  </w:comment>
  <w:comment w:initials="KR" w:author="Korntip Rachai" w:date="2026-05-26T15:49:00Z" w:id="55">
    <w:p w:rsidR="00B1217A" w:rsidRDefault="00B1217A" w14:paraId="3980FFE3" w14:textId="21D383B0">
      <w:pPr>
        <w:pStyle w:val="CommentText"/>
      </w:pPr>
      <w:r>
        <w:rPr>
          <w:rStyle w:val="CommentReference"/>
        </w:rPr>
        <w:annotationRef/>
      </w:r>
      <w:r w:rsidRPr="7230F885">
        <w:t>ขึ้น alert &amp; ดึงหน้าสำรอง</w:t>
      </w:r>
    </w:p>
  </w:comment>
  <w:comment w:initials="KR" w:author="Korntip Rachai" w:date="2026-05-27T16:44:00Z" w:id="56">
    <w:p w:rsidR="00576A9C" w:rsidRDefault="004A193F" w14:paraId="5C4666A0" w14:textId="7F0DC231">
      <w:pPr>
        <w:pStyle w:val="CommentText"/>
      </w:pPr>
      <w:r>
        <w:rPr>
          <w:rStyle w:val="CommentReference"/>
        </w:rPr>
        <w:annotationRef/>
      </w:r>
      <w:r w:rsidRPr="4D654A83">
        <w:t>ใส่เงื่อนไขตอนปิด Spark</w:t>
      </w:r>
    </w:p>
  </w:comment>
  <w:comment w:initials="s" w:author="Sumonta Sangpaen" w:date="2026-05-08T11:56:00Z" w:id="57">
    <w:p w:rsidR="00A80A59" w:rsidP="00A80A59" w:rsidRDefault="002028FF" w14:paraId="328D5D8E" w14:textId="77777777">
      <w:r>
        <w:rPr>
          <w:rStyle w:val="CommentReference"/>
        </w:rPr>
        <w:annotationRef/>
      </w:r>
      <w:r w:rsidR="00A80A59">
        <w:rPr>
          <w:b/>
          <w:bCs/>
          <w:color w:val="000000"/>
          <w:sz w:val="20"/>
          <w:szCs w:val="20"/>
        </w:rPr>
        <w:t xml:space="preserve">Sprint </w:t>
      </w:r>
      <w:r w:rsidR="00A80A59">
        <w:rPr>
          <w:rFonts w:cs="Angsana New"/>
          <w:b/>
          <w:bCs/>
          <w:color w:val="000000"/>
          <w:sz w:val="20"/>
          <w:szCs w:val="20"/>
          <w:cs/>
          <w:lang w:bidi="th-TH"/>
        </w:rPr>
        <w:t xml:space="preserve">18 : </w:t>
      </w:r>
      <w:r w:rsidR="00A80A59">
        <w:rPr>
          <w:rFonts w:cs="Angsana New"/>
          <w:color w:val="000000"/>
          <w:sz w:val="20"/>
          <w:szCs w:val="20"/>
          <w:cs/>
          <w:lang w:bidi="th-TH"/>
        </w:rPr>
        <w:t>[</w:t>
      </w:r>
      <w:r w:rsidR="00A80A59">
        <w:rPr>
          <w:color w:val="000000"/>
          <w:sz w:val="20"/>
          <w:szCs w:val="20"/>
        </w:rPr>
        <w:t>CR-</w:t>
      </w:r>
      <w:r w:rsidR="00A80A59">
        <w:rPr>
          <w:rFonts w:cs="Angsana New"/>
          <w:color w:val="000000"/>
          <w:sz w:val="20"/>
          <w:szCs w:val="20"/>
          <w:cs/>
          <w:lang w:bidi="th-TH"/>
        </w:rPr>
        <w:t xml:space="preserve">062] </w:t>
      </w:r>
      <w:r w:rsidR="00A80A59">
        <w:rPr>
          <w:rFonts w:hint="cs" w:cs="Angsana New"/>
          <w:color w:val="000000"/>
          <w:sz w:val="20"/>
          <w:szCs w:val="20"/>
          <w:cs/>
          <w:lang w:bidi="th-TH"/>
        </w:rPr>
        <w:t>เพิ่มปุ่มส่งข้อมูล</w:t>
      </w:r>
      <w:r w:rsidR="00A80A59">
        <w:rPr>
          <w:rFonts w:cs="Angsana New"/>
          <w:color w:val="000000"/>
          <w:sz w:val="20"/>
          <w:szCs w:val="20"/>
          <w:cs/>
          <w:lang w:bidi="th-TH"/>
        </w:rPr>
        <w:t xml:space="preserve"> </w:t>
      </w:r>
      <w:r w:rsidR="00A80A59">
        <w:rPr>
          <w:rFonts w:hint="cs" w:cs="Angsana New"/>
          <w:color w:val="000000"/>
          <w:sz w:val="20"/>
          <w:szCs w:val="20"/>
          <w:cs/>
          <w:lang w:bidi="th-TH"/>
        </w:rPr>
        <w:t>ใบเสนอขายและใบคำขอ</w:t>
      </w:r>
      <w:r w:rsidR="00A80A59">
        <w:rPr>
          <w:rFonts w:cs="Angsana New"/>
          <w:color w:val="000000"/>
          <w:sz w:val="20"/>
          <w:szCs w:val="20"/>
          <w:cs/>
          <w:lang w:bidi="th-TH"/>
        </w:rPr>
        <w:t xml:space="preserve"> </w:t>
      </w:r>
      <w:r w:rsidR="00A80A59">
        <w:rPr>
          <w:rFonts w:hint="cs" w:cs="Angsana New"/>
          <w:color w:val="000000"/>
          <w:sz w:val="20"/>
          <w:szCs w:val="20"/>
          <w:cs/>
          <w:lang w:bidi="th-TH"/>
        </w:rPr>
        <w:t>กรณีฝ่ายขายได้รับ</w:t>
      </w:r>
      <w:r w:rsidR="00A80A59">
        <w:rPr>
          <w:color w:val="000000"/>
          <w:sz w:val="20"/>
          <w:szCs w:val="20"/>
        </w:rPr>
        <w:t xml:space="preserve"> Memo </w:t>
      </w:r>
      <w:r w:rsidR="00A80A59">
        <w:rPr>
          <w:rFonts w:hint="cs" w:cs="Angsana New"/>
          <w:color w:val="000000"/>
          <w:sz w:val="20"/>
          <w:szCs w:val="20"/>
          <w:cs/>
          <w:lang w:bidi="th-TH"/>
        </w:rPr>
        <w:t>จาก</w:t>
      </w:r>
      <w:r w:rsidR="00A80A59">
        <w:rPr>
          <w:color w:val="000000"/>
          <w:sz w:val="20"/>
          <w:szCs w:val="20"/>
        </w:rPr>
        <w:t xml:space="preserve"> UW </w:t>
      </w:r>
    </w:p>
  </w:comment>
  <w:comment w:initials="SS" w:author="Sumonta Sangpaen" w:date="2026-06-17T17:29:00Z" w:id="58">
    <w:p w:rsidR="00A80A59" w:rsidP="00A80A59" w:rsidRDefault="00C93992" w14:paraId="3F8F9438" w14:textId="15D4A4B2">
      <w:r>
        <w:rPr>
          <w:rStyle w:val="CommentReference"/>
        </w:rPr>
        <w:annotationRef/>
      </w:r>
      <w:r w:rsidR="00A80A59">
        <w:rPr>
          <w:rFonts w:hint="cs" w:cs="Angsana New"/>
          <w:color w:val="000000"/>
          <w:sz w:val="20"/>
          <w:szCs w:val="20"/>
          <w:cs/>
          <w:lang w:bidi="th-TH"/>
        </w:rPr>
        <w:t>ถูกเลื่อนมา</w:t>
      </w:r>
      <w:r w:rsidR="00A80A59">
        <w:rPr>
          <w:rFonts w:cs="Angsana New"/>
          <w:color w:val="000000"/>
          <w:sz w:val="20"/>
          <w:szCs w:val="20"/>
          <w:cs/>
          <w:lang w:bidi="th-TH"/>
        </w:rPr>
        <w:t xml:space="preserve"> </w:t>
      </w:r>
      <w:r w:rsidR="00A80A59">
        <w:rPr>
          <w:b/>
          <w:bCs/>
          <w:color w:val="000000"/>
          <w:sz w:val="20"/>
          <w:szCs w:val="20"/>
        </w:rPr>
        <w:t xml:space="preserve">Sprint </w:t>
      </w:r>
      <w:r w:rsidR="00A80A59">
        <w:rPr>
          <w:rFonts w:cs="Angsana New"/>
          <w:b/>
          <w:bCs/>
          <w:color w:val="000000"/>
          <w:sz w:val="20"/>
          <w:szCs w:val="20"/>
          <w:cs/>
          <w:lang w:bidi="th-TH"/>
        </w:rPr>
        <w:t xml:space="preserve">20 </w:t>
      </w:r>
      <w:r w:rsidR="00A80A59">
        <w:rPr>
          <w:rFonts w:hint="cs" w:cs="Angsana New"/>
          <w:color w:val="000000"/>
          <w:sz w:val="20"/>
          <w:szCs w:val="20"/>
          <w:cs/>
          <w:lang w:bidi="th-TH"/>
        </w:rPr>
        <w:t>เนื่องจากรอ</w:t>
      </w:r>
      <w:r w:rsidR="00A80A59">
        <w:rPr>
          <w:color w:val="000000"/>
          <w:sz w:val="20"/>
          <w:szCs w:val="20"/>
        </w:rPr>
        <w:t xml:space="preserve"> CF API </w:t>
      </w:r>
      <w:r w:rsidR="00A80A59">
        <w:rPr>
          <w:rFonts w:hint="cs" w:cs="Angsana New"/>
          <w:color w:val="000000"/>
          <w:sz w:val="20"/>
          <w:szCs w:val="20"/>
          <w:cs/>
          <w:lang w:bidi="th-TH"/>
        </w:rPr>
        <w:t>กับทาง</w:t>
      </w:r>
      <w:r w:rsidR="00A80A59">
        <w:rPr>
          <w:color w:val="000000"/>
          <w:sz w:val="20"/>
          <w:szCs w:val="20"/>
        </w:rPr>
        <w:t xml:space="preserve"> UW</w:t>
      </w:r>
    </w:p>
    <w:p w:rsidR="00A80A59" w:rsidP="00A80A59" w:rsidRDefault="00A80A59" w14:paraId="0235FA2B" w14:textId="77777777">
      <w:r>
        <w:rPr>
          <w:rFonts w:hint="cs" w:cs="Angsana New"/>
          <w:color w:val="000000"/>
          <w:sz w:val="20"/>
          <w:szCs w:val="20"/>
          <w:cs/>
          <w:lang w:bidi="th-TH"/>
        </w:rPr>
        <w:t>ปรับเงื่อนไขเอกสาร</w:t>
      </w:r>
      <w:r>
        <w:rPr>
          <w:rFonts w:cs="Angsana New"/>
          <w:color w:val="000000"/>
          <w:sz w:val="20"/>
          <w:szCs w:val="20"/>
          <w:cs/>
          <w:lang w:bidi="th-TH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Sprint </w:t>
      </w:r>
      <w:r>
        <w:rPr>
          <w:rFonts w:cs="Angsana New"/>
          <w:b/>
          <w:bCs/>
          <w:color w:val="000000"/>
          <w:sz w:val="20"/>
          <w:szCs w:val="20"/>
          <w:cs/>
          <w:lang w:bidi="th-TH"/>
        </w:rPr>
        <w:t>20</w:t>
      </w:r>
    </w:p>
    <w:p w:rsidR="00A80A59" w:rsidP="00A80A59" w:rsidRDefault="00A80A59" w14:paraId="6BCB0495" w14:textId="77777777">
      <w:r>
        <w:rPr>
          <w:rFonts w:cs="Angsana New"/>
          <w:color w:val="000000"/>
          <w:sz w:val="20"/>
          <w:szCs w:val="20"/>
          <w:cs/>
          <w:lang w:bidi="th-TH"/>
        </w:rPr>
        <w:t xml:space="preserve">- 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เพิ่มสถานะใบเสนอขาย</w:t>
      </w:r>
      <w:r>
        <w:rPr>
          <w:color w:val="000000"/>
          <w:sz w:val="20"/>
          <w:szCs w:val="20"/>
        </w:rPr>
        <w:t xml:space="preserve">, 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ใบคำขอ</w:t>
      </w:r>
      <w:r>
        <w:rPr>
          <w:rFonts w:cs="Angsana New"/>
          <w:color w:val="000000"/>
          <w:sz w:val="20"/>
          <w:szCs w:val="20"/>
          <w:cs/>
          <w:lang w:bidi="th-TH"/>
        </w:rPr>
        <w:t xml:space="preserve"> (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รอ</w:t>
      </w:r>
      <w:r>
        <w:rPr>
          <w:color w:val="000000"/>
          <w:sz w:val="20"/>
          <w:szCs w:val="20"/>
        </w:rPr>
        <w:t xml:space="preserve"> callback 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จาก</w:t>
      </w:r>
      <w:r>
        <w:rPr>
          <w:color w:val="000000"/>
          <w:sz w:val="20"/>
          <w:szCs w:val="20"/>
        </w:rPr>
        <w:t xml:space="preserve"> InsureDoc/DocDIM)</w:t>
      </w:r>
    </w:p>
    <w:p w:rsidR="00A80A59" w:rsidP="00A80A59" w:rsidRDefault="00A80A59" w14:paraId="667BB47A" w14:textId="77777777">
      <w:r>
        <w:rPr>
          <w:rFonts w:cs="Angsana New"/>
          <w:color w:val="000000"/>
          <w:sz w:val="20"/>
          <w:szCs w:val="20"/>
          <w:cs/>
          <w:lang w:bidi="th-TH"/>
        </w:rPr>
        <w:t xml:space="preserve">- 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เพิ่ม</w:t>
      </w:r>
      <w:r>
        <w:rPr>
          <w:color w:val="000000"/>
          <w:sz w:val="20"/>
          <w:szCs w:val="20"/>
        </w:rPr>
        <w:t xml:space="preserve"> Pop-up error validate e-Memo inactive 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ที่ปุ่ม</w:t>
      </w:r>
      <w:r>
        <w:rPr>
          <w:rFonts w:cs="Angsana New"/>
          <w:color w:val="000000"/>
          <w:sz w:val="20"/>
          <w:szCs w:val="20"/>
          <w:cs/>
          <w:lang w:bidi="th-TH"/>
        </w:rPr>
        <w:t xml:space="preserve"> [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ยืนยัน</w:t>
      </w:r>
      <w:r>
        <w:rPr>
          <w:rFonts w:cs="Angsana New"/>
          <w:color w:val="000000"/>
          <w:sz w:val="20"/>
          <w:szCs w:val="20"/>
          <w:cs/>
          <w:lang w:bidi="th-TH"/>
        </w:rPr>
        <w:t>]</w:t>
      </w:r>
    </w:p>
    <w:p w:rsidR="00A80A59" w:rsidP="00A80A59" w:rsidRDefault="00A80A59" w14:paraId="2270CF21" w14:textId="77777777">
      <w:r>
        <w:rPr>
          <w:rFonts w:cs="Angsana New"/>
          <w:color w:val="000000"/>
          <w:sz w:val="20"/>
          <w:szCs w:val="20"/>
          <w:cs/>
          <w:lang w:bidi="th-TH"/>
        </w:rPr>
        <w:t xml:space="preserve">- 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เพิ่ม</w:t>
      </w:r>
      <w:r>
        <w:rPr>
          <w:color w:val="000000"/>
          <w:sz w:val="20"/>
          <w:szCs w:val="20"/>
        </w:rPr>
        <w:t xml:space="preserve"> Pop-up error validate </w:t>
      </w:r>
      <w:r>
        <w:rPr>
          <w:rFonts w:hint="cs" w:cs="Angsana New"/>
          <w:color w:val="000000"/>
          <w:sz w:val="20"/>
          <w:szCs w:val="20"/>
          <w:cs/>
          <w:lang w:bidi="th-TH"/>
        </w:rPr>
        <w:t>การดึงรายการเลขที่เอกสารดำเนินการเพิ่มเติม</w:t>
      </w:r>
      <w:r>
        <w:rPr>
          <w:rFonts w:cs="Angsana New"/>
          <w:color w:val="000000"/>
          <w:sz w:val="20"/>
          <w:szCs w:val="20"/>
          <w:cs/>
          <w:lang w:bidi="th-TH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FAC9AF" w15:done="0"/>
  <w15:commentEx w15:paraId="7D60DFD4" w15:done="0"/>
  <w15:commentEx w15:paraId="78733792" w15:done="0"/>
  <w15:commentEx w15:paraId="50051F2A" w15:done="0"/>
  <w15:commentEx w15:paraId="03D8EADD" w15:done="0"/>
  <w15:commentEx w15:paraId="33B6D4F6" w15:done="0"/>
  <w15:commentEx w15:paraId="0814AF72" w15:done="0"/>
  <w15:commentEx w15:paraId="1C9B663B" w15:done="0"/>
  <w15:commentEx w15:paraId="10ADB9A8" w15:done="0"/>
  <w15:commentEx w15:paraId="73B81BCC" w15:done="0"/>
  <w15:commentEx w15:paraId="790F6308" w15:done="0"/>
  <w15:commentEx w15:paraId="5E5728E8" w15:done="0"/>
  <w15:commentEx w15:paraId="50C947FD" w15:done="0"/>
  <w15:commentEx w15:paraId="54DB8A7A" w15:done="0"/>
  <w15:commentEx w15:paraId="055C54CC" w15:done="0"/>
  <w15:commentEx w15:paraId="422DCDDB" w15:done="0"/>
  <w15:commentEx w15:paraId="47C72798" w15:done="0"/>
  <w15:commentEx w15:paraId="723F29CA" w15:done="0"/>
  <w15:commentEx w15:paraId="57125631" w15:done="0"/>
  <w15:commentEx w15:paraId="1EBCAA1B" w15:done="0"/>
  <w15:commentEx w15:paraId="2F9F7FE3" w15:paraIdParent="1EBCAA1B" w15:done="0"/>
  <w15:commentEx w15:paraId="5749DB64" w15:done="0"/>
  <w15:commentEx w15:paraId="48E75E4B" w15:done="0"/>
  <w15:commentEx w15:paraId="4F4F2212" w15:done="0"/>
  <w15:commentEx w15:paraId="275A5A60" w15:done="0"/>
  <w15:commentEx w15:paraId="5000BDD0" w15:done="1"/>
  <w15:commentEx w15:paraId="513953AB" w15:done="0"/>
  <w15:commentEx w15:paraId="48912AD2" w15:paraIdParent="513953AB" w15:done="0"/>
  <w15:commentEx w15:paraId="6688A987" w15:done="0"/>
  <w15:commentEx w15:paraId="14AA735D" w15:done="0"/>
  <w15:commentEx w15:paraId="00A126D7" w15:done="0"/>
  <w15:commentEx w15:paraId="1BA4B15F" w15:paraIdParent="00A126D7" w15:done="0"/>
  <w15:commentEx w15:paraId="75E561B4" w15:done="0"/>
  <w15:commentEx w15:paraId="606F5B71" w15:done="0"/>
  <w15:commentEx w15:paraId="4E30AF66" w15:done="0"/>
  <w15:commentEx w15:paraId="74F6B816" w15:paraIdParent="4E30AF66" w15:done="0"/>
  <w15:commentEx w15:paraId="7B059477" w15:done="0"/>
  <w15:commentEx w15:paraId="73539E4F" w15:done="0"/>
  <w15:commentEx w15:paraId="61F177C1" w15:done="0"/>
  <w15:commentEx w15:paraId="3980FFE3" w15:paraIdParent="61F177C1" w15:done="0"/>
  <w15:commentEx w15:paraId="5C4666A0" w15:done="0"/>
  <w15:commentEx w15:paraId="328D5D8E" w15:done="0"/>
  <w15:commentEx w15:paraId="2270CF21" w15:paraIdParent="328D5D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7D755A" w16cex:dateUtc="2026-03-18T06:54:00Z"/>
  <w16cex:commentExtensible w16cex:durableId="10DFA74C" w16cex:dateUtc="2026-03-31T09:47:00Z"/>
  <w16cex:commentExtensible w16cex:durableId="217C8F23" w16cex:dateUtc="2025-11-10T11:51:00Z"/>
  <w16cex:commentExtensible w16cex:durableId="044EFF0F" w16cex:dateUtc="2026-01-07T09:41:00Z"/>
  <w16cex:commentExtensible w16cex:durableId="7348CE02" w16cex:dateUtc="2026-03-23T03:34:00Z"/>
  <w16cex:commentExtensible w16cex:durableId="4C771107" w16cex:dateUtc="2026-02-16T03:52:00Z"/>
  <w16cex:commentExtensible w16cex:durableId="068FDAAF" w16cex:dateUtc="2026-01-07T09:39:00Z"/>
  <w16cex:commentExtensible w16cex:durableId="7E6F53F8" w16cex:dateUtc="2026-02-03T08:05:00Z"/>
  <w16cex:commentExtensible w16cex:durableId="303A7063" w16cex:dateUtc="2026-01-07T09:38:00Z"/>
  <w16cex:commentExtensible w16cex:durableId="06899A77" w16cex:dateUtc="2026-02-03T07:20:00Z"/>
  <w16cex:commentExtensible w16cex:durableId="7E23AE8B" w16cex:dateUtc="2026-01-07T09:03:00Z"/>
  <w16cex:commentExtensible w16cex:durableId="5663E4A7" w16cex:dateUtc="2026-03-11T08:06:00Z"/>
  <w16cex:commentExtensible w16cex:durableId="7ECFD607" w16cex:dateUtc="2026-03-10T03:20:00Z"/>
  <w16cex:commentExtensible w16cex:durableId="52987468" w16cex:dateUtc="2026-03-11T08:29:00Z"/>
  <w16cex:commentExtensible w16cex:durableId="3FBC44C2" w16cex:dateUtc="2026-01-29T07:32:00Z"/>
  <w16cex:commentExtensible w16cex:durableId="039E553B" w16cex:dateUtc="2026-01-29T07:35:00Z"/>
  <w16cex:commentExtensible w16cex:durableId="3A381B82" w16cex:dateUtc="2026-03-11T08:32:00Z"/>
  <w16cex:commentExtensible w16cex:durableId="09C10FD0" w16cex:dateUtc="2026-03-11T08:35:00Z"/>
  <w16cex:commentExtensible w16cex:durableId="3FDAB8C5" w16cex:dateUtc="2026-01-07T09:04:00Z"/>
  <w16cex:commentExtensible w16cex:durableId="5D4ACC7E" w16cex:dateUtc="2026-04-16T03:25:00Z"/>
  <w16cex:commentExtensible w16cex:durableId="4B8EE361" w16cex:dateUtc="2026-04-01T07:05:00Z"/>
  <w16cex:commentExtensible w16cex:durableId="0197D3E2" w16cex:dateUtc="2026-05-25T08:18:00Z"/>
  <w16cex:commentExtensible w16cex:durableId="7274B7BB" w16cex:dateUtc="2026-05-26T08:49:00Z"/>
  <w16cex:commentExtensible w16cex:durableId="4CA3D723" w16cex:dateUtc="2026-05-26T08:49:00Z"/>
  <w16cex:commentExtensible w16cex:durableId="38D49104" w16cex:dateUtc="2026-05-27T09:44:00Z"/>
  <w16cex:commentExtensible w16cex:durableId="7FB5D49D" w16cex:dateUtc="2026-05-08T04:56:00Z"/>
  <w16cex:commentExtensible w16cex:durableId="638C6A65" w16cex:dateUtc="2026-06-17T10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FAC9AF" w16cid:durableId="647D755A"/>
  <w16cid:commentId w16cid:paraId="7D60DFD4" w16cid:durableId="10DFA74C"/>
  <w16cid:commentId w16cid:paraId="78733792" w16cid:durableId="79644E0F"/>
  <w16cid:commentId w16cid:paraId="50051F2A" w16cid:durableId="651BA476"/>
  <w16cid:commentId w16cid:paraId="03D8EADD" w16cid:durableId="69819254"/>
  <w16cid:commentId w16cid:paraId="33B6D4F6" w16cid:durableId="0E861575"/>
  <w16cid:commentId w16cid:paraId="0814AF72" w16cid:durableId="54526C24"/>
  <w16cid:commentId w16cid:paraId="1C9B663B" w16cid:durableId="0412596A"/>
  <w16cid:commentId w16cid:paraId="10ADB9A8" w16cid:durableId="2BFDF229"/>
  <w16cid:commentId w16cid:paraId="73B81BCC" w16cid:durableId="6E582515"/>
  <w16cid:commentId w16cid:paraId="790F6308" w16cid:durableId="4D2EDAB9"/>
  <w16cid:commentId w16cid:paraId="5E5728E8" w16cid:durableId="28D30527"/>
  <w16cid:commentId w16cid:paraId="50C947FD" w16cid:durableId="05091757"/>
  <w16cid:commentId w16cid:paraId="54DB8A7A" w16cid:durableId="1C35F543"/>
  <w16cid:commentId w16cid:paraId="055C54CC" w16cid:durableId="519FED58"/>
  <w16cid:commentId w16cid:paraId="422DCDDB" w16cid:durableId="0656D692"/>
  <w16cid:commentId w16cid:paraId="47C72798" w16cid:durableId="217C8F23"/>
  <w16cid:commentId w16cid:paraId="723F29CA" w16cid:durableId="14164149"/>
  <w16cid:commentId w16cid:paraId="57125631" w16cid:durableId="3F8166A0"/>
  <w16cid:commentId w16cid:paraId="1EBCAA1B" w16cid:durableId="044EFF0F"/>
  <w16cid:commentId w16cid:paraId="2F9F7FE3" w16cid:durableId="7348CE02"/>
  <w16cid:commentId w16cid:paraId="5749DB64" w16cid:durableId="4C771107"/>
  <w16cid:commentId w16cid:paraId="48E75E4B" w16cid:durableId="068FDAAF"/>
  <w16cid:commentId w16cid:paraId="4F4F2212" w16cid:durableId="7E6F53F8"/>
  <w16cid:commentId w16cid:paraId="275A5A60" w16cid:durableId="303A7063"/>
  <w16cid:commentId w16cid:paraId="5000BDD0" w16cid:durableId="06899A77"/>
  <w16cid:commentId w16cid:paraId="513953AB" w16cid:durableId="7E23AE8B"/>
  <w16cid:commentId w16cid:paraId="48912AD2" w16cid:durableId="5663E4A7"/>
  <w16cid:commentId w16cid:paraId="6688A987" w16cid:durableId="7ECFD607"/>
  <w16cid:commentId w16cid:paraId="14AA735D" w16cid:durableId="52987468"/>
  <w16cid:commentId w16cid:paraId="00A126D7" w16cid:durableId="3FBC44C2"/>
  <w16cid:commentId w16cid:paraId="1BA4B15F" w16cid:durableId="039E553B"/>
  <w16cid:commentId w16cid:paraId="75E561B4" w16cid:durableId="3A381B82"/>
  <w16cid:commentId w16cid:paraId="606F5B71" w16cid:durableId="09C10FD0"/>
  <w16cid:commentId w16cid:paraId="4E30AF66" w16cid:durableId="3FDAB8C5"/>
  <w16cid:commentId w16cid:paraId="74F6B816" w16cid:durableId="5D4ACC7E"/>
  <w16cid:commentId w16cid:paraId="7B059477" w16cid:durableId="4B8EE361"/>
  <w16cid:commentId w16cid:paraId="73539E4F" w16cid:durableId="0197D3E2"/>
  <w16cid:commentId w16cid:paraId="61F177C1" w16cid:durableId="7274B7BB"/>
  <w16cid:commentId w16cid:paraId="3980FFE3" w16cid:durableId="4CA3D723"/>
  <w16cid:commentId w16cid:paraId="5C4666A0" w16cid:durableId="38D49104"/>
  <w16cid:commentId w16cid:paraId="328D5D8E" w16cid:durableId="7FB5D49D"/>
  <w16cid:commentId w16cid:paraId="2270CF21" w16cid:durableId="638C6A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1560" w:rsidRDefault="00461560" w14:paraId="4034671F" w14:textId="77777777">
      <w:pPr>
        <w:spacing w:line="240" w:lineRule="auto"/>
      </w:pPr>
      <w:r>
        <w:separator/>
      </w:r>
    </w:p>
  </w:endnote>
  <w:endnote w:type="continuationSeparator" w:id="0">
    <w:p w:rsidR="00461560" w:rsidRDefault="00461560" w14:paraId="78A4399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altName w:val="Leelawadee UI"/>
    <w:charset w:val="DE"/>
    <w:family w:val="auto"/>
    <w:pitch w:val="variable"/>
    <w:sig w:usb0="21000007" w:usb1="00000001" w:usb2="00000000" w:usb3="00000000" w:csb0="00010193" w:csb1="00000000"/>
    <w:embedRegular w:fontKey="{5542424E-D8CC-4BA6-87BE-2C5433A4F476}" r:id="rId1"/>
    <w:embedBold w:fontKey="{C97E2F46-E60E-40D0-A773-63F527647AC4}" r:id="rId2"/>
    <w:embedItalic w:fontKey="{B046D31E-0C05-4CE1-9697-3544A1F7C0EF}" r:id="rId3"/>
  </w:font>
  <w:font w:name="TH Sarabun New">
    <w:altName w:val="﷽﷽﷽﷽﷽﷽﷽﷽un New"/>
    <w:charset w:val="00"/>
    <w:family w:val="swiss"/>
    <w:pitch w:val="variable"/>
    <w:sig w:usb0="A100006F" w:usb1="5000205A" w:usb2="00000000" w:usb3="00000000" w:csb0="00010183" w:csb1="00000000"/>
    <w:embedRegular w:fontKey="{3A0B2BF4-A0AC-4213-9894-BE594D2DC6DD}" r:id="rId4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w:fontKey="{60E61B2A-963A-409B-8AFF-AC8B5DC35502}" r:id="rId5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  <w:embedRegular w:fontKey="{494002F2-5CDC-4142-9086-09EC8F16D1E1}" r:id="rId6"/>
    <w:embedBold w:fontKey="{02ED5EAD-6479-4E3B-882B-81EDC9B70218}" r:id="rId7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  <w:embedRegular w:fontKey="{93C9BA93-F2D0-46E6-8994-536CBC981092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1D01CF2-4069-4B56-9348-3D5592199BFE}" r:id="rId9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E070FCF-3B73-4E19-BE56-D27F993156C7}" r:id="rId1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07A2" w:rsidRDefault="6B6E20D0" w14:paraId="70A6B9C0" w14:textId="21717A99">
    <w:pPr>
      <w:jc w:val="right"/>
      <w:rPr>
        <w:rFonts w:ascii="Sarabun" w:hAnsi="Sarabun" w:eastAsia="Sarabun" w:cs="Sarabun"/>
        <w:color w:val="999999"/>
        <w:sz w:val="18"/>
        <w:szCs w:val="18"/>
      </w:rPr>
    </w:pPr>
    <w:r w:rsidRPr="6B6E20D0">
      <w:rPr>
        <w:rFonts w:ascii="Sarabun" w:hAnsi="Sarabun" w:eastAsia="Sarabun" w:cs="Sarabun"/>
        <w:color w:val="999999"/>
        <w:sz w:val="18"/>
        <w:szCs w:val="18"/>
      </w:rPr>
      <w:t xml:space="preserve">Page </w:t>
    </w:r>
    <w:r w:rsidRPr="4513D033" w:rsidR="006311AD">
      <w:rPr>
        <w:rFonts w:ascii="Sarabun" w:hAnsi="Sarabun" w:eastAsia="Sarabun" w:cs="Angsana New"/>
        <w:color w:val="999999"/>
        <w:sz w:val="18"/>
        <w:szCs w:val="18"/>
      </w:rPr>
      <w:fldChar w:fldCharType="begin"/>
    </w:r>
    <w:r w:rsidRPr="6B6E20D0" w:rsidR="006311AD">
      <w:rPr>
        <w:rFonts w:ascii="Sarabun" w:hAnsi="Sarabun" w:eastAsia="Sarabun" w:cs="Sarabun"/>
        <w:color w:val="999999"/>
        <w:sz w:val="18"/>
        <w:szCs w:val="18"/>
      </w:rPr>
      <w:instrText>PAGE</w:instrText>
    </w:r>
    <w:r w:rsidRPr="4513D033" w:rsidR="006311AD">
      <w:rPr>
        <w:rFonts w:ascii="Sarabun" w:hAnsi="Sarabun" w:eastAsia="Sarabun" w:cs="Sarabun"/>
        <w:color w:val="999999"/>
        <w:sz w:val="18"/>
        <w:szCs w:val="18"/>
      </w:rPr>
      <w:fldChar w:fldCharType="separate"/>
    </w:r>
    <w:r w:rsidR="00566A56">
      <w:rPr>
        <w:rFonts w:ascii="Sarabun" w:hAnsi="Sarabun" w:eastAsia="Sarabun" w:cs="Angsana New"/>
        <w:color w:val="999999"/>
        <w:sz w:val="18"/>
        <w:szCs w:val="18"/>
        <w:cs/>
        <w:lang w:bidi="th-TH"/>
      </w:rPr>
      <w:t>2</w:t>
    </w:r>
    <w:r w:rsidRPr="4513D033" w:rsidR="006311AD">
      <w:rPr>
        <w:rFonts w:ascii="Sarabun" w:hAnsi="Sarabun" w:eastAsia="Sarabun" w:cs="Angsana New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1560" w:rsidRDefault="00461560" w14:paraId="3DC16B35" w14:textId="77777777">
      <w:pPr>
        <w:spacing w:line="240" w:lineRule="auto"/>
      </w:pPr>
      <w:r>
        <w:separator/>
      </w:r>
    </w:p>
  </w:footnote>
  <w:footnote w:type="continuationSeparator" w:id="0">
    <w:p w:rsidR="00461560" w:rsidRDefault="00461560" w14:paraId="22912F7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07A2" w:rsidRDefault="6B6E20D0" w14:paraId="51EFF1DF" w14:textId="77777777">
    <w:pPr>
      <w:jc w:val="right"/>
      <w:rPr>
        <w:rFonts w:ascii="Sarabun" w:hAnsi="Sarabun" w:eastAsia="Sarabun" w:cs="Sarabun"/>
      </w:rPr>
    </w:pPr>
    <w:r w:rsidRPr="6B6E20D0">
      <w:rPr>
        <w:rFonts w:ascii="Sarabun" w:hAnsi="Sarabun" w:eastAsia="Sarabun" w:cs="Sarabun"/>
        <w:color w:val="999999"/>
        <w:sz w:val="18"/>
        <w:szCs w:val="18"/>
      </w:rPr>
      <w:t>Business Requirement</w:t>
    </w:r>
  </w:p>
  <w:p w:rsidR="007D07A2" w:rsidRDefault="007D07A2" w14:paraId="7D1ECA81" w14:textId="77777777">
    <w:pPr>
      <w:spacing w:after="200" w:line="240" w:lineRule="auto"/>
      <w:rPr>
        <w:rFonts w:ascii="Sarabun" w:hAnsi="Sarabun" w:eastAsia="Sarabun" w:cs="Sarabun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eaa37KLEW3lx9" int2:id="3r6gRXL7">
      <int2:state int2:value="Rejected" int2:type="spell"/>
    </int2:textHash>
    <int2:textHash int2:hashCode="pcVZdJyinSJYqj" int2:id="4QMnhrbI">
      <int2:state int2:value="Rejected" int2:type="spell"/>
    </int2:textHash>
    <int2:textHash int2:hashCode="MQ7E5iE7E09sKB" int2:id="4v7EtjGY">
      <int2:state int2:value="Rejected" int2:type="spell"/>
    </int2:textHash>
    <int2:textHash int2:hashCode="IBgvvBBxbrGX6h" int2:id="5v5Dgkdd">
      <int2:state int2:value="Rejected" int2:type="spell"/>
    </int2:textHash>
    <int2:textHash int2:hashCode="TIICoTIvjVKzey" int2:id="9j5BDZVs">
      <int2:state int2:value="Rejected" int2:type="spell"/>
    </int2:textHash>
    <int2:textHash int2:hashCode="FbYXiJ8Wx05FMO" int2:id="BgelrQDq">
      <int2:state int2:value="Rejected" int2:type="spell"/>
    </int2:textHash>
    <int2:textHash int2:hashCode="MFBH6W7AiQIWYO" int2:id="GXiuzTqR">
      <int2:state int2:value="Rejected" int2:type="spell"/>
    </int2:textHash>
    <int2:textHash int2:hashCode="JXvQHSS4xTowGu" int2:id="K5I8DKPK">
      <int2:state int2:value="Rejected" int2:type="spell"/>
    </int2:textHash>
    <int2:textHash int2:hashCode="JIogti77qPQwPH" int2:id="MVZ6pVwG">
      <int2:state int2:value="Rejected" int2:type="spell"/>
    </int2:textHash>
    <int2:textHash int2:hashCode="ooYHUEPULc3OjW" int2:id="PcKItyNR">
      <int2:state int2:value="Rejected" int2:type="spell"/>
    </int2:textHash>
    <int2:textHash int2:hashCode="ULZGwle3mNQJai" int2:id="TEgo0tNm">
      <int2:state int2:value="Rejected" int2:type="spell"/>
    </int2:textHash>
    <int2:textHash int2:hashCode="o4pWQf9FIMU6nK" int2:id="U2kiix7F">
      <int2:state int2:value="Rejected" int2:type="spell"/>
    </int2:textHash>
    <int2:textHash int2:hashCode="0gBcwgbMv97fK+" int2:id="W9hYxGZJ">
      <int2:state int2:value="Rejected" int2:type="spell"/>
    </int2:textHash>
    <int2:textHash int2:hashCode="QcSLVfqRZOEjzH" int2:id="WfibiAvF">
      <int2:state int2:value="Rejected" int2:type="spell"/>
    </int2:textHash>
    <int2:textHash int2:hashCode="iPjlrfr+h5OMp2" int2:id="bEtdNr5j">
      <int2:state int2:value="Rejected" int2:type="spell"/>
    </int2:textHash>
    <int2:textHash int2:hashCode="UGrgxJ11u/CgLH" int2:id="cNemoww7">
      <int2:state int2:value="Rejected" int2:type="spell"/>
    </int2:textHash>
    <int2:textHash int2:hashCode="6GJWsnh+5/8MM9" int2:id="eCRlDlN1">
      <int2:state int2:value="Rejected" int2:type="spell"/>
    </int2:textHash>
    <int2:textHash int2:hashCode="YMmcJKD3EdHvbx" int2:id="ln4ZwSP6">
      <int2:state int2:value="Rejected" int2:type="spell"/>
    </int2:textHash>
    <int2:textHash int2:hashCode="VL4g3Tdc7N2LrY" int2:id="p8iV0Jzb">
      <int2:state int2:value="Rejected" int2:type="spell"/>
    </int2:textHash>
    <int2:textHash int2:hashCode="bCK/y3Zr5zAh+/" int2:id="t5bX7hST">
      <int2:state int2:value="Rejected" int2:type="spell"/>
    </int2:textHash>
    <int2:textHash int2:hashCode="DtV9jOiLzWXFS8" int2:id="zwieg31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F8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E64E2A"/>
    <w:multiLevelType w:val="hybridMultilevel"/>
    <w:tmpl w:val="5B1232B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" w15:restartNumberingAfterBreak="0">
    <w:nsid w:val="042F1CD8"/>
    <w:multiLevelType w:val="hybridMultilevel"/>
    <w:tmpl w:val="994456BC"/>
    <w:lvl w:ilvl="0" w:tplc="04090001">
      <w:start w:val="1"/>
      <w:numFmt w:val="bullet"/>
      <w:lvlText w:val=""/>
      <w:lvlJc w:val="left"/>
      <w:pPr>
        <w:ind w:left="392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46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3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60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8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5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82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9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685" w:hanging="360"/>
      </w:pPr>
      <w:rPr>
        <w:rFonts w:hint="default" w:ascii="Wingdings" w:hAnsi="Wingdings"/>
      </w:rPr>
    </w:lvl>
  </w:abstractNum>
  <w:abstractNum w:abstractNumId="3" w15:restartNumberingAfterBreak="0">
    <w:nsid w:val="047E0D1C"/>
    <w:multiLevelType w:val="multilevel"/>
    <w:tmpl w:val="AA4A60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8A6F10"/>
    <w:multiLevelType w:val="hybridMultilevel"/>
    <w:tmpl w:val="14F2EAAA"/>
    <w:lvl w:ilvl="0" w:tplc="04090001">
      <w:start w:val="1"/>
      <w:numFmt w:val="bullet"/>
      <w:lvlText w:val=""/>
      <w:lvlJc w:val="left"/>
      <w:pPr>
        <w:ind w:left="336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408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480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52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24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96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68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40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122" w:hanging="360"/>
      </w:pPr>
      <w:rPr>
        <w:rFonts w:hint="default" w:ascii="Wingdings" w:hAnsi="Wingdings"/>
      </w:rPr>
    </w:lvl>
  </w:abstractNum>
  <w:abstractNum w:abstractNumId="5" w15:restartNumberingAfterBreak="0">
    <w:nsid w:val="08317B0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015796"/>
    <w:multiLevelType w:val="multilevel"/>
    <w:tmpl w:val="8180A00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0CA433B2"/>
    <w:multiLevelType w:val="hybridMultilevel"/>
    <w:tmpl w:val="8BEAF6F2"/>
    <w:lvl w:ilvl="0" w:tplc="60E0060A">
      <w:start w:val="1"/>
      <w:numFmt w:val="bullet"/>
      <w:lvlText w:val=""/>
      <w:lvlJc w:val="left"/>
      <w:pPr>
        <w:ind w:left="1889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5">
      <w:start w:val="1"/>
      <w:numFmt w:val="bullet"/>
      <w:lvlText w:val=""/>
      <w:lvlJc w:val="left"/>
      <w:pPr>
        <w:ind w:left="332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4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6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8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0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2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49" w:hanging="360"/>
      </w:pPr>
      <w:rPr>
        <w:rFonts w:hint="default" w:ascii="Wingdings" w:hAnsi="Wingdings"/>
      </w:rPr>
    </w:lvl>
  </w:abstractNum>
  <w:abstractNum w:abstractNumId="8" w15:restartNumberingAfterBreak="0">
    <w:nsid w:val="0CAB2291"/>
    <w:multiLevelType w:val="multilevel"/>
    <w:tmpl w:val="8180A00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0E6D1743"/>
    <w:multiLevelType w:val="multilevel"/>
    <w:tmpl w:val="FFFFFFFF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0E742669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3265F43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3E45117"/>
    <w:multiLevelType w:val="hybridMultilevel"/>
    <w:tmpl w:val="FBDA61C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6532C50"/>
    <w:multiLevelType w:val="multilevel"/>
    <w:tmpl w:val="FFFFFFFF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16AC6E1D"/>
    <w:multiLevelType w:val="multilevel"/>
    <w:tmpl w:val="8180A00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1B5A0F67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 w15:restartNumberingAfterBreak="0">
    <w:nsid w:val="1D67F466"/>
    <w:multiLevelType w:val="hybridMultilevel"/>
    <w:tmpl w:val="60AC019C"/>
    <w:lvl w:ilvl="0" w:tplc="11E6FCAA">
      <w:start w:val="1"/>
      <w:numFmt w:val="decimal"/>
      <w:lvlText w:val="%1."/>
      <w:lvlJc w:val="left"/>
      <w:pPr>
        <w:ind w:left="720" w:hanging="360"/>
      </w:pPr>
    </w:lvl>
    <w:lvl w:ilvl="1" w:tplc="8B3E684A">
      <w:start w:val="1"/>
      <w:numFmt w:val="lowerLetter"/>
      <w:lvlText w:val="%2."/>
      <w:lvlJc w:val="left"/>
      <w:pPr>
        <w:ind w:left="1440" w:hanging="360"/>
      </w:pPr>
    </w:lvl>
    <w:lvl w:ilvl="2" w:tplc="69F41556">
      <w:start w:val="1"/>
      <w:numFmt w:val="lowerRoman"/>
      <w:lvlText w:val="%3."/>
      <w:lvlJc w:val="right"/>
      <w:pPr>
        <w:ind w:left="2160" w:hanging="180"/>
      </w:pPr>
    </w:lvl>
    <w:lvl w:ilvl="3" w:tplc="D744F5E0">
      <w:start w:val="1"/>
      <w:numFmt w:val="decimal"/>
      <w:lvlText w:val="%4."/>
      <w:lvlJc w:val="left"/>
      <w:pPr>
        <w:ind w:left="2880" w:hanging="360"/>
      </w:pPr>
    </w:lvl>
    <w:lvl w:ilvl="4" w:tplc="4E1E5748">
      <w:start w:val="1"/>
      <w:numFmt w:val="lowerLetter"/>
      <w:lvlText w:val="%5."/>
      <w:lvlJc w:val="left"/>
      <w:pPr>
        <w:ind w:left="3600" w:hanging="360"/>
      </w:pPr>
    </w:lvl>
    <w:lvl w:ilvl="5" w:tplc="E9982738">
      <w:start w:val="1"/>
      <w:numFmt w:val="lowerRoman"/>
      <w:lvlText w:val="%6."/>
      <w:lvlJc w:val="right"/>
      <w:pPr>
        <w:ind w:left="4320" w:hanging="180"/>
      </w:pPr>
    </w:lvl>
    <w:lvl w:ilvl="6" w:tplc="D4429AA0">
      <w:start w:val="1"/>
      <w:numFmt w:val="decimal"/>
      <w:lvlText w:val="%7."/>
      <w:lvlJc w:val="left"/>
      <w:pPr>
        <w:ind w:left="5040" w:hanging="360"/>
      </w:pPr>
    </w:lvl>
    <w:lvl w:ilvl="7" w:tplc="749C1FD4">
      <w:start w:val="1"/>
      <w:numFmt w:val="lowerLetter"/>
      <w:lvlText w:val="%8."/>
      <w:lvlJc w:val="left"/>
      <w:pPr>
        <w:ind w:left="5760" w:hanging="360"/>
      </w:pPr>
    </w:lvl>
    <w:lvl w:ilvl="8" w:tplc="4EEA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6F1068"/>
    <w:multiLevelType w:val="multilevel"/>
    <w:tmpl w:val="8180A00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8" w15:restartNumberingAfterBreak="0">
    <w:nsid w:val="207C6F61"/>
    <w:multiLevelType w:val="hybridMultilevel"/>
    <w:tmpl w:val="CE80B976"/>
    <w:lvl w:ilvl="0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3" w:tplc="FFFFFFFF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9" w15:restartNumberingAfterBreak="0">
    <w:nsid w:val="23BA3E9F"/>
    <w:multiLevelType w:val="hybridMultilevel"/>
    <w:tmpl w:val="2570AB9E"/>
    <w:lvl w:ilvl="0" w:tplc="0409000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hint="default" w:ascii="Wingdings" w:hAnsi="Wingdings"/>
      </w:rPr>
    </w:lvl>
  </w:abstractNum>
  <w:abstractNum w:abstractNumId="20" w15:restartNumberingAfterBreak="0">
    <w:nsid w:val="253E7B66"/>
    <w:multiLevelType w:val="hybridMultilevel"/>
    <w:tmpl w:val="E07A4BE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282F5553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18337DA"/>
    <w:multiLevelType w:val="hybridMultilevel"/>
    <w:tmpl w:val="6CD4698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328734D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3A870A8"/>
    <w:multiLevelType w:val="hybridMultilevel"/>
    <w:tmpl w:val="6BE4683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42A6F88"/>
    <w:multiLevelType w:val="multilevel"/>
    <w:tmpl w:val="DB7A6860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6" w15:restartNumberingAfterBreak="0">
    <w:nsid w:val="3C9012E8"/>
    <w:multiLevelType w:val="hybridMultilevel"/>
    <w:tmpl w:val="DE804F7A"/>
    <w:lvl w:ilvl="0" w:tplc="04090001">
      <w:start w:val="1"/>
      <w:numFmt w:val="bullet"/>
      <w:lvlText w:val=""/>
      <w:lvlJc w:val="left"/>
      <w:pPr>
        <w:ind w:left="188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09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332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4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69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48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0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29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649" w:hanging="360"/>
      </w:pPr>
      <w:rPr>
        <w:rFonts w:hint="default" w:ascii="Wingdings" w:hAnsi="Wingdings"/>
      </w:rPr>
    </w:lvl>
  </w:abstractNum>
  <w:abstractNum w:abstractNumId="27" w15:restartNumberingAfterBreak="0">
    <w:nsid w:val="3D616EB1"/>
    <w:multiLevelType w:val="hybridMultilevel"/>
    <w:tmpl w:val="7A161B8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3EB31169"/>
    <w:multiLevelType w:val="multilevel"/>
    <w:tmpl w:val="FFFFFFFF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420B69D8"/>
    <w:multiLevelType w:val="multilevel"/>
    <w:tmpl w:val="65060E7E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 w15:restartNumberingAfterBreak="0">
    <w:nsid w:val="437B7663"/>
    <w:multiLevelType w:val="multilevel"/>
    <w:tmpl w:val="00A28648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u w:val="none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  <w:color w:val="auto"/>
        <w:lang w:bidi="ar-SA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  <w:color w:val="auto"/>
        <w:u w:val="none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u w:val="none"/>
        <w:lang w:val="en-US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u w:val="none"/>
      </w:rPr>
    </w:lvl>
  </w:abstractNum>
  <w:abstractNum w:abstractNumId="31" w15:restartNumberingAfterBreak="0">
    <w:nsid w:val="445C3E4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5F40816"/>
    <w:multiLevelType w:val="hybridMultilevel"/>
    <w:tmpl w:val="FFFFFFFF"/>
    <w:lvl w:ilvl="0" w:tplc="076E518E">
      <w:start w:val="1"/>
      <w:numFmt w:val="decimal"/>
      <w:lvlText w:val="%1."/>
      <w:lvlJc w:val="left"/>
      <w:pPr>
        <w:ind w:left="720" w:hanging="360"/>
      </w:pPr>
    </w:lvl>
    <w:lvl w:ilvl="1" w:tplc="2CC601BE">
      <w:start w:val="1"/>
      <w:numFmt w:val="lowerLetter"/>
      <w:lvlText w:val="%2."/>
      <w:lvlJc w:val="left"/>
      <w:pPr>
        <w:ind w:left="1440" w:hanging="360"/>
      </w:pPr>
    </w:lvl>
    <w:lvl w:ilvl="2" w:tplc="2822165E">
      <w:start w:val="1"/>
      <w:numFmt w:val="lowerRoman"/>
      <w:lvlText w:val="%3."/>
      <w:lvlJc w:val="right"/>
      <w:pPr>
        <w:ind w:left="2160" w:hanging="180"/>
      </w:pPr>
    </w:lvl>
    <w:lvl w:ilvl="3" w:tplc="95926F6E">
      <w:start w:val="1"/>
      <w:numFmt w:val="decimal"/>
      <w:lvlText w:val="%4."/>
      <w:lvlJc w:val="left"/>
      <w:pPr>
        <w:ind w:left="2880" w:hanging="360"/>
      </w:pPr>
    </w:lvl>
    <w:lvl w:ilvl="4" w:tplc="33EAFE3C">
      <w:start w:val="1"/>
      <w:numFmt w:val="lowerLetter"/>
      <w:lvlText w:val="%5."/>
      <w:lvlJc w:val="left"/>
      <w:pPr>
        <w:ind w:left="3600" w:hanging="360"/>
      </w:pPr>
    </w:lvl>
    <w:lvl w:ilvl="5" w:tplc="CF266C86">
      <w:start w:val="1"/>
      <w:numFmt w:val="lowerRoman"/>
      <w:lvlText w:val="%6."/>
      <w:lvlJc w:val="right"/>
      <w:pPr>
        <w:ind w:left="4320" w:hanging="180"/>
      </w:pPr>
    </w:lvl>
    <w:lvl w:ilvl="6" w:tplc="C7549916">
      <w:start w:val="1"/>
      <w:numFmt w:val="decimal"/>
      <w:lvlText w:val="%7."/>
      <w:lvlJc w:val="left"/>
      <w:pPr>
        <w:ind w:left="5040" w:hanging="360"/>
      </w:pPr>
    </w:lvl>
    <w:lvl w:ilvl="7" w:tplc="6F78DF3E">
      <w:start w:val="1"/>
      <w:numFmt w:val="lowerLetter"/>
      <w:lvlText w:val="%8."/>
      <w:lvlJc w:val="left"/>
      <w:pPr>
        <w:ind w:left="5760" w:hanging="360"/>
      </w:pPr>
    </w:lvl>
    <w:lvl w:ilvl="8" w:tplc="F612A6B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AD1F2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48BF07F3"/>
    <w:multiLevelType w:val="multilevel"/>
    <w:tmpl w:val="FFFFFFFF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48FD6153"/>
    <w:multiLevelType w:val="multilevel"/>
    <w:tmpl w:val="C2908068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6" w15:restartNumberingAfterBreak="0">
    <w:nsid w:val="4CED5C0D"/>
    <w:multiLevelType w:val="multilevel"/>
    <w:tmpl w:val="00A28648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u w:val="none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  <w:color w:val="auto"/>
        <w:lang w:bidi="ar-SA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  <w:color w:val="auto"/>
        <w:u w:val="none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u w:val="none"/>
        <w:lang w:val="en-US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u w:val="none"/>
      </w:rPr>
    </w:lvl>
  </w:abstractNum>
  <w:abstractNum w:abstractNumId="37" w15:restartNumberingAfterBreak="0">
    <w:nsid w:val="4D1F67CE"/>
    <w:multiLevelType w:val="hybridMultilevel"/>
    <w:tmpl w:val="323A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4D876CA1"/>
    <w:multiLevelType w:val="multilevel"/>
    <w:tmpl w:val="DB7A6860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9" w15:restartNumberingAfterBreak="0">
    <w:nsid w:val="4F617F3C"/>
    <w:multiLevelType w:val="hybridMultilevel"/>
    <w:tmpl w:val="FF22677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0" w15:restartNumberingAfterBreak="0">
    <w:nsid w:val="50782B94"/>
    <w:multiLevelType w:val="hybridMultilevel"/>
    <w:tmpl w:val="FFFFFFFF"/>
    <w:lvl w:ilvl="0" w:tplc="91D4FDBC">
      <w:start w:val="1"/>
      <w:numFmt w:val="decimal"/>
      <w:lvlText w:val="%1."/>
      <w:lvlJc w:val="left"/>
      <w:pPr>
        <w:ind w:left="1080" w:hanging="360"/>
      </w:pPr>
    </w:lvl>
    <w:lvl w:ilvl="1" w:tplc="CE86925A">
      <w:start w:val="1"/>
      <w:numFmt w:val="lowerLetter"/>
      <w:lvlText w:val="%2."/>
      <w:lvlJc w:val="left"/>
      <w:pPr>
        <w:ind w:left="1800" w:hanging="360"/>
      </w:pPr>
    </w:lvl>
    <w:lvl w:ilvl="2" w:tplc="E926F242">
      <w:start w:val="1"/>
      <w:numFmt w:val="lowerRoman"/>
      <w:lvlText w:val="%3."/>
      <w:lvlJc w:val="right"/>
      <w:pPr>
        <w:ind w:left="2520" w:hanging="180"/>
      </w:pPr>
    </w:lvl>
    <w:lvl w:ilvl="3" w:tplc="4F723E3A">
      <w:start w:val="1"/>
      <w:numFmt w:val="decimal"/>
      <w:lvlText w:val="%4."/>
      <w:lvlJc w:val="left"/>
      <w:pPr>
        <w:ind w:left="3240" w:hanging="360"/>
      </w:pPr>
    </w:lvl>
    <w:lvl w:ilvl="4" w:tplc="80967844">
      <w:start w:val="1"/>
      <w:numFmt w:val="lowerLetter"/>
      <w:lvlText w:val="%5."/>
      <w:lvlJc w:val="left"/>
      <w:pPr>
        <w:ind w:left="3960" w:hanging="360"/>
      </w:pPr>
    </w:lvl>
    <w:lvl w:ilvl="5" w:tplc="3A6CC354">
      <w:start w:val="1"/>
      <w:numFmt w:val="lowerRoman"/>
      <w:lvlText w:val="%6."/>
      <w:lvlJc w:val="right"/>
      <w:pPr>
        <w:ind w:left="4680" w:hanging="180"/>
      </w:pPr>
    </w:lvl>
    <w:lvl w:ilvl="6" w:tplc="137A6C54">
      <w:start w:val="1"/>
      <w:numFmt w:val="decimal"/>
      <w:lvlText w:val="%7."/>
      <w:lvlJc w:val="left"/>
      <w:pPr>
        <w:ind w:left="5400" w:hanging="360"/>
      </w:pPr>
    </w:lvl>
    <w:lvl w:ilvl="7" w:tplc="57C0C142">
      <w:start w:val="1"/>
      <w:numFmt w:val="lowerLetter"/>
      <w:lvlText w:val="%8."/>
      <w:lvlJc w:val="left"/>
      <w:pPr>
        <w:ind w:left="6120" w:hanging="360"/>
      </w:pPr>
    </w:lvl>
    <w:lvl w:ilvl="8" w:tplc="91643602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0CA155A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555E3653"/>
    <w:multiLevelType w:val="multilevel"/>
    <w:tmpl w:val="8180A00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3" w15:restartNumberingAfterBreak="0">
    <w:nsid w:val="5A3D1DF1"/>
    <w:multiLevelType w:val="hybridMultilevel"/>
    <w:tmpl w:val="FFEA3E24"/>
    <w:lvl w:ilvl="0" w:tplc="04090001">
      <w:start w:val="1"/>
      <w:numFmt w:val="bullet"/>
      <w:lvlText w:val=""/>
      <w:lvlJc w:val="left"/>
      <w:pPr>
        <w:ind w:left="2792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2792" w:hanging="360"/>
      </w:pPr>
      <w:rPr>
        <w:rFonts w:hint="default" w:ascii="Symbol" w:hAnsi="Symbol"/>
      </w:rPr>
    </w:lvl>
    <w:lvl w:ilvl="2" w:tplc="04090001">
      <w:start w:val="1"/>
      <w:numFmt w:val="bullet"/>
      <w:lvlText w:val=""/>
      <w:lvlJc w:val="left"/>
      <w:pPr>
        <w:ind w:left="4232" w:hanging="360"/>
      </w:pPr>
      <w:rPr>
        <w:rFonts w:hint="default" w:ascii="Symbol" w:hAnsi="Symbol"/>
      </w:rPr>
    </w:lvl>
    <w:lvl w:ilvl="3" w:tplc="04090001">
      <w:start w:val="1"/>
      <w:numFmt w:val="bullet"/>
      <w:lvlText w:val=""/>
      <w:lvlJc w:val="left"/>
      <w:pPr>
        <w:ind w:left="4952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5672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6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552" w:hanging="360"/>
      </w:pPr>
      <w:rPr>
        <w:rFonts w:hint="default" w:ascii="Wingdings" w:hAnsi="Wingdings"/>
      </w:rPr>
    </w:lvl>
  </w:abstractNum>
  <w:abstractNum w:abstractNumId="44" w15:restartNumberingAfterBreak="0">
    <w:nsid w:val="5F132A87"/>
    <w:multiLevelType w:val="hybridMultilevel"/>
    <w:tmpl w:val="37BC87B2"/>
    <w:lvl w:ilvl="0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45" w15:restartNumberingAfterBreak="0">
    <w:nsid w:val="5F58BCFD"/>
    <w:multiLevelType w:val="hybridMultilevel"/>
    <w:tmpl w:val="FFFFFFFF"/>
    <w:lvl w:ilvl="0" w:tplc="AF7467DA">
      <w:start w:val="1"/>
      <w:numFmt w:val="decimal"/>
      <w:lvlText w:val="%1."/>
      <w:lvlJc w:val="left"/>
      <w:pPr>
        <w:ind w:left="720" w:hanging="360"/>
      </w:pPr>
    </w:lvl>
    <w:lvl w:ilvl="1" w:tplc="A442F03C">
      <w:start w:val="1"/>
      <w:numFmt w:val="lowerLetter"/>
      <w:lvlText w:val="%2."/>
      <w:lvlJc w:val="left"/>
      <w:pPr>
        <w:ind w:left="1440" w:hanging="360"/>
      </w:pPr>
    </w:lvl>
    <w:lvl w:ilvl="2" w:tplc="C5328DD0">
      <w:start w:val="1"/>
      <w:numFmt w:val="lowerRoman"/>
      <w:lvlText w:val="%3."/>
      <w:lvlJc w:val="right"/>
      <w:pPr>
        <w:ind w:left="2160" w:hanging="180"/>
      </w:pPr>
    </w:lvl>
    <w:lvl w:ilvl="3" w:tplc="FF2AAB56">
      <w:start w:val="1"/>
      <w:numFmt w:val="decimal"/>
      <w:lvlText w:val="%4."/>
      <w:lvlJc w:val="left"/>
      <w:pPr>
        <w:ind w:left="2880" w:hanging="360"/>
      </w:pPr>
    </w:lvl>
    <w:lvl w:ilvl="4" w:tplc="84E237C8">
      <w:start w:val="1"/>
      <w:numFmt w:val="lowerLetter"/>
      <w:lvlText w:val="%5."/>
      <w:lvlJc w:val="left"/>
      <w:pPr>
        <w:ind w:left="3600" w:hanging="360"/>
      </w:pPr>
    </w:lvl>
    <w:lvl w:ilvl="5" w:tplc="87124648">
      <w:start w:val="1"/>
      <w:numFmt w:val="lowerRoman"/>
      <w:lvlText w:val="%6."/>
      <w:lvlJc w:val="right"/>
      <w:pPr>
        <w:ind w:left="4320" w:hanging="180"/>
      </w:pPr>
    </w:lvl>
    <w:lvl w:ilvl="6" w:tplc="91FCE84A">
      <w:start w:val="1"/>
      <w:numFmt w:val="decimal"/>
      <w:lvlText w:val="%7."/>
      <w:lvlJc w:val="left"/>
      <w:pPr>
        <w:ind w:left="5040" w:hanging="360"/>
      </w:pPr>
    </w:lvl>
    <w:lvl w:ilvl="7" w:tplc="DAC2F5BE">
      <w:start w:val="1"/>
      <w:numFmt w:val="lowerLetter"/>
      <w:lvlText w:val="%8."/>
      <w:lvlJc w:val="left"/>
      <w:pPr>
        <w:ind w:left="5760" w:hanging="360"/>
      </w:pPr>
    </w:lvl>
    <w:lvl w:ilvl="8" w:tplc="2188CDB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313B1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62D01883"/>
    <w:multiLevelType w:val="multilevel"/>
    <w:tmpl w:val="FFFFFFFF"/>
    <w:lvl w:ilvl="0">
      <w:start w:val="1"/>
      <w:numFmt w:val="decimal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abstractNum w:abstractNumId="48" w15:restartNumberingAfterBreak="0">
    <w:nsid w:val="645F53D6"/>
    <w:multiLevelType w:val="multilevel"/>
    <w:tmpl w:val="8180A00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lang w:bidi="th-TH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9" w15:restartNumberingAfterBreak="0">
    <w:nsid w:val="64990A0E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0" w15:restartNumberingAfterBreak="0">
    <w:nsid w:val="64BA7412"/>
    <w:multiLevelType w:val="hybridMultilevel"/>
    <w:tmpl w:val="438E3564"/>
    <w:lvl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1" w15:restartNumberingAfterBreak="0">
    <w:nsid w:val="66F22263"/>
    <w:multiLevelType w:val="hybridMultilevel"/>
    <w:tmpl w:val="0A548A2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52" w15:restartNumberingAfterBreak="0">
    <w:nsid w:val="67C240EA"/>
    <w:multiLevelType w:val="hybridMultilevel"/>
    <w:tmpl w:val="ABC05034"/>
    <w:lvl w:ilvl="0" w:tplc="04090001">
      <w:start w:val="1"/>
      <w:numFmt w:val="bullet"/>
      <w:lvlText w:val=""/>
      <w:lvlJc w:val="left"/>
      <w:pPr>
        <w:ind w:left="279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3512" w:hanging="360"/>
      </w:pPr>
      <w:rPr>
        <w:rFonts w:hint="default" w:ascii="Courier New" w:hAnsi="Courier New" w:cs="Courier New"/>
      </w:rPr>
    </w:lvl>
    <w:lvl w:ilvl="2" w:tplc="04090001">
      <w:start w:val="1"/>
      <w:numFmt w:val="bullet"/>
      <w:lvlText w:val=""/>
      <w:lvlJc w:val="left"/>
      <w:pPr>
        <w:ind w:left="4232" w:hanging="360"/>
      </w:pPr>
      <w:rPr>
        <w:rFonts w:hint="default" w:ascii="Symbol" w:hAnsi="Symbol"/>
      </w:rPr>
    </w:lvl>
    <w:lvl w:ilvl="3" w:tplc="04090001">
      <w:start w:val="1"/>
      <w:numFmt w:val="bullet"/>
      <w:lvlText w:val=""/>
      <w:lvlJc w:val="left"/>
      <w:pPr>
        <w:ind w:left="4952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5672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6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552" w:hanging="360"/>
      </w:pPr>
      <w:rPr>
        <w:rFonts w:hint="default" w:ascii="Wingdings" w:hAnsi="Wingdings"/>
      </w:rPr>
    </w:lvl>
  </w:abstractNum>
  <w:abstractNum w:abstractNumId="53" w15:restartNumberingAfterBreak="0">
    <w:nsid w:val="6A210A95"/>
    <w:multiLevelType w:val="hybridMultilevel"/>
    <w:tmpl w:val="FFFFFFFF"/>
    <w:lvl w:ilvl="0" w:tplc="7162567E">
      <w:start w:val="1"/>
      <w:numFmt w:val="decimal"/>
      <w:lvlText w:val="%1."/>
      <w:lvlJc w:val="left"/>
      <w:pPr>
        <w:ind w:left="720" w:hanging="360"/>
      </w:pPr>
    </w:lvl>
    <w:lvl w:ilvl="1" w:tplc="9C70EEDA">
      <w:start w:val="1"/>
      <w:numFmt w:val="lowerLetter"/>
      <w:lvlText w:val="%2."/>
      <w:lvlJc w:val="left"/>
      <w:pPr>
        <w:ind w:left="1440" w:hanging="360"/>
      </w:pPr>
    </w:lvl>
    <w:lvl w:ilvl="2" w:tplc="CBACFE9C">
      <w:start w:val="1"/>
      <w:numFmt w:val="lowerRoman"/>
      <w:lvlText w:val="%3."/>
      <w:lvlJc w:val="right"/>
      <w:pPr>
        <w:ind w:left="2160" w:hanging="180"/>
      </w:pPr>
    </w:lvl>
    <w:lvl w:ilvl="3" w:tplc="2D9E87B4">
      <w:start w:val="1"/>
      <w:numFmt w:val="decimal"/>
      <w:lvlText w:val="%4."/>
      <w:lvlJc w:val="left"/>
      <w:pPr>
        <w:ind w:left="2880" w:hanging="360"/>
      </w:pPr>
    </w:lvl>
    <w:lvl w:ilvl="4" w:tplc="A9824AD8">
      <w:start w:val="1"/>
      <w:numFmt w:val="lowerLetter"/>
      <w:lvlText w:val="%5."/>
      <w:lvlJc w:val="left"/>
      <w:pPr>
        <w:ind w:left="3600" w:hanging="360"/>
      </w:pPr>
    </w:lvl>
    <w:lvl w:ilvl="5" w:tplc="A96E69C6">
      <w:start w:val="1"/>
      <w:numFmt w:val="lowerRoman"/>
      <w:lvlText w:val="%6."/>
      <w:lvlJc w:val="right"/>
      <w:pPr>
        <w:ind w:left="4320" w:hanging="180"/>
      </w:pPr>
    </w:lvl>
    <w:lvl w:ilvl="6" w:tplc="4BE60F46">
      <w:start w:val="1"/>
      <w:numFmt w:val="decimal"/>
      <w:lvlText w:val="%7."/>
      <w:lvlJc w:val="left"/>
      <w:pPr>
        <w:ind w:left="5040" w:hanging="360"/>
      </w:pPr>
    </w:lvl>
    <w:lvl w:ilvl="7" w:tplc="3E580DF8">
      <w:start w:val="1"/>
      <w:numFmt w:val="lowerLetter"/>
      <w:lvlText w:val="%8."/>
      <w:lvlJc w:val="left"/>
      <w:pPr>
        <w:ind w:left="5760" w:hanging="360"/>
      </w:pPr>
    </w:lvl>
    <w:lvl w:ilvl="8" w:tplc="5D96C4D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481D05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6AF7478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B822DC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6BD574D7"/>
    <w:multiLevelType w:val="hybridMultilevel"/>
    <w:tmpl w:val="FFFFFFFF"/>
    <w:lvl w:ilvl="0" w:tplc="CFDA64CC">
      <w:start w:val="1"/>
      <w:numFmt w:val="decimal"/>
      <w:lvlText w:val="%1."/>
      <w:lvlJc w:val="left"/>
      <w:pPr>
        <w:ind w:left="720" w:hanging="360"/>
      </w:pPr>
    </w:lvl>
    <w:lvl w:ilvl="1" w:tplc="6734B0A8">
      <w:start w:val="1"/>
      <w:numFmt w:val="lowerLetter"/>
      <w:lvlText w:val="%2."/>
      <w:lvlJc w:val="left"/>
      <w:pPr>
        <w:ind w:left="1440" w:hanging="360"/>
      </w:pPr>
    </w:lvl>
    <w:lvl w:ilvl="2" w:tplc="9F02B984">
      <w:start w:val="1"/>
      <w:numFmt w:val="lowerRoman"/>
      <w:lvlText w:val="%3."/>
      <w:lvlJc w:val="right"/>
      <w:pPr>
        <w:ind w:left="2160" w:hanging="180"/>
      </w:pPr>
    </w:lvl>
    <w:lvl w:ilvl="3" w:tplc="B128EA26">
      <w:start w:val="1"/>
      <w:numFmt w:val="decimal"/>
      <w:lvlText w:val="%4."/>
      <w:lvlJc w:val="left"/>
      <w:pPr>
        <w:ind w:left="2880" w:hanging="360"/>
      </w:pPr>
    </w:lvl>
    <w:lvl w:ilvl="4" w:tplc="4798162E">
      <w:start w:val="1"/>
      <w:numFmt w:val="lowerLetter"/>
      <w:lvlText w:val="%5."/>
      <w:lvlJc w:val="left"/>
      <w:pPr>
        <w:ind w:left="3600" w:hanging="360"/>
      </w:pPr>
    </w:lvl>
    <w:lvl w:ilvl="5" w:tplc="507E5536">
      <w:start w:val="1"/>
      <w:numFmt w:val="lowerRoman"/>
      <w:lvlText w:val="%6."/>
      <w:lvlJc w:val="right"/>
      <w:pPr>
        <w:ind w:left="4320" w:hanging="180"/>
      </w:pPr>
    </w:lvl>
    <w:lvl w:ilvl="6" w:tplc="58DC6FFA">
      <w:start w:val="1"/>
      <w:numFmt w:val="decimal"/>
      <w:lvlText w:val="%7."/>
      <w:lvlJc w:val="left"/>
      <w:pPr>
        <w:ind w:left="5040" w:hanging="360"/>
      </w:pPr>
    </w:lvl>
    <w:lvl w:ilvl="7" w:tplc="3DB6EE2E">
      <w:start w:val="1"/>
      <w:numFmt w:val="lowerLetter"/>
      <w:lvlText w:val="%8."/>
      <w:lvlJc w:val="left"/>
      <w:pPr>
        <w:ind w:left="5760" w:hanging="360"/>
      </w:pPr>
    </w:lvl>
    <w:lvl w:ilvl="8" w:tplc="1332B6D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09440B"/>
    <w:multiLevelType w:val="multilevel"/>
    <w:tmpl w:val="FFFFFFFF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59" w15:restartNumberingAfterBreak="0">
    <w:nsid w:val="6FF059F7"/>
    <w:multiLevelType w:val="multilevel"/>
    <w:tmpl w:val="5BC4D9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708F647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722E1A83"/>
    <w:multiLevelType w:val="hybridMultilevel"/>
    <w:tmpl w:val="E830105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2" w15:restartNumberingAfterBreak="0">
    <w:nsid w:val="726C0A71"/>
    <w:multiLevelType w:val="hybridMultilevel"/>
    <w:tmpl w:val="FFFFFFFF"/>
    <w:lvl w:ilvl="0" w:tplc="8F424C78">
      <w:start w:val="1"/>
      <w:numFmt w:val="decimal"/>
      <w:lvlText w:val="%1."/>
      <w:lvlJc w:val="left"/>
      <w:pPr>
        <w:ind w:left="720" w:hanging="360"/>
      </w:pPr>
    </w:lvl>
    <w:lvl w:ilvl="1" w:tplc="2EA6EF5E">
      <w:start w:val="1"/>
      <w:numFmt w:val="lowerLetter"/>
      <w:lvlText w:val="%2."/>
      <w:lvlJc w:val="left"/>
      <w:pPr>
        <w:ind w:left="1440" w:hanging="360"/>
      </w:pPr>
    </w:lvl>
    <w:lvl w:ilvl="2" w:tplc="99F283E6">
      <w:start w:val="1"/>
      <w:numFmt w:val="lowerRoman"/>
      <w:lvlText w:val="%3."/>
      <w:lvlJc w:val="right"/>
      <w:pPr>
        <w:ind w:left="2160" w:hanging="180"/>
      </w:pPr>
    </w:lvl>
    <w:lvl w:ilvl="3" w:tplc="AC6A142C">
      <w:start w:val="1"/>
      <w:numFmt w:val="decimal"/>
      <w:lvlText w:val="%4."/>
      <w:lvlJc w:val="left"/>
      <w:pPr>
        <w:ind w:left="2880" w:hanging="360"/>
      </w:pPr>
    </w:lvl>
    <w:lvl w:ilvl="4" w:tplc="32A66CCE">
      <w:start w:val="1"/>
      <w:numFmt w:val="lowerLetter"/>
      <w:lvlText w:val="%5."/>
      <w:lvlJc w:val="left"/>
      <w:pPr>
        <w:ind w:left="3600" w:hanging="360"/>
      </w:pPr>
    </w:lvl>
    <w:lvl w:ilvl="5" w:tplc="A0C2DA8E">
      <w:start w:val="1"/>
      <w:numFmt w:val="lowerRoman"/>
      <w:lvlText w:val="%6."/>
      <w:lvlJc w:val="right"/>
      <w:pPr>
        <w:ind w:left="4320" w:hanging="180"/>
      </w:pPr>
    </w:lvl>
    <w:lvl w:ilvl="6" w:tplc="308CC10E">
      <w:start w:val="1"/>
      <w:numFmt w:val="decimal"/>
      <w:lvlText w:val="%7."/>
      <w:lvlJc w:val="left"/>
      <w:pPr>
        <w:ind w:left="5040" w:hanging="360"/>
      </w:pPr>
    </w:lvl>
    <w:lvl w:ilvl="7" w:tplc="C82CCEAC">
      <w:start w:val="1"/>
      <w:numFmt w:val="lowerLetter"/>
      <w:lvlText w:val="%8."/>
      <w:lvlJc w:val="left"/>
      <w:pPr>
        <w:ind w:left="5760" w:hanging="360"/>
      </w:pPr>
    </w:lvl>
    <w:lvl w:ilvl="8" w:tplc="3C2847C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CE5938"/>
    <w:multiLevelType w:val="multilevel"/>
    <w:tmpl w:val="FFFFFFFF"/>
    <w:lvl w:ilvl="0">
      <w:start w:val="1"/>
      <w:numFmt w:val="decimal"/>
      <w:lvlText w:val="%1."/>
      <w:lvlJc w:val="right"/>
      <w:pPr>
        <w:ind w:left="1440" w:hanging="360"/>
      </w:pPr>
      <w:rPr>
        <w:rFonts w:ascii="Arial" w:hAnsi="Arial" w:eastAsia="Arial" w:cs="Arial"/>
        <w:b w:val="0"/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64" w15:restartNumberingAfterBreak="0">
    <w:nsid w:val="7C5F29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7D605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6" w15:restartNumberingAfterBreak="0">
    <w:nsid w:val="7EE85C8B"/>
    <w:multiLevelType w:val="hybridMultilevel"/>
    <w:tmpl w:val="11D22680"/>
    <w:lvl w:ilvl="0" w:tplc="60E0060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hint="default" w:ascii="Wingdings" w:hAnsi="Wingdings"/>
      </w:rPr>
    </w:lvl>
  </w:abstractNum>
  <w:abstractNum w:abstractNumId="67" w15:restartNumberingAfterBreak="0">
    <w:nsid w:val="7F7965F1"/>
    <w:multiLevelType w:val="hybridMultilevel"/>
    <w:tmpl w:val="FFFFFFFF"/>
    <w:lvl w:ilvl="0" w:tplc="14FED1C8">
      <w:start w:val="1"/>
      <w:numFmt w:val="decimal"/>
      <w:lvlText w:val="%1."/>
      <w:lvlJc w:val="left"/>
      <w:pPr>
        <w:ind w:left="720" w:hanging="360"/>
      </w:pPr>
    </w:lvl>
    <w:lvl w:ilvl="1" w:tplc="A1666FF0">
      <w:start w:val="1"/>
      <w:numFmt w:val="lowerLetter"/>
      <w:lvlText w:val="%2."/>
      <w:lvlJc w:val="left"/>
      <w:pPr>
        <w:ind w:left="1440" w:hanging="360"/>
      </w:pPr>
    </w:lvl>
    <w:lvl w:ilvl="2" w:tplc="E0BE7DC8">
      <w:start w:val="1"/>
      <w:numFmt w:val="lowerRoman"/>
      <w:lvlText w:val="%3."/>
      <w:lvlJc w:val="right"/>
      <w:pPr>
        <w:ind w:left="2160" w:hanging="180"/>
      </w:pPr>
    </w:lvl>
    <w:lvl w:ilvl="3" w:tplc="D9C27452">
      <w:start w:val="1"/>
      <w:numFmt w:val="decimal"/>
      <w:lvlText w:val="%4."/>
      <w:lvlJc w:val="left"/>
      <w:pPr>
        <w:ind w:left="2880" w:hanging="360"/>
      </w:pPr>
    </w:lvl>
    <w:lvl w:ilvl="4" w:tplc="ED00B806">
      <w:start w:val="1"/>
      <w:numFmt w:val="lowerLetter"/>
      <w:lvlText w:val="%5."/>
      <w:lvlJc w:val="left"/>
      <w:pPr>
        <w:ind w:left="3600" w:hanging="360"/>
      </w:pPr>
    </w:lvl>
    <w:lvl w:ilvl="5" w:tplc="5ECAD920">
      <w:start w:val="1"/>
      <w:numFmt w:val="lowerRoman"/>
      <w:lvlText w:val="%6."/>
      <w:lvlJc w:val="right"/>
      <w:pPr>
        <w:ind w:left="4320" w:hanging="180"/>
      </w:pPr>
    </w:lvl>
    <w:lvl w:ilvl="6" w:tplc="3F9820C6">
      <w:start w:val="1"/>
      <w:numFmt w:val="decimal"/>
      <w:lvlText w:val="%7."/>
      <w:lvlJc w:val="left"/>
      <w:pPr>
        <w:ind w:left="5040" w:hanging="360"/>
      </w:pPr>
    </w:lvl>
    <w:lvl w:ilvl="7" w:tplc="9F088BD4">
      <w:start w:val="1"/>
      <w:numFmt w:val="lowerLetter"/>
      <w:lvlText w:val="%8."/>
      <w:lvlJc w:val="left"/>
      <w:pPr>
        <w:ind w:left="5760" w:hanging="360"/>
      </w:pPr>
    </w:lvl>
    <w:lvl w:ilvl="8" w:tplc="C20CD59C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944154">
    <w:abstractNumId w:val="16"/>
  </w:num>
  <w:num w:numId="2" w16cid:durableId="1543903435">
    <w:abstractNumId w:val="45"/>
  </w:num>
  <w:num w:numId="3" w16cid:durableId="1114324239">
    <w:abstractNumId w:val="62"/>
  </w:num>
  <w:num w:numId="4" w16cid:durableId="2114550222">
    <w:abstractNumId w:val="32"/>
  </w:num>
  <w:num w:numId="5" w16cid:durableId="2035187646">
    <w:abstractNumId w:val="65"/>
  </w:num>
  <w:num w:numId="6" w16cid:durableId="1966617943">
    <w:abstractNumId w:val="67"/>
  </w:num>
  <w:num w:numId="7" w16cid:durableId="1039473204">
    <w:abstractNumId w:val="50"/>
  </w:num>
  <w:num w:numId="8" w16cid:durableId="962887132">
    <w:abstractNumId w:val="53"/>
  </w:num>
  <w:num w:numId="9" w16cid:durableId="1317683438">
    <w:abstractNumId w:val="57"/>
  </w:num>
  <w:num w:numId="10" w16cid:durableId="417017074">
    <w:abstractNumId w:val="40"/>
  </w:num>
  <w:num w:numId="11" w16cid:durableId="2032876906">
    <w:abstractNumId w:val="59"/>
  </w:num>
  <w:num w:numId="12" w16cid:durableId="785540839">
    <w:abstractNumId w:val="31"/>
  </w:num>
  <w:num w:numId="13" w16cid:durableId="2029940519">
    <w:abstractNumId w:val="64"/>
  </w:num>
  <w:num w:numId="14" w16cid:durableId="1435595811">
    <w:abstractNumId w:val="9"/>
  </w:num>
  <w:num w:numId="15" w16cid:durableId="1738745335">
    <w:abstractNumId w:val="58"/>
  </w:num>
  <w:num w:numId="16" w16cid:durableId="2073700675">
    <w:abstractNumId w:val="15"/>
  </w:num>
  <w:num w:numId="17" w16cid:durableId="737442172">
    <w:abstractNumId w:val="63"/>
  </w:num>
  <w:num w:numId="18" w16cid:durableId="902911476">
    <w:abstractNumId w:val="54"/>
  </w:num>
  <w:num w:numId="19" w16cid:durableId="1131483559">
    <w:abstractNumId w:val="34"/>
  </w:num>
  <w:num w:numId="20" w16cid:durableId="583032913">
    <w:abstractNumId w:val="47"/>
  </w:num>
  <w:num w:numId="21" w16cid:durableId="1623489127">
    <w:abstractNumId w:val="46"/>
  </w:num>
  <w:num w:numId="22" w16cid:durableId="1772387541">
    <w:abstractNumId w:val="0"/>
  </w:num>
  <w:num w:numId="23" w16cid:durableId="1692030390">
    <w:abstractNumId w:val="55"/>
  </w:num>
  <w:num w:numId="24" w16cid:durableId="942497677">
    <w:abstractNumId w:val="33"/>
  </w:num>
  <w:num w:numId="25" w16cid:durableId="1041977706">
    <w:abstractNumId w:val="21"/>
  </w:num>
  <w:num w:numId="26" w16cid:durableId="1819685890">
    <w:abstractNumId w:val="10"/>
  </w:num>
  <w:num w:numId="27" w16cid:durableId="261575805">
    <w:abstractNumId w:val="11"/>
  </w:num>
  <w:num w:numId="28" w16cid:durableId="421727533">
    <w:abstractNumId w:val="13"/>
  </w:num>
  <w:num w:numId="29" w16cid:durableId="101998006">
    <w:abstractNumId w:val="5"/>
  </w:num>
  <w:num w:numId="30" w16cid:durableId="1305698388">
    <w:abstractNumId w:val="56"/>
  </w:num>
  <w:num w:numId="31" w16cid:durableId="1263149484">
    <w:abstractNumId w:val="60"/>
  </w:num>
  <w:num w:numId="32" w16cid:durableId="32655024">
    <w:abstractNumId w:val="28"/>
  </w:num>
  <w:num w:numId="33" w16cid:durableId="129977721">
    <w:abstractNumId w:val="23"/>
  </w:num>
  <w:num w:numId="34" w16cid:durableId="120999228">
    <w:abstractNumId w:val="24"/>
  </w:num>
  <w:num w:numId="35" w16cid:durableId="71776164">
    <w:abstractNumId w:val="26"/>
  </w:num>
  <w:num w:numId="36" w16cid:durableId="78329317">
    <w:abstractNumId w:val="35"/>
  </w:num>
  <w:num w:numId="37" w16cid:durableId="1076823558">
    <w:abstractNumId w:val="8"/>
  </w:num>
  <w:num w:numId="38" w16cid:durableId="1115320729">
    <w:abstractNumId w:val="27"/>
  </w:num>
  <w:num w:numId="39" w16cid:durableId="353074005">
    <w:abstractNumId w:val="37"/>
  </w:num>
  <w:num w:numId="40" w16cid:durableId="1369065445">
    <w:abstractNumId w:val="39"/>
  </w:num>
  <w:num w:numId="41" w16cid:durableId="644509295">
    <w:abstractNumId w:val="61"/>
  </w:num>
  <w:num w:numId="42" w16cid:durableId="792673835">
    <w:abstractNumId w:val="14"/>
  </w:num>
  <w:num w:numId="43" w16cid:durableId="832839218">
    <w:abstractNumId w:val="12"/>
  </w:num>
  <w:num w:numId="44" w16cid:durableId="1861552025">
    <w:abstractNumId w:val="22"/>
  </w:num>
  <w:num w:numId="45" w16cid:durableId="1976064956">
    <w:abstractNumId w:val="51"/>
  </w:num>
  <w:num w:numId="46" w16cid:durableId="63989716">
    <w:abstractNumId w:val="1"/>
  </w:num>
  <w:num w:numId="47" w16cid:durableId="811555069">
    <w:abstractNumId w:val="44"/>
  </w:num>
  <w:num w:numId="48" w16cid:durableId="692340616">
    <w:abstractNumId w:val="18"/>
  </w:num>
  <w:num w:numId="49" w16cid:durableId="1295598045">
    <w:abstractNumId w:val="20"/>
  </w:num>
  <w:num w:numId="50" w16cid:durableId="49380202">
    <w:abstractNumId w:val="48"/>
  </w:num>
  <w:num w:numId="51" w16cid:durableId="1412850602">
    <w:abstractNumId w:val="42"/>
  </w:num>
  <w:num w:numId="52" w16cid:durableId="1806654907">
    <w:abstractNumId w:val="6"/>
  </w:num>
  <w:num w:numId="53" w16cid:durableId="111636760">
    <w:abstractNumId w:val="25"/>
  </w:num>
  <w:num w:numId="54" w16cid:durableId="214657319">
    <w:abstractNumId w:val="38"/>
  </w:num>
  <w:num w:numId="55" w16cid:durableId="657804160">
    <w:abstractNumId w:val="17"/>
  </w:num>
  <w:num w:numId="56" w16cid:durableId="1172179545">
    <w:abstractNumId w:val="29"/>
  </w:num>
  <w:num w:numId="57" w16cid:durableId="145896094">
    <w:abstractNumId w:val="30"/>
  </w:num>
  <w:num w:numId="58" w16cid:durableId="1973439923">
    <w:abstractNumId w:val="49"/>
  </w:num>
  <w:num w:numId="59" w16cid:durableId="566690429">
    <w:abstractNumId w:val="36"/>
  </w:num>
  <w:num w:numId="60" w16cid:durableId="411705867">
    <w:abstractNumId w:val="3"/>
  </w:num>
  <w:num w:numId="61" w16cid:durableId="1407998372">
    <w:abstractNumId w:val="41"/>
  </w:num>
  <w:num w:numId="62" w16cid:durableId="971403970">
    <w:abstractNumId w:val="43"/>
  </w:num>
  <w:num w:numId="63" w16cid:durableId="1283803650">
    <w:abstractNumId w:val="52"/>
  </w:num>
  <w:num w:numId="64" w16cid:durableId="322197543">
    <w:abstractNumId w:val="19"/>
  </w:num>
  <w:num w:numId="65" w16cid:durableId="1540390726">
    <w:abstractNumId w:val="4"/>
  </w:num>
  <w:num w:numId="66" w16cid:durableId="1971132440">
    <w:abstractNumId w:val="2"/>
  </w:num>
  <w:num w:numId="67" w16cid:durableId="2088182515">
    <w:abstractNumId w:val="66"/>
  </w:num>
  <w:num w:numId="68" w16cid:durableId="754783843">
    <w:abstractNumId w:val="7"/>
  </w:num>
  <w:numIdMacAtCleanup w:val="5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orntip Rachai">
    <w15:presenceInfo w15:providerId="AD" w15:userId="S::korntip.rac@thailife.com::b43ad3ad-37c7-480f-b96c-88986fc3ae6e"/>
  </w15:person>
  <w15:person w15:author="Pakaporn Ongartwutthiwong">
    <w15:presenceInfo w15:providerId="AD" w15:userId="S::pakaporn.ong@thailife.com::05440b66-ce02-4ddf-9726-36e4e91956fe"/>
  </w15:person>
  <w15:person w15:author="Krit Sanpasit">
    <w15:presenceInfo w15:providerId="AD" w15:userId="S::krit.san@thailife.com::c8de8017-0175-4f9a-a354-7399b9a6b537"/>
  </w15:person>
  <w15:person w15:author="Sumonta Sangpaen">
    <w15:presenceInfo w15:providerId="AD" w15:userId="S::sumonta.san@thailife.com::280501d6-9ff4-439f-867a-68a85638afe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5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7A2"/>
    <w:rsid w:val="00000010"/>
    <w:rsid w:val="00001D50"/>
    <w:rsid w:val="00003448"/>
    <w:rsid w:val="00004135"/>
    <w:rsid w:val="0000442C"/>
    <w:rsid w:val="00004F8F"/>
    <w:rsid w:val="0000597A"/>
    <w:rsid w:val="00005B5A"/>
    <w:rsid w:val="00006779"/>
    <w:rsid w:val="00006851"/>
    <w:rsid w:val="00006DF6"/>
    <w:rsid w:val="00006E57"/>
    <w:rsid w:val="00007310"/>
    <w:rsid w:val="00007463"/>
    <w:rsid w:val="00007604"/>
    <w:rsid w:val="00011534"/>
    <w:rsid w:val="00012352"/>
    <w:rsid w:val="00012858"/>
    <w:rsid w:val="00012CA1"/>
    <w:rsid w:val="00013BA9"/>
    <w:rsid w:val="00013EF3"/>
    <w:rsid w:val="00014059"/>
    <w:rsid w:val="000140EF"/>
    <w:rsid w:val="00014375"/>
    <w:rsid w:val="00014AF6"/>
    <w:rsid w:val="00015DBC"/>
    <w:rsid w:val="00015ED8"/>
    <w:rsid w:val="0001604B"/>
    <w:rsid w:val="00016FB2"/>
    <w:rsid w:val="00017FB6"/>
    <w:rsid w:val="0002030E"/>
    <w:rsid w:val="0002049F"/>
    <w:rsid w:val="00020868"/>
    <w:rsid w:val="00020FBE"/>
    <w:rsid w:val="00022A7E"/>
    <w:rsid w:val="00023CAC"/>
    <w:rsid w:val="00024443"/>
    <w:rsid w:val="00024585"/>
    <w:rsid w:val="000248B5"/>
    <w:rsid w:val="0002589F"/>
    <w:rsid w:val="000258AB"/>
    <w:rsid w:val="00025E40"/>
    <w:rsid w:val="000274BA"/>
    <w:rsid w:val="00030347"/>
    <w:rsid w:val="00030BD8"/>
    <w:rsid w:val="0003159D"/>
    <w:rsid w:val="000320CF"/>
    <w:rsid w:val="000322AA"/>
    <w:rsid w:val="00032F0C"/>
    <w:rsid w:val="00033697"/>
    <w:rsid w:val="0003385F"/>
    <w:rsid w:val="000349AA"/>
    <w:rsid w:val="00035889"/>
    <w:rsid w:val="00035C4A"/>
    <w:rsid w:val="000371AE"/>
    <w:rsid w:val="00037581"/>
    <w:rsid w:val="000377D4"/>
    <w:rsid w:val="00040AC3"/>
    <w:rsid w:val="00041808"/>
    <w:rsid w:val="000500AB"/>
    <w:rsid w:val="00050E49"/>
    <w:rsid w:val="0005127C"/>
    <w:rsid w:val="000516C6"/>
    <w:rsid w:val="00053520"/>
    <w:rsid w:val="00053E75"/>
    <w:rsid w:val="000541D4"/>
    <w:rsid w:val="00054C90"/>
    <w:rsid w:val="00055478"/>
    <w:rsid w:val="00055E1D"/>
    <w:rsid w:val="00056791"/>
    <w:rsid w:val="000573B8"/>
    <w:rsid w:val="00059D3A"/>
    <w:rsid w:val="00062FAC"/>
    <w:rsid w:val="00064301"/>
    <w:rsid w:val="000643D8"/>
    <w:rsid w:val="00065157"/>
    <w:rsid w:val="00065547"/>
    <w:rsid w:val="00065A07"/>
    <w:rsid w:val="00066624"/>
    <w:rsid w:val="000668DC"/>
    <w:rsid w:val="000669A3"/>
    <w:rsid w:val="00066A28"/>
    <w:rsid w:val="00066A67"/>
    <w:rsid w:val="00071FCD"/>
    <w:rsid w:val="00073B7D"/>
    <w:rsid w:val="00073F6D"/>
    <w:rsid w:val="000753B8"/>
    <w:rsid w:val="00075998"/>
    <w:rsid w:val="00081E77"/>
    <w:rsid w:val="000829CD"/>
    <w:rsid w:val="00082B5E"/>
    <w:rsid w:val="000856A2"/>
    <w:rsid w:val="0008626A"/>
    <w:rsid w:val="000868D3"/>
    <w:rsid w:val="00086EB9"/>
    <w:rsid w:val="00087F8E"/>
    <w:rsid w:val="0009127A"/>
    <w:rsid w:val="000917CC"/>
    <w:rsid w:val="0009219C"/>
    <w:rsid w:val="0009314F"/>
    <w:rsid w:val="0009458F"/>
    <w:rsid w:val="000947B1"/>
    <w:rsid w:val="00095668"/>
    <w:rsid w:val="000978A2"/>
    <w:rsid w:val="000A1063"/>
    <w:rsid w:val="000A21A3"/>
    <w:rsid w:val="000A2A71"/>
    <w:rsid w:val="000A5C81"/>
    <w:rsid w:val="000A60AD"/>
    <w:rsid w:val="000A6147"/>
    <w:rsid w:val="000A6A5E"/>
    <w:rsid w:val="000A6D2E"/>
    <w:rsid w:val="000A7210"/>
    <w:rsid w:val="000AC831"/>
    <w:rsid w:val="000B0C69"/>
    <w:rsid w:val="000B2E09"/>
    <w:rsid w:val="000B2E84"/>
    <w:rsid w:val="000B2F9D"/>
    <w:rsid w:val="000B37CC"/>
    <w:rsid w:val="000B3B9F"/>
    <w:rsid w:val="000B4475"/>
    <w:rsid w:val="000B4736"/>
    <w:rsid w:val="000B4B73"/>
    <w:rsid w:val="000B4DF5"/>
    <w:rsid w:val="000B60DB"/>
    <w:rsid w:val="000B6E8F"/>
    <w:rsid w:val="000B7A8A"/>
    <w:rsid w:val="000C0582"/>
    <w:rsid w:val="000C11C5"/>
    <w:rsid w:val="000C11D0"/>
    <w:rsid w:val="000C1F44"/>
    <w:rsid w:val="000C37EA"/>
    <w:rsid w:val="000C3DC3"/>
    <w:rsid w:val="000C50E9"/>
    <w:rsid w:val="000C64DC"/>
    <w:rsid w:val="000C73D3"/>
    <w:rsid w:val="000CB6B4"/>
    <w:rsid w:val="000D0BCE"/>
    <w:rsid w:val="000D111E"/>
    <w:rsid w:val="000D16E5"/>
    <w:rsid w:val="000D1796"/>
    <w:rsid w:val="000D310D"/>
    <w:rsid w:val="000D3B43"/>
    <w:rsid w:val="000D56F6"/>
    <w:rsid w:val="000D56FA"/>
    <w:rsid w:val="000D6F4A"/>
    <w:rsid w:val="000D7288"/>
    <w:rsid w:val="000D741E"/>
    <w:rsid w:val="000E0206"/>
    <w:rsid w:val="000E15D6"/>
    <w:rsid w:val="000E1D41"/>
    <w:rsid w:val="000E38E6"/>
    <w:rsid w:val="000E5B5F"/>
    <w:rsid w:val="000E6E82"/>
    <w:rsid w:val="000E7627"/>
    <w:rsid w:val="000E7A12"/>
    <w:rsid w:val="000E7D67"/>
    <w:rsid w:val="000F060E"/>
    <w:rsid w:val="000F0FD9"/>
    <w:rsid w:val="000F11EF"/>
    <w:rsid w:val="000F20AB"/>
    <w:rsid w:val="000F2B53"/>
    <w:rsid w:val="000F2C40"/>
    <w:rsid w:val="000F464D"/>
    <w:rsid w:val="000F5123"/>
    <w:rsid w:val="000F52C1"/>
    <w:rsid w:val="000F572D"/>
    <w:rsid w:val="000F6A76"/>
    <w:rsid w:val="000F6F95"/>
    <w:rsid w:val="000F73AC"/>
    <w:rsid w:val="001009FB"/>
    <w:rsid w:val="00100A2F"/>
    <w:rsid w:val="001016DC"/>
    <w:rsid w:val="00101C11"/>
    <w:rsid w:val="00102735"/>
    <w:rsid w:val="00103441"/>
    <w:rsid w:val="00103518"/>
    <w:rsid w:val="0010362F"/>
    <w:rsid w:val="0010461A"/>
    <w:rsid w:val="001053A2"/>
    <w:rsid w:val="001057F2"/>
    <w:rsid w:val="00105EE4"/>
    <w:rsid w:val="00106C29"/>
    <w:rsid w:val="00106CDD"/>
    <w:rsid w:val="0010762E"/>
    <w:rsid w:val="00107673"/>
    <w:rsid w:val="0010775F"/>
    <w:rsid w:val="001108C9"/>
    <w:rsid w:val="00111674"/>
    <w:rsid w:val="00112C1B"/>
    <w:rsid w:val="00112C68"/>
    <w:rsid w:val="00112CC1"/>
    <w:rsid w:val="00116CD7"/>
    <w:rsid w:val="00117945"/>
    <w:rsid w:val="001215BB"/>
    <w:rsid w:val="0012242A"/>
    <w:rsid w:val="00122683"/>
    <w:rsid w:val="001228A7"/>
    <w:rsid w:val="00123923"/>
    <w:rsid w:val="00123FE8"/>
    <w:rsid w:val="00125BDC"/>
    <w:rsid w:val="0013002D"/>
    <w:rsid w:val="00130ED0"/>
    <w:rsid w:val="0013128D"/>
    <w:rsid w:val="00131B3B"/>
    <w:rsid w:val="001327F6"/>
    <w:rsid w:val="00132ED8"/>
    <w:rsid w:val="001347C4"/>
    <w:rsid w:val="001348A9"/>
    <w:rsid w:val="00135830"/>
    <w:rsid w:val="00136296"/>
    <w:rsid w:val="00137F8F"/>
    <w:rsid w:val="001391D0"/>
    <w:rsid w:val="001402B6"/>
    <w:rsid w:val="001418D1"/>
    <w:rsid w:val="00141D65"/>
    <w:rsid w:val="001422C9"/>
    <w:rsid w:val="00142DCB"/>
    <w:rsid w:val="00143015"/>
    <w:rsid w:val="00146652"/>
    <w:rsid w:val="001475B3"/>
    <w:rsid w:val="00147D6A"/>
    <w:rsid w:val="00151C69"/>
    <w:rsid w:val="00151E70"/>
    <w:rsid w:val="001531D9"/>
    <w:rsid w:val="00154165"/>
    <w:rsid w:val="00154E56"/>
    <w:rsid w:val="00155196"/>
    <w:rsid w:val="00155CA6"/>
    <w:rsid w:val="00156D49"/>
    <w:rsid w:val="00157642"/>
    <w:rsid w:val="00157812"/>
    <w:rsid w:val="00157A86"/>
    <w:rsid w:val="00160F51"/>
    <w:rsid w:val="00160FF7"/>
    <w:rsid w:val="001618A9"/>
    <w:rsid w:val="00162424"/>
    <w:rsid w:val="00162C65"/>
    <w:rsid w:val="001630A1"/>
    <w:rsid w:val="00163C80"/>
    <w:rsid w:val="00164266"/>
    <w:rsid w:val="0016559F"/>
    <w:rsid w:val="00166889"/>
    <w:rsid w:val="0016A972"/>
    <w:rsid w:val="00170821"/>
    <w:rsid w:val="0017105F"/>
    <w:rsid w:val="001712B1"/>
    <w:rsid w:val="00171319"/>
    <w:rsid w:val="0017179C"/>
    <w:rsid w:val="001718A0"/>
    <w:rsid w:val="00173641"/>
    <w:rsid w:val="00174D19"/>
    <w:rsid w:val="00175E3C"/>
    <w:rsid w:val="00176755"/>
    <w:rsid w:val="001769F1"/>
    <w:rsid w:val="001778F3"/>
    <w:rsid w:val="00181532"/>
    <w:rsid w:val="00181B23"/>
    <w:rsid w:val="001825DA"/>
    <w:rsid w:val="001854C5"/>
    <w:rsid w:val="00185627"/>
    <w:rsid w:val="00186179"/>
    <w:rsid w:val="00186615"/>
    <w:rsid w:val="00186834"/>
    <w:rsid w:val="001876B7"/>
    <w:rsid w:val="00187A5C"/>
    <w:rsid w:val="00187AD3"/>
    <w:rsid w:val="001909B3"/>
    <w:rsid w:val="00191571"/>
    <w:rsid w:val="00191F7D"/>
    <w:rsid w:val="0019276C"/>
    <w:rsid w:val="00192D52"/>
    <w:rsid w:val="001934B4"/>
    <w:rsid w:val="0019400F"/>
    <w:rsid w:val="0019411C"/>
    <w:rsid w:val="00194731"/>
    <w:rsid w:val="00196222"/>
    <w:rsid w:val="00197C3C"/>
    <w:rsid w:val="00197CC0"/>
    <w:rsid w:val="001A1078"/>
    <w:rsid w:val="001A3BA3"/>
    <w:rsid w:val="001A3C36"/>
    <w:rsid w:val="001A3D55"/>
    <w:rsid w:val="001A527B"/>
    <w:rsid w:val="001A5F34"/>
    <w:rsid w:val="001A6FC3"/>
    <w:rsid w:val="001A7830"/>
    <w:rsid w:val="001A7A8D"/>
    <w:rsid w:val="001B01CE"/>
    <w:rsid w:val="001B0305"/>
    <w:rsid w:val="001B0D23"/>
    <w:rsid w:val="001B1739"/>
    <w:rsid w:val="001B1E63"/>
    <w:rsid w:val="001B2503"/>
    <w:rsid w:val="001B39CC"/>
    <w:rsid w:val="001B4B46"/>
    <w:rsid w:val="001B6626"/>
    <w:rsid w:val="001B766A"/>
    <w:rsid w:val="001B7902"/>
    <w:rsid w:val="001C1CBA"/>
    <w:rsid w:val="001C211C"/>
    <w:rsid w:val="001C2FCB"/>
    <w:rsid w:val="001C2FF0"/>
    <w:rsid w:val="001C3810"/>
    <w:rsid w:val="001C3F21"/>
    <w:rsid w:val="001C418D"/>
    <w:rsid w:val="001C465E"/>
    <w:rsid w:val="001C5384"/>
    <w:rsid w:val="001C58EE"/>
    <w:rsid w:val="001C6BD3"/>
    <w:rsid w:val="001C7AA5"/>
    <w:rsid w:val="001D09A7"/>
    <w:rsid w:val="001D0A49"/>
    <w:rsid w:val="001D26C5"/>
    <w:rsid w:val="001D2F17"/>
    <w:rsid w:val="001D302F"/>
    <w:rsid w:val="001D69F5"/>
    <w:rsid w:val="001D7ADC"/>
    <w:rsid w:val="001E04E1"/>
    <w:rsid w:val="001E1002"/>
    <w:rsid w:val="001E1BEE"/>
    <w:rsid w:val="001E24A8"/>
    <w:rsid w:val="001E296B"/>
    <w:rsid w:val="001E4066"/>
    <w:rsid w:val="001E4B7D"/>
    <w:rsid w:val="001E5C44"/>
    <w:rsid w:val="001E5E48"/>
    <w:rsid w:val="001E5FB8"/>
    <w:rsid w:val="001E6666"/>
    <w:rsid w:val="001E6BAE"/>
    <w:rsid w:val="001E73FE"/>
    <w:rsid w:val="001F042D"/>
    <w:rsid w:val="001F1395"/>
    <w:rsid w:val="001F1771"/>
    <w:rsid w:val="001F2986"/>
    <w:rsid w:val="001F29D8"/>
    <w:rsid w:val="001F2CA6"/>
    <w:rsid w:val="001F36E8"/>
    <w:rsid w:val="001F4F46"/>
    <w:rsid w:val="001F5067"/>
    <w:rsid w:val="001F7875"/>
    <w:rsid w:val="001F7C63"/>
    <w:rsid w:val="002002EB"/>
    <w:rsid w:val="0020147C"/>
    <w:rsid w:val="00202114"/>
    <w:rsid w:val="002028FF"/>
    <w:rsid w:val="002045C0"/>
    <w:rsid w:val="00204BFA"/>
    <w:rsid w:val="00204E89"/>
    <w:rsid w:val="00204EFB"/>
    <w:rsid w:val="002054CA"/>
    <w:rsid w:val="002056C0"/>
    <w:rsid w:val="00207EB3"/>
    <w:rsid w:val="00207FF7"/>
    <w:rsid w:val="00210BA2"/>
    <w:rsid w:val="0021228C"/>
    <w:rsid w:val="00212CAC"/>
    <w:rsid w:val="0021543F"/>
    <w:rsid w:val="002157CE"/>
    <w:rsid w:val="00215990"/>
    <w:rsid w:val="00215DCF"/>
    <w:rsid w:val="00216639"/>
    <w:rsid w:val="002177AC"/>
    <w:rsid w:val="00217CFC"/>
    <w:rsid w:val="0021FB1D"/>
    <w:rsid w:val="00220BC6"/>
    <w:rsid w:val="002217E2"/>
    <w:rsid w:val="00221FAE"/>
    <w:rsid w:val="00222418"/>
    <w:rsid w:val="002229E5"/>
    <w:rsid w:val="00223568"/>
    <w:rsid w:val="00223AE4"/>
    <w:rsid w:val="00223DC9"/>
    <w:rsid w:val="002244F5"/>
    <w:rsid w:val="00230A4B"/>
    <w:rsid w:val="00231082"/>
    <w:rsid w:val="002334FF"/>
    <w:rsid w:val="00236C88"/>
    <w:rsid w:val="0024099B"/>
    <w:rsid w:val="00240BBA"/>
    <w:rsid w:val="00240D89"/>
    <w:rsid w:val="002417C9"/>
    <w:rsid w:val="00241BEA"/>
    <w:rsid w:val="00241D06"/>
    <w:rsid w:val="00241FEF"/>
    <w:rsid w:val="002430DA"/>
    <w:rsid w:val="00243936"/>
    <w:rsid w:val="00243CC7"/>
    <w:rsid w:val="0024639D"/>
    <w:rsid w:val="00246906"/>
    <w:rsid w:val="00246B14"/>
    <w:rsid w:val="002477CD"/>
    <w:rsid w:val="00247E94"/>
    <w:rsid w:val="0025196A"/>
    <w:rsid w:val="002520AE"/>
    <w:rsid w:val="002541D4"/>
    <w:rsid w:val="0025744A"/>
    <w:rsid w:val="002579ED"/>
    <w:rsid w:val="00260149"/>
    <w:rsid w:val="002601A3"/>
    <w:rsid w:val="00260657"/>
    <w:rsid w:val="00262221"/>
    <w:rsid w:val="00263324"/>
    <w:rsid w:val="00265A62"/>
    <w:rsid w:val="00266FB9"/>
    <w:rsid w:val="0026748E"/>
    <w:rsid w:val="002676BD"/>
    <w:rsid w:val="00267850"/>
    <w:rsid w:val="00271641"/>
    <w:rsid w:val="002728A8"/>
    <w:rsid w:val="00272AEB"/>
    <w:rsid w:val="00272E5A"/>
    <w:rsid w:val="00273BA2"/>
    <w:rsid w:val="0027551A"/>
    <w:rsid w:val="0027689B"/>
    <w:rsid w:val="0027760E"/>
    <w:rsid w:val="00277BF6"/>
    <w:rsid w:val="0028057C"/>
    <w:rsid w:val="00281948"/>
    <w:rsid w:val="0028500C"/>
    <w:rsid w:val="0028532B"/>
    <w:rsid w:val="0028614B"/>
    <w:rsid w:val="00286435"/>
    <w:rsid w:val="0029167E"/>
    <w:rsid w:val="0029172F"/>
    <w:rsid w:val="00292474"/>
    <w:rsid w:val="002932FF"/>
    <w:rsid w:val="002A01CE"/>
    <w:rsid w:val="002A08F3"/>
    <w:rsid w:val="002A1BC8"/>
    <w:rsid w:val="002A21D4"/>
    <w:rsid w:val="002A2979"/>
    <w:rsid w:val="002A4513"/>
    <w:rsid w:val="002A4780"/>
    <w:rsid w:val="002A4B5B"/>
    <w:rsid w:val="002A508D"/>
    <w:rsid w:val="002A542C"/>
    <w:rsid w:val="002A5D9B"/>
    <w:rsid w:val="002A7050"/>
    <w:rsid w:val="002B1999"/>
    <w:rsid w:val="002B1A13"/>
    <w:rsid w:val="002B2678"/>
    <w:rsid w:val="002B2C27"/>
    <w:rsid w:val="002B2D15"/>
    <w:rsid w:val="002B30E8"/>
    <w:rsid w:val="002B3319"/>
    <w:rsid w:val="002B36D3"/>
    <w:rsid w:val="002B3E23"/>
    <w:rsid w:val="002B41D5"/>
    <w:rsid w:val="002B43B3"/>
    <w:rsid w:val="002B4566"/>
    <w:rsid w:val="002B4AD2"/>
    <w:rsid w:val="002B4C71"/>
    <w:rsid w:val="002B5333"/>
    <w:rsid w:val="002B5C10"/>
    <w:rsid w:val="002B62B5"/>
    <w:rsid w:val="002B6F06"/>
    <w:rsid w:val="002B74E4"/>
    <w:rsid w:val="002C072B"/>
    <w:rsid w:val="002C10B8"/>
    <w:rsid w:val="002C1ABE"/>
    <w:rsid w:val="002C1B48"/>
    <w:rsid w:val="002C2D6A"/>
    <w:rsid w:val="002C42C3"/>
    <w:rsid w:val="002C4D54"/>
    <w:rsid w:val="002C6921"/>
    <w:rsid w:val="002D0228"/>
    <w:rsid w:val="002D03B1"/>
    <w:rsid w:val="002D2239"/>
    <w:rsid w:val="002D23C6"/>
    <w:rsid w:val="002D3B63"/>
    <w:rsid w:val="002D3D7C"/>
    <w:rsid w:val="002D5D64"/>
    <w:rsid w:val="002E2781"/>
    <w:rsid w:val="002E2A37"/>
    <w:rsid w:val="002E520A"/>
    <w:rsid w:val="002E53C1"/>
    <w:rsid w:val="002E5D5C"/>
    <w:rsid w:val="002E6369"/>
    <w:rsid w:val="002E6872"/>
    <w:rsid w:val="002E6CF3"/>
    <w:rsid w:val="002E6EF7"/>
    <w:rsid w:val="002E755F"/>
    <w:rsid w:val="002F12CA"/>
    <w:rsid w:val="002F1996"/>
    <w:rsid w:val="002F3F67"/>
    <w:rsid w:val="002F4892"/>
    <w:rsid w:val="002F5BC0"/>
    <w:rsid w:val="002F5BC9"/>
    <w:rsid w:val="002F60AC"/>
    <w:rsid w:val="002FB107"/>
    <w:rsid w:val="00301362"/>
    <w:rsid w:val="00301FBF"/>
    <w:rsid w:val="00303803"/>
    <w:rsid w:val="00303C23"/>
    <w:rsid w:val="00304736"/>
    <w:rsid w:val="00305D72"/>
    <w:rsid w:val="00307328"/>
    <w:rsid w:val="00307734"/>
    <w:rsid w:val="00307A85"/>
    <w:rsid w:val="00307EA3"/>
    <w:rsid w:val="003104C3"/>
    <w:rsid w:val="0031065D"/>
    <w:rsid w:val="003111DA"/>
    <w:rsid w:val="00311767"/>
    <w:rsid w:val="00312AB1"/>
    <w:rsid w:val="00312BC4"/>
    <w:rsid w:val="00312F10"/>
    <w:rsid w:val="00312F34"/>
    <w:rsid w:val="003131E5"/>
    <w:rsid w:val="003134B1"/>
    <w:rsid w:val="00314343"/>
    <w:rsid w:val="00314ED9"/>
    <w:rsid w:val="00320BE6"/>
    <w:rsid w:val="0032103A"/>
    <w:rsid w:val="00324215"/>
    <w:rsid w:val="00324E4D"/>
    <w:rsid w:val="00324E6B"/>
    <w:rsid w:val="00324F65"/>
    <w:rsid w:val="0032509E"/>
    <w:rsid w:val="003259AD"/>
    <w:rsid w:val="003266ED"/>
    <w:rsid w:val="00331646"/>
    <w:rsid w:val="003317A5"/>
    <w:rsid w:val="0033199A"/>
    <w:rsid w:val="00332B72"/>
    <w:rsid w:val="00333A4F"/>
    <w:rsid w:val="00333EC9"/>
    <w:rsid w:val="003340ED"/>
    <w:rsid w:val="003356EE"/>
    <w:rsid w:val="00335BD0"/>
    <w:rsid w:val="00335DF4"/>
    <w:rsid w:val="00335FCD"/>
    <w:rsid w:val="003370BA"/>
    <w:rsid w:val="003372A7"/>
    <w:rsid w:val="003379D1"/>
    <w:rsid w:val="00341E3A"/>
    <w:rsid w:val="00342A0F"/>
    <w:rsid w:val="003436C9"/>
    <w:rsid w:val="0034481B"/>
    <w:rsid w:val="00344965"/>
    <w:rsid w:val="0034500B"/>
    <w:rsid w:val="0034546D"/>
    <w:rsid w:val="00346468"/>
    <w:rsid w:val="003471FD"/>
    <w:rsid w:val="00347352"/>
    <w:rsid w:val="00347BFF"/>
    <w:rsid w:val="003500D4"/>
    <w:rsid w:val="0035049A"/>
    <w:rsid w:val="00350CFF"/>
    <w:rsid w:val="00353198"/>
    <w:rsid w:val="003547C7"/>
    <w:rsid w:val="00355D68"/>
    <w:rsid w:val="00356381"/>
    <w:rsid w:val="00356A72"/>
    <w:rsid w:val="00356B4D"/>
    <w:rsid w:val="00357701"/>
    <w:rsid w:val="00357F5E"/>
    <w:rsid w:val="00361AC4"/>
    <w:rsid w:val="00363E8E"/>
    <w:rsid w:val="003645E1"/>
    <w:rsid w:val="00365605"/>
    <w:rsid w:val="003656FC"/>
    <w:rsid w:val="00365798"/>
    <w:rsid w:val="00365A9A"/>
    <w:rsid w:val="003665C9"/>
    <w:rsid w:val="003672A6"/>
    <w:rsid w:val="00367600"/>
    <w:rsid w:val="003709A3"/>
    <w:rsid w:val="00372713"/>
    <w:rsid w:val="00372968"/>
    <w:rsid w:val="0037299F"/>
    <w:rsid w:val="00372AAF"/>
    <w:rsid w:val="0037371D"/>
    <w:rsid w:val="003778A5"/>
    <w:rsid w:val="00380F8C"/>
    <w:rsid w:val="00381ABB"/>
    <w:rsid w:val="003821C9"/>
    <w:rsid w:val="00383373"/>
    <w:rsid w:val="003839C2"/>
    <w:rsid w:val="00387BE2"/>
    <w:rsid w:val="00390517"/>
    <w:rsid w:val="00390D2E"/>
    <w:rsid w:val="00391787"/>
    <w:rsid w:val="0039226F"/>
    <w:rsid w:val="0039229F"/>
    <w:rsid w:val="00392E98"/>
    <w:rsid w:val="003936D6"/>
    <w:rsid w:val="003937A0"/>
    <w:rsid w:val="00393DC6"/>
    <w:rsid w:val="00394D09"/>
    <w:rsid w:val="00396DD8"/>
    <w:rsid w:val="00397479"/>
    <w:rsid w:val="00397B7D"/>
    <w:rsid w:val="003A02FC"/>
    <w:rsid w:val="003A32F7"/>
    <w:rsid w:val="003A46FB"/>
    <w:rsid w:val="003A4D16"/>
    <w:rsid w:val="003A6C4C"/>
    <w:rsid w:val="003A74B1"/>
    <w:rsid w:val="003B114E"/>
    <w:rsid w:val="003B1969"/>
    <w:rsid w:val="003B1A24"/>
    <w:rsid w:val="003B2527"/>
    <w:rsid w:val="003B2B53"/>
    <w:rsid w:val="003B2DE1"/>
    <w:rsid w:val="003B3341"/>
    <w:rsid w:val="003B68F4"/>
    <w:rsid w:val="003B781D"/>
    <w:rsid w:val="003B8F5F"/>
    <w:rsid w:val="003C0B30"/>
    <w:rsid w:val="003C1DF9"/>
    <w:rsid w:val="003C4239"/>
    <w:rsid w:val="003C43DF"/>
    <w:rsid w:val="003C4D03"/>
    <w:rsid w:val="003C4E37"/>
    <w:rsid w:val="003C5F22"/>
    <w:rsid w:val="003D0511"/>
    <w:rsid w:val="003D0EE5"/>
    <w:rsid w:val="003D1308"/>
    <w:rsid w:val="003D2F8E"/>
    <w:rsid w:val="003D4626"/>
    <w:rsid w:val="003D4E69"/>
    <w:rsid w:val="003D4FA9"/>
    <w:rsid w:val="003D5775"/>
    <w:rsid w:val="003D66FE"/>
    <w:rsid w:val="003E0049"/>
    <w:rsid w:val="003E010E"/>
    <w:rsid w:val="003E021B"/>
    <w:rsid w:val="003E0C70"/>
    <w:rsid w:val="003E11C0"/>
    <w:rsid w:val="003E3E7A"/>
    <w:rsid w:val="003E5142"/>
    <w:rsid w:val="003E5F45"/>
    <w:rsid w:val="003E71A8"/>
    <w:rsid w:val="003EE1A6"/>
    <w:rsid w:val="003F03B5"/>
    <w:rsid w:val="003F0E52"/>
    <w:rsid w:val="003F2427"/>
    <w:rsid w:val="003F2DB1"/>
    <w:rsid w:val="003F3887"/>
    <w:rsid w:val="003F3FF2"/>
    <w:rsid w:val="003F48F0"/>
    <w:rsid w:val="003F6687"/>
    <w:rsid w:val="0040013C"/>
    <w:rsid w:val="00400BCC"/>
    <w:rsid w:val="00401178"/>
    <w:rsid w:val="00401508"/>
    <w:rsid w:val="0040349F"/>
    <w:rsid w:val="00405AC1"/>
    <w:rsid w:val="00406B73"/>
    <w:rsid w:val="004072E7"/>
    <w:rsid w:val="004124A8"/>
    <w:rsid w:val="004125F1"/>
    <w:rsid w:val="00412B4C"/>
    <w:rsid w:val="00413657"/>
    <w:rsid w:val="0041411B"/>
    <w:rsid w:val="004179B7"/>
    <w:rsid w:val="00420C52"/>
    <w:rsid w:val="0042251E"/>
    <w:rsid w:val="00423AD1"/>
    <w:rsid w:val="00424417"/>
    <w:rsid w:val="00425287"/>
    <w:rsid w:val="00425DCD"/>
    <w:rsid w:val="004275FE"/>
    <w:rsid w:val="00430006"/>
    <w:rsid w:val="0043172A"/>
    <w:rsid w:val="00431C9A"/>
    <w:rsid w:val="00432522"/>
    <w:rsid w:val="00432875"/>
    <w:rsid w:val="004333C8"/>
    <w:rsid w:val="004346DA"/>
    <w:rsid w:val="00434716"/>
    <w:rsid w:val="00434C4A"/>
    <w:rsid w:val="0043560E"/>
    <w:rsid w:val="004361C2"/>
    <w:rsid w:val="00441590"/>
    <w:rsid w:val="0044292A"/>
    <w:rsid w:val="00442FC3"/>
    <w:rsid w:val="0044574B"/>
    <w:rsid w:val="004457F0"/>
    <w:rsid w:val="00445B20"/>
    <w:rsid w:val="00445E1E"/>
    <w:rsid w:val="00446067"/>
    <w:rsid w:val="00446CC4"/>
    <w:rsid w:val="0044746F"/>
    <w:rsid w:val="0045043B"/>
    <w:rsid w:val="00453BCC"/>
    <w:rsid w:val="004543DD"/>
    <w:rsid w:val="00454E8F"/>
    <w:rsid w:val="004551FE"/>
    <w:rsid w:val="00456266"/>
    <w:rsid w:val="00456B57"/>
    <w:rsid w:val="00457161"/>
    <w:rsid w:val="00461557"/>
    <w:rsid w:val="00461560"/>
    <w:rsid w:val="004615E3"/>
    <w:rsid w:val="004617BA"/>
    <w:rsid w:val="00465888"/>
    <w:rsid w:val="00466573"/>
    <w:rsid w:val="00466A4B"/>
    <w:rsid w:val="0046759D"/>
    <w:rsid w:val="00470541"/>
    <w:rsid w:val="00470823"/>
    <w:rsid w:val="00470854"/>
    <w:rsid w:val="00470BF7"/>
    <w:rsid w:val="00470C93"/>
    <w:rsid w:val="0047119F"/>
    <w:rsid w:val="00472747"/>
    <w:rsid w:val="0047389A"/>
    <w:rsid w:val="0047393B"/>
    <w:rsid w:val="00473C14"/>
    <w:rsid w:val="00473D91"/>
    <w:rsid w:val="0047477E"/>
    <w:rsid w:val="004748AF"/>
    <w:rsid w:val="00474C14"/>
    <w:rsid w:val="004761B3"/>
    <w:rsid w:val="00476491"/>
    <w:rsid w:val="00477DC4"/>
    <w:rsid w:val="004815DD"/>
    <w:rsid w:val="00481922"/>
    <w:rsid w:val="00482652"/>
    <w:rsid w:val="00482B23"/>
    <w:rsid w:val="004830B1"/>
    <w:rsid w:val="00483B67"/>
    <w:rsid w:val="00483DCD"/>
    <w:rsid w:val="0048423E"/>
    <w:rsid w:val="00484E97"/>
    <w:rsid w:val="0048620B"/>
    <w:rsid w:val="00486D47"/>
    <w:rsid w:val="00486F05"/>
    <w:rsid w:val="00491166"/>
    <w:rsid w:val="00492358"/>
    <w:rsid w:val="004930E9"/>
    <w:rsid w:val="00493818"/>
    <w:rsid w:val="0049469B"/>
    <w:rsid w:val="00496FAB"/>
    <w:rsid w:val="00497222"/>
    <w:rsid w:val="00497DBB"/>
    <w:rsid w:val="004A05E9"/>
    <w:rsid w:val="004A0605"/>
    <w:rsid w:val="004A1577"/>
    <w:rsid w:val="004A193F"/>
    <w:rsid w:val="004A255A"/>
    <w:rsid w:val="004A307B"/>
    <w:rsid w:val="004A3D17"/>
    <w:rsid w:val="004A4600"/>
    <w:rsid w:val="004A6FA5"/>
    <w:rsid w:val="004A9EB2"/>
    <w:rsid w:val="004B121B"/>
    <w:rsid w:val="004B1D84"/>
    <w:rsid w:val="004B22C0"/>
    <w:rsid w:val="004B2563"/>
    <w:rsid w:val="004B3470"/>
    <w:rsid w:val="004B37B6"/>
    <w:rsid w:val="004B4132"/>
    <w:rsid w:val="004B44A9"/>
    <w:rsid w:val="004B525C"/>
    <w:rsid w:val="004B5539"/>
    <w:rsid w:val="004B56DA"/>
    <w:rsid w:val="004B5F6D"/>
    <w:rsid w:val="004C07CB"/>
    <w:rsid w:val="004C1DC6"/>
    <w:rsid w:val="004C2BA4"/>
    <w:rsid w:val="004C3A10"/>
    <w:rsid w:val="004C42F3"/>
    <w:rsid w:val="004C58E9"/>
    <w:rsid w:val="004C5C24"/>
    <w:rsid w:val="004C608D"/>
    <w:rsid w:val="004C687A"/>
    <w:rsid w:val="004C69B0"/>
    <w:rsid w:val="004C78F4"/>
    <w:rsid w:val="004CB85B"/>
    <w:rsid w:val="004D020D"/>
    <w:rsid w:val="004D134C"/>
    <w:rsid w:val="004D222E"/>
    <w:rsid w:val="004D2D2D"/>
    <w:rsid w:val="004D42A6"/>
    <w:rsid w:val="004D490D"/>
    <w:rsid w:val="004D5938"/>
    <w:rsid w:val="004D6256"/>
    <w:rsid w:val="004D6D06"/>
    <w:rsid w:val="004D7D4B"/>
    <w:rsid w:val="004E02F1"/>
    <w:rsid w:val="004E055B"/>
    <w:rsid w:val="004E0A90"/>
    <w:rsid w:val="004E0CC4"/>
    <w:rsid w:val="004E2809"/>
    <w:rsid w:val="004E318C"/>
    <w:rsid w:val="004E3616"/>
    <w:rsid w:val="004E39C3"/>
    <w:rsid w:val="004E3EA4"/>
    <w:rsid w:val="004E4132"/>
    <w:rsid w:val="004E5A71"/>
    <w:rsid w:val="004E7B95"/>
    <w:rsid w:val="004F02E3"/>
    <w:rsid w:val="004F351B"/>
    <w:rsid w:val="004F3CFD"/>
    <w:rsid w:val="004F505C"/>
    <w:rsid w:val="004F541F"/>
    <w:rsid w:val="004F5519"/>
    <w:rsid w:val="004F57FA"/>
    <w:rsid w:val="004F5DD8"/>
    <w:rsid w:val="004F6B29"/>
    <w:rsid w:val="004F6BF8"/>
    <w:rsid w:val="004F725A"/>
    <w:rsid w:val="00501072"/>
    <w:rsid w:val="00503145"/>
    <w:rsid w:val="00503DE8"/>
    <w:rsid w:val="00503EDB"/>
    <w:rsid w:val="005040BB"/>
    <w:rsid w:val="005048BA"/>
    <w:rsid w:val="005053DC"/>
    <w:rsid w:val="00505756"/>
    <w:rsid w:val="005063E2"/>
    <w:rsid w:val="00507185"/>
    <w:rsid w:val="005072EC"/>
    <w:rsid w:val="00507711"/>
    <w:rsid w:val="00507CBE"/>
    <w:rsid w:val="00510B48"/>
    <w:rsid w:val="00510BE0"/>
    <w:rsid w:val="005115E3"/>
    <w:rsid w:val="00511C32"/>
    <w:rsid w:val="00512036"/>
    <w:rsid w:val="005135ED"/>
    <w:rsid w:val="00515129"/>
    <w:rsid w:val="00516B3B"/>
    <w:rsid w:val="005171CA"/>
    <w:rsid w:val="00517BE0"/>
    <w:rsid w:val="0052010C"/>
    <w:rsid w:val="005206CA"/>
    <w:rsid w:val="00520864"/>
    <w:rsid w:val="00520B35"/>
    <w:rsid w:val="00520BC0"/>
    <w:rsid w:val="005212E7"/>
    <w:rsid w:val="00521426"/>
    <w:rsid w:val="0052191C"/>
    <w:rsid w:val="00521E6D"/>
    <w:rsid w:val="005229D9"/>
    <w:rsid w:val="00522AAC"/>
    <w:rsid w:val="0052377A"/>
    <w:rsid w:val="00524212"/>
    <w:rsid w:val="005277BD"/>
    <w:rsid w:val="005304CC"/>
    <w:rsid w:val="00530736"/>
    <w:rsid w:val="00530DF5"/>
    <w:rsid w:val="00530E10"/>
    <w:rsid w:val="0053155F"/>
    <w:rsid w:val="00531C84"/>
    <w:rsid w:val="0053627E"/>
    <w:rsid w:val="00536BC2"/>
    <w:rsid w:val="0053712B"/>
    <w:rsid w:val="005376D6"/>
    <w:rsid w:val="0054093F"/>
    <w:rsid w:val="0054138B"/>
    <w:rsid w:val="0054206F"/>
    <w:rsid w:val="00543452"/>
    <w:rsid w:val="005438BF"/>
    <w:rsid w:val="0054470E"/>
    <w:rsid w:val="00545C17"/>
    <w:rsid w:val="00551812"/>
    <w:rsid w:val="0055194F"/>
    <w:rsid w:val="00553E28"/>
    <w:rsid w:val="005557EE"/>
    <w:rsid w:val="00555FA6"/>
    <w:rsid w:val="0055609E"/>
    <w:rsid w:val="0055776E"/>
    <w:rsid w:val="00557DEE"/>
    <w:rsid w:val="00557F65"/>
    <w:rsid w:val="005612DE"/>
    <w:rsid w:val="00561706"/>
    <w:rsid w:val="00561E27"/>
    <w:rsid w:val="00563160"/>
    <w:rsid w:val="00564757"/>
    <w:rsid w:val="00566A56"/>
    <w:rsid w:val="005706A7"/>
    <w:rsid w:val="00571007"/>
    <w:rsid w:val="005720A9"/>
    <w:rsid w:val="0057264C"/>
    <w:rsid w:val="00572EE1"/>
    <w:rsid w:val="005730A1"/>
    <w:rsid w:val="00573DB8"/>
    <w:rsid w:val="00574E1B"/>
    <w:rsid w:val="005752FB"/>
    <w:rsid w:val="00575375"/>
    <w:rsid w:val="00575F9C"/>
    <w:rsid w:val="00576A9C"/>
    <w:rsid w:val="005770DC"/>
    <w:rsid w:val="00581737"/>
    <w:rsid w:val="00581A08"/>
    <w:rsid w:val="0058355C"/>
    <w:rsid w:val="005848CC"/>
    <w:rsid w:val="0058490E"/>
    <w:rsid w:val="00586ACD"/>
    <w:rsid w:val="0059056B"/>
    <w:rsid w:val="0059075B"/>
    <w:rsid w:val="00591211"/>
    <w:rsid w:val="005929D7"/>
    <w:rsid w:val="00592A41"/>
    <w:rsid w:val="00592D04"/>
    <w:rsid w:val="00592E98"/>
    <w:rsid w:val="005942AC"/>
    <w:rsid w:val="0059569D"/>
    <w:rsid w:val="00595C2B"/>
    <w:rsid w:val="00596C6E"/>
    <w:rsid w:val="0059706B"/>
    <w:rsid w:val="00597D4C"/>
    <w:rsid w:val="005A0250"/>
    <w:rsid w:val="005A0289"/>
    <w:rsid w:val="005A190C"/>
    <w:rsid w:val="005A22AB"/>
    <w:rsid w:val="005A2385"/>
    <w:rsid w:val="005A238D"/>
    <w:rsid w:val="005A379E"/>
    <w:rsid w:val="005A3C26"/>
    <w:rsid w:val="005A5337"/>
    <w:rsid w:val="005A6AF4"/>
    <w:rsid w:val="005A75BF"/>
    <w:rsid w:val="005A7648"/>
    <w:rsid w:val="005B03F2"/>
    <w:rsid w:val="005B13D7"/>
    <w:rsid w:val="005B1984"/>
    <w:rsid w:val="005B2CE7"/>
    <w:rsid w:val="005B366D"/>
    <w:rsid w:val="005B36A2"/>
    <w:rsid w:val="005B40FD"/>
    <w:rsid w:val="005B426F"/>
    <w:rsid w:val="005B5970"/>
    <w:rsid w:val="005B6580"/>
    <w:rsid w:val="005B70AC"/>
    <w:rsid w:val="005C0401"/>
    <w:rsid w:val="005C089C"/>
    <w:rsid w:val="005C0B04"/>
    <w:rsid w:val="005C0C43"/>
    <w:rsid w:val="005C1DF1"/>
    <w:rsid w:val="005C2BDC"/>
    <w:rsid w:val="005C3765"/>
    <w:rsid w:val="005C4798"/>
    <w:rsid w:val="005C4F74"/>
    <w:rsid w:val="005C553F"/>
    <w:rsid w:val="005C59FA"/>
    <w:rsid w:val="005C5C90"/>
    <w:rsid w:val="005C5E6D"/>
    <w:rsid w:val="005C650B"/>
    <w:rsid w:val="005C6552"/>
    <w:rsid w:val="005C76E3"/>
    <w:rsid w:val="005C780D"/>
    <w:rsid w:val="005C7CFF"/>
    <w:rsid w:val="005D004E"/>
    <w:rsid w:val="005D21F2"/>
    <w:rsid w:val="005D36D0"/>
    <w:rsid w:val="005D436B"/>
    <w:rsid w:val="005D72C5"/>
    <w:rsid w:val="005E0F34"/>
    <w:rsid w:val="005E0F84"/>
    <w:rsid w:val="005E192A"/>
    <w:rsid w:val="005E2809"/>
    <w:rsid w:val="005E342F"/>
    <w:rsid w:val="005E3488"/>
    <w:rsid w:val="005E34C9"/>
    <w:rsid w:val="005E410D"/>
    <w:rsid w:val="005E4475"/>
    <w:rsid w:val="005E58B9"/>
    <w:rsid w:val="005E69F2"/>
    <w:rsid w:val="005E6ABA"/>
    <w:rsid w:val="005E7001"/>
    <w:rsid w:val="005E7046"/>
    <w:rsid w:val="005E70BA"/>
    <w:rsid w:val="005E7183"/>
    <w:rsid w:val="005E7BB5"/>
    <w:rsid w:val="005F017F"/>
    <w:rsid w:val="005F1CCE"/>
    <w:rsid w:val="005F2860"/>
    <w:rsid w:val="005F2E16"/>
    <w:rsid w:val="005F3C52"/>
    <w:rsid w:val="005F3CCB"/>
    <w:rsid w:val="005F417D"/>
    <w:rsid w:val="005F42B2"/>
    <w:rsid w:val="005F4AC5"/>
    <w:rsid w:val="005F526F"/>
    <w:rsid w:val="005F7A4D"/>
    <w:rsid w:val="0060132D"/>
    <w:rsid w:val="006031FF"/>
    <w:rsid w:val="00603F6A"/>
    <w:rsid w:val="006044AE"/>
    <w:rsid w:val="006045CE"/>
    <w:rsid w:val="00604A37"/>
    <w:rsid w:val="00604F6A"/>
    <w:rsid w:val="00606877"/>
    <w:rsid w:val="006078FF"/>
    <w:rsid w:val="006104EA"/>
    <w:rsid w:val="006109FD"/>
    <w:rsid w:val="00610E0B"/>
    <w:rsid w:val="006127A6"/>
    <w:rsid w:val="00612DF8"/>
    <w:rsid w:val="00613257"/>
    <w:rsid w:val="006151F8"/>
    <w:rsid w:val="0061542C"/>
    <w:rsid w:val="00615F8B"/>
    <w:rsid w:val="00615FF6"/>
    <w:rsid w:val="006171A7"/>
    <w:rsid w:val="00617808"/>
    <w:rsid w:val="00621C42"/>
    <w:rsid w:val="00622AB3"/>
    <w:rsid w:val="00622E10"/>
    <w:rsid w:val="006232BE"/>
    <w:rsid w:val="0062361B"/>
    <w:rsid w:val="00623764"/>
    <w:rsid w:val="0062378E"/>
    <w:rsid w:val="00626C9A"/>
    <w:rsid w:val="00630D25"/>
    <w:rsid w:val="006311AD"/>
    <w:rsid w:val="006325B4"/>
    <w:rsid w:val="00632730"/>
    <w:rsid w:val="00633904"/>
    <w:rsid w:val="00633E3B"/>
    <w:rsid w:val="00633F45"/>
    <w:rsid w:val="00634967"/>
    <w:rsid w:val="00634CA9"/>
    <w:rsid w:val="00634DC4"/>
    <w:rsid w:val="006353F9"/>
    <w:rsid w:val="00635545"/>
    <w:rsid w:val="00635EA5"/>
    <w:rsid w:val="00636268"/>
    <w:rsid w:val="00640200"/>
    <w:rsid w:val="006411B1"/>
    <w:rsid w:val="006416A4"/>
    <w:rsid w:val="0064353B"/>
    <w:rsid w:val="0064359F"/>
    <w:rsid w:val="00645ED9"/>
    <w:rsid w:val="006467C7"/>
    <w:rsid w:val="00646E9C"/>
    <w:rsid w:val="00647542"/>
    <w:rsid w:val="00647CEA"/>
    <w:rsid w:val="0065031A"/>
    <w:rsid w:val="0065138B"/>
    <w:rsid w:val="006526AC"/>
    <w:rsid w:val="00652F90"/>
    <w:rsid w:val="00654F67"/>
    <w:rsid w:val="00655333"/>
    <w:rsid w:val="006567B7"/>
    <w:rsid w:val="00657A68"/>
    <w:rsid w:val="006601B3"/>
    <w:rsid w:val="006606ED"/>
    <w:rsid w:val="0066133E"/>
    <w:rsid w:val="006623BB"/>
    <w:rsid w:val="006624C1"/>
    <w:rsid w:val="006631B7"/>
    <w:rsid w:val="0066366A"/>
    <w:rsid w:val="0066367C"/>
    <w:rsid w:val="006636B3"/>
    <w:rsid w:val="00663C3C"/>
    <w:rsid w:val="00664ACA"/>
    <w:rsid w:val="006655D8"/>
    <w:rsid w:val="00665727"/>
    <w:rsid w:val="0066572F"/>
    <w:rsid w:val="0066700B"/>
    <w:rsid w:val="006670F8"/>
    <w:rsid w:val="0067003A"/>
    <w:rsid w:val="006716E4"/>
    <w:rsid w:val="00671F10"/>
    <w:rsid w:val="006721D5"/>
    <w:rsid w:val="00673819"/>
    <w:rsid w:val="00673E03"/>
    <w:rsid w:val="00674371"/>
    <w:rsid w:val="006750F3"/>
    <w:rsid w:val="006755DC"/>
    <w:rsid w:val="00675E9B"/>
    <w:rsid w:val="00676957"/>
    <w:rsid w:val="006802BC"/>
    <w:rsid w:val="006814F2"/>
    <w:rsid w:val="00681D9A"/>
    <w:rsid w:val="0068216A"/>
    <w:rsid w:val="00682CEA"/>
    <w:rsid w:val="00686001"/>
    <w:rsid w:val="0068625B"/>
    <w:rsid w:val="00687412"/>
    <w:rsid w:val="00687D24"/>
    <w:rsid w:val="0068C6F8"/>
    <w:rsid w:val="00690B12"/>
    <w:rsid w:val="006911FF"/>
    <w:rsid w:val="00691913"/>
    <w:rsid w:val="00691DC4"/>
    <w:rsid w:val="00692FB1"/>
    <w:rsid w:val="006942C6"/>
    <w:rsid w:val="00694856"/>
    <w:rsid w:val="006964F4"/>
    <w:rsid w:val="006A0D09"/>
    <w:rsid w:val="006A1BDA"/>
    <w:rsid w:val="006A1EE0"/>
    <w:rsid w:val="006A2698"/>
    <w:rsid w:val="006A3AC7"/>
    <w:rsid w:val="006A3F80"/>
    <w:rsid w:val="006A4DF7"/>
    <w:rsid w:val="006A5737"/>
    <w:rsid w:val="006A5F0E"/>
    <w:rsid w:val="006A674D"/>
    <w:rsid w:val="006A67D9"/>
    <w:rsid w:val="006A71B9"/>
    <w:rsid w:val="006A7D83"/>
    <w:rsid w:val="006A7FC7"/>
    <w:rsid w:val="006B00C2"/>
    <w:rsid w:val="006B0192"/>
    <w:rsid w:val="006B1274"/>
    <w:rsid w:val="006B4B0D"/>
    <w:rsid w:val="006B7474"/>
    <w:rsid w:val="006C06EE"/>
    <w:rsid w:val="006C129E"/>
    <w:rsid w:val="006C1439"/>
    <w:rsid w:val="006C2732"/>
    <w:rsid w:val="006C387A"/>
    <w:rsid w:val="006C4020"/>
    <w:rsid w:val="006C43FA"/>
    <w:rsid w:val="006C46A7"/>
    <w:rsid w:val="006C4DCB"/>
    <w:rsid w:val="006C4E6C"/>
    <w:rsid w:val="006C5627"/>
    <w:rsid w:val="006C5A7E"/>
    <w:rsid w:val="006C71DC"/>
    <w:rsid w:val="006C7340"/>
    <w:rsid w:val="006C7667"/>
    <w:rsid w:val="006CAF58"/>
    <w:rsid w:val="006D0571"/>
    <w:rsid w:val="006D0EC2"/>
    <w:rsid w:val="006D1C7D"/>
    <w:rsid w:val="006D2517"/>
    <w:rsid w:val="006D2D6C"/>
    <w:rsid w:val="006D35C6"/>
    <w:rsid w:val="006D4923"/>
    <w:rsid w:val="006D6349"/>
    <w:rsid w:val="006D6595"/>
    <w:rsid w:val="006D72AD"/>
    <w:rsid w:val="006D76A9"/>
    <w:rsid w:val="006E00C5"/>
    <w:rsid w:val="006E0774"/>
    <w:rsid w:val="006E1EE1"/>
    <w:rsid w:val="006E2D08"/>
    <w:rsid w:val="006E352D"/>
    <w:rsid w:val="006E3CC2"/>
    <w:rsid w:val="006E54A2"/>
    <w:rsid w:val="006E59CC"/>
    <w:rsid w:val="006E6BE3"/>
    <w:rsid w:val="006F2390"/>
    <w:rsid w:val="006F24F9"/>
    <w:rsid w:val="006F2C6F"/>
    <w:rsid w:val="006F3242"/>
    <w:rsid w:val="006F46F9"/>
    <w:rsid w:val="006F49C7"/>
    <w:rsid w:val="006F507F"/>
    <w:rsid w:val="006F5693"/>
    <w:rsid w:val="006F646D"/>
    <w:rsid w:val="006F6900"/>
    <w:rsid w:val="006F722A"/>
    <w:rsid w:val="00700443"/>
    <w:rsid w:val="007012DD"/>
    <w:rsid w:val="00701832"/>
    <w:rsid w:val="0070186E"/>
    <w:rsid w:val="00701A33"/>
    <w:rsid w:val="00701B86"/>
    <w:rsid w:val="00701BFC"/>
    <w:rsid w:val="007026A3"/>
    <w:rsid w:val="00703AEC"/>
    <w:rsid w:val="007076AA"/>
    <w:rsid w:val="00710F78"/>
    <w:rsid w:val="007113D9"/>
    <w:rsid w:val="00711B08"/>
    <w:rsid w:val="00711F8A"/>
    <w:rsid w:val="007129E9"/>
    <w:rsid w:val="00715C38"/>
    <w:rsid w:val="007166B6"/>
    <w:rsid w:val="00716C84"/>
    <w:rsid w:val="007170B4"/>
    <w:rsid w:val="00717865"/>
    <w:rsid w:val="007208F0"/>
    <w:rsid w:val="0072153E"/>
    <w:rsid w:val="00721E1A"/>
    <w:rsid w:val="00722CC0"/>
    <w:rsid w:val="0072331A"/>
    <w:rsid w:val="00725F7E"/>
    <w:rsid w:val="0072786E"/>
    <w:rsid w:val="00730812"/>
    <w:rsid w:val="00730EB1"/>
    <w:rsid w:val="00731152"/>
    <w:rsid w:val="0073179B"/>
    <w:rsid w:val="00731A16"/>
    <w:rsid w:val="00731C72"/>
    <w:rsid w:val="007327C0"/>
    <w:rsid w:val="00732993"/>
    <w:rsid w:val="00732E29"/>
    <w:rsid w:val="00733D24"/>
    <w:rsid w:val="00734E51"/>
    <w:rsid w:val="00734F55"/>
    <w:rsid w:val="00737919"/>
    <w:rsid w:val="00740DD3"/>
    <w:rsid w:val="00741BFF"/>
    <w:rsid w:val="00742067"/>
    <w:rsid w:val="00742832"/>
    <w:rsid w:val="00744AC4"/>
    <w:rsid w:val="00747031"/>
    <w:rsid w:val="00747903"/>
    <w:rsid w:val="00747AF1"/>
    <w:rsid w:val="00747E7B"/>
    <w:rsid w:val="00747EA9"/>
    <w:rsid w:val="00747EEC"/>
    <w:rsid w:val="00752FB0"/>
    <w:rsid w:val="00753127"/>
    <w:rsid w:val="00754290"/>
    <w:rsid w:val="00754390"/>
    <w:rsid w:val="00754A5D"/>
    <w:rsid w:val="00754A5E"/>
    <w:rsid w:val="00755712"/>
    <w:rsid w:val="0075608D"/>
    <w:rsid w:val="00757820"/>
    <w:rsid w:val="0076003D"/>
    <w:rsid w:val="0076239E"/>
    <w:rsid w:val="007631B3"/>
    <w:rsid w:val="00763605"/>
    <w:rsid w:val="00763F67"/>
    <w:rsid w:val="00764A63"/>
    <w:rsid w:val="00766C15"/>
    <w:rsid w:val="00766E70"/>
    <w:rsid w:val="007670F0"/>
    <w:rsid w:val="0077193F"/>
    <w:rsid w:val="00772387"/>
    <w:rsid w:val="0077259B"/>
    <w:rsid w:val="007725DB"/>
    <w:rsid w:val="00773BD8"/>
    <w:rsid w:val="00775D6C"/>
    <w:rsid w:val="0077610C"/>
    <w:rsid w:val="00776626"/>
    <w:rsid w:val="00776D85"/>
    <w:rsid w:val="00777139"/>
    <w:rsid w:val="00777B9E"/>
    <w:rsid w:val="00781069"/>
    <w:rsid w:val="00781DE7"/>
    <w:rsid w:val="007822BC"/>
    <w:rsid w:val="007826B2"/>
    <w:rsid w:val="00783081"/>
    <w:rsid w:val="00783106"/>
    <w:rsid w:val="0078511A"/>
    <w:rsid w:val="00786B80"/>
    <w:rsid w:val="0078776E"/>
    <w:rsid w:val="007879B8"/>
    <w:rsid w:val="007885B8"/>
    <w:rsid w:val="00790087"/>
    <w:rsid w:val="007911D5"/>
    <w:rsid w:val="00791B3B"/>
    <w:rsid w:val="00791CF9"/>
    <w:rsid w:val="00792324"/>
    <w:rsid w:val="007929A2"/>
    <w:rsid w:val="00793FB0"/>
    <w:rsid w:val="00794995"/>
    <w:rsid w:val="007952F8"/>
    <w:rsid w:val="0079589E"/>
    <w:rsid w:val="00797C98"/>
    <w:rsid w:val="00797CD1"/>
    <w:rsid w:val="007A1B3E"/>
    <w:rsid w:val="007A3D1B"/>
    <w:rsid w:val="007A3FC2"/>
    <w:rsid w:val="007A45EB"/>
    <w:rsid w:val="007A481E"/>
    <w:rsid w:val="007A4B01"/>
    <w:rsid w:val="007A566A"/>
    <w:rsid w:val="007A7198"/>
    <w:rsid w:val="007A7239"/>
    <w:rsid w:val="007B0772"/>
    <w:rsid w:val="007B3717"/>
    <w:rsid w:val="007B48D4"/>
    <w:rsid w:val="007B50F0"/>
    <w:rsid w:val="007B50F7"/>
    <w:rsid w:val="007B6E06"/>
    <w:rsid w:val="007B7103"/>
    <w:rsid w:val="007B76C3"/>
    <w:rsid w:val="007C0A5A"/>
    <w:rsid w:val="007C0FAC"/>
    <w:rsid w:val="007C12F2"/>
    <w:rsid w:val="007C297B"/>
    <w:rsid w:val="007C3D0E"/>
    <w:rsid w:val="007C423F"/>
    <w:rsid w:val="007C4BF7"/>
    <w:rsid w:val="007C64AF"/>
    <w:rsid w:val="007D07A2"/>
    <w:rsid w:val="007D0B05"/>
    <w:rsid w:val="007D2A1E"/>
    <w:rsid w:val="007D30A4"/>
    <w:rsid w:val="007D431A"/>
    <w:rsid w:val="007D47C4"/>
    <w:rsid w:val="007D54D2"/>
    <w:rsid w:val="007D699A"/>
    <w:rsid w:val="007D76D9"/>
    <w:rsid w:val="007D7F57"/>
    <w:rsid w:val="007E00F1"/>
    <w:rsid w:val="007E1347"/>
    <w:rsid w:val="007E1B04"/>
    <w:rsid w:val="007E2F0E"/>
    <w:rsid w:val="007E4519"/>
    <w:rsid w:val="007E5BB6"/>
    <w:rsid w:val="007E61F7"/>
    <w:rsid w:val="007E631A"/>
    <w:rsid w:val="007E663B"/>
    <w:rsid w:val="007E6E55"/>
    <w:rsid w:val="007E727E"/>
    <w:rsid w:val="007F1D8B"/>
    <w:rsid w:val="007F2C35"/>
    <w:rsid w:val="007F2E6D"/>
    <w:rsid w:val="007F5ADA"/>
    <w:rsid w:val="007F5B52"/>
    <w:rsid w:val="007F635C"/>
    <w:rsid w:val="007F6404"/>
    <w:rsid w:val="007F6C7D"/>
    <w:rsid w:val="007F707B"/>
    <w:rsid w:val="007F713F"/>
    <w:rsid w:val="007F759F"/>
    <w:rsid w:val="007F7D2B"/>
    <w:rsid w:val="0080018A"/>
    <w:rsid w:val="00800421"/>
    <w:rsid w:val="00800759"/>
    <w:rsid w:val="00801AD8"/>
    <w:rsid w:val="00801FB5"/>
    <w:rsid w:val="008024ED"/>
    <w:rsid w:val="008036C3"/>
    <w:rsid w:val="00804C8B"/>
    <w:rsid w:val="0080791A"/>
    <w:rsid w:val="0081048F"/>
    <w:rsid w:val="00810DCB"/>
    <w:rsid w:val="008117FC"/>
    <w:rsid w:val="00811D60"/>
    <w:rsid w:val="008126EB"/>
    <w:rsid w:val="00814213"/>
    <w:rsid w:val="0081424A"/>
    <w:rsid w:val="008145BF"/>
    <w:rsid w:val="00814D7A"/>
    <w:rsid w:val="00816BE0"/>
    <w:rsid w:val="00816CFB"/>
    <w:rsid w:val="00816E31"/>
    <w:rsid w:val="008177D4"/>
    <w:rsid w:val="00817DB6"/>
    <w:rsid w:val="00820D67"/>
    <w:rsid w:val="00821A58"/>
    <w:rsid w:val="00822164"/>
    <w:rsid w:val="0082415F"/>
    <w:rsid w:val="00824547"/>
    <w:rsid w:val="00824E2F"/>
    <w:rsid w:val="00825033"/>
    <w:rsid w:val="00826778"/>
    <w:rsid w:val="00831087"/>
    <w:rsid w:val="00832468"/>
    <w:rsid w:val="00832EF2"/>
    <w:rsid w:val="0083315A"/>
    <w:rsid w:val="0083443E"/>
    <w:rsid w:val="00835D9A"/>
    <w:rsid w:val="00835E54"/>
    <w:rsid w:val="00836A28"/>
    <w:rsid w:val="00836E4F"/>
    <w:rsid w:val="008373C1"/>
    <w:rsid w:val="008412FF"/>
    <w:rsid w:val="008435AE"/>
    <w:rsid w:val="00843CD9"/>
    <w:rsid w:val="008441F8"/>
    <w:rsid w:val="0084728D"/>
    <w:rsid w:val="00847764"/>
    <w:rsid w:val="00847791"/>
    <w:rsid w:val="00847A54"/>
    <w:rsid w:val="00851C40"/>
    <w:rsid w:val="00852CD4"/>
    <w:rsid w:val="0085365A"/>
    <w:rsid w:val="00854973"/>
    <w:rsid w:val="00854C55"/>
    <w:rsid w:val="00856C1E"/>
    <w:rsid w:val="00857691"/>
    <w:rsid w:val="0086062C"/>
    <w:rsid w:val="00860901"/>
    <w:rsid w:val="00860A1E"/>
    <w:rsid w:val="00863886"/>
    <w:rsid w:val="00863987"/>
    <w:rsid w:val="008639C8"/>
    <w:rsid w:val="008643FC"/>
    <w:rsid w:val="00864BB2"/>
    <w:rsid w:val="00864BCC"/>
    <w:rsid w:val="00864BE6"/>
    <w:rsid w:val="008670A3"/>
    <w:rsid w:val="008723B5"/>
    <w:rsid w:val="00873908"/>
    <w:rsid w:val="00874182"/>
    <w:rsid w:val="00874EC4"/>
    <w:rsid w:val="00877F53"/>
    <w:rsid w:val="00880367"/>
    <w:rsid w:val="008812EA"/>
    <w:rsid w:val="008812F3"/>
    <w:rsid w:val="008821E0"/>
    <w:rsid w:val="008833FC"/>
    <w:rsid w:val="008836A2"/>
    <w:rsid w:val="00884BC4"/>
    <w:rsid w:val="008855D5"/>
    <w:rsid w:val="00885F98"/>
    <w:rsid w:val="008860F3"/>
    <w:rsid w:val="00886D0E"/>
    <w:rsid w:val="00887144"/>
    <w:rsid w:val="0088790E"/>
    <w:rsid w:val="00887CDB"/>
    <w:rsid w:val="00887DD7"/>
    <w:rsid w:val="00887E5D"/>
    <w:rsid w:val="00890FF1"/>
    <w:rsid w:val="008914C9"/>
    <w:rsid w:val="008914E2"/>
    <w:rsid w:val="00894A7C"/>
    <w:rsid w:val="008973A2"/>
    <w:rsid w:val="008A0F7A"/>
    <w:rsid w:val="008A27B5"/>
    <w:rsid w:val="008A2C4D"/>
    <w:rsid w:val="008A3D1E"/>
    <w:rsid w:val="008A5332"/>
    <w:rsid w:val="008A5416"/>
    <w:rsid w:val="008A570A"/>
    <w:rsid w:val="008A7883"/>
    <w:rsid w:val="008A7AF0"/>
    <w:rsid w:val="008B01C3"/>
    <w:rsid w:val="008B02F8"/>
    <w:rsid w:val="008B307B"/>
    <w:rsid w:val="008B387C"/>
    <w:rsid w:val="008B4692"/>
    <w:rsid w:val="008B583A"/>
    <w:rsid w:val="008B595D"/>
    <w:rsid w:val="008B622C"/>
    <w:rsid w:val="008C02DE"/>
    <w:rsid w:val="008C0ABC"/>
    <w:rsid w:val="008C1564"/>
    <w:rsid w:val="008C25C4"/>
    <w:rsid w:val="008C4DEF"/>
    <w:rsid w:val="008C5E1A"/>
    <w:rsid w:val="008C6876"/>
    <w:rsid w:val="008D02E4"/>
    <w:rsid w:val="008D0A3E"/>
    <w:rsid w:val="008D15A4"/>
    <w:rsid w:val="008D2B75"/>
    <w:rsid w:val="008D3172"/>
    <w:rsid w:val="008D38CC"/>
    <w:rsid w:val="008D3943"/>
    <w:rsid w:val="008D4164"/>
    <w:rsid w:val="008D4941"/>
    <w:rsid w:val="008D4B98"/>
    <w:rsid w:val="008D5150"/>
    <w:rsid w:val="008D5B2F"/>
    <w:rsid w:val="008E00E3"/>
    <w:rsid w:val="008E03FF"/>
    <w:rsid w:val="008E0730"/>
    <w:rsid w:val="008E0EBA"/>
    <w:rsid w:val="008E19DC"/>
    <w:rsid w:val="008E1AA6"/>
    <w:rsid w:val="008E1AD7"/>
    <w:rsid w:val="008E1CE6"/>
    <w:rsid w:val="008E3313"/>
    <w:rsid w:val="008E4D41"/>
    <w:rsid w:val="008E4E8C"/>
    <w:rsid w:val="008E5693"/>
    <w:rsid w:val="008E5E6A"/>
    <w:rsid w:val="008E738E"/>
    <w:rsid w:val="008E77AF"/>
    <w:rsid w:val="008F00A3"/>
    <w:rsid w:val="008F0352"/>
    <w:rsid w:val="008F038F"/>
    <w:rsid w:val="008F0469"/>
    <w:rsid w:val="008F20F9"/>
    <w:rsid w:val="008F323A"/>
    <w:rsid w:val="008F41EF"/>
    <w:rsid w:val="008F49E1"/>
    <w:rsid w:val="008F5ECC"/>
    <w:rsid w:val="008F63D7"/>
    <w:rsid w:val="008F6EB3"/>
    <w:rsid w:val="008F7716"/>
    <w:rsid w:val="00901D54"/>
    <w:rsid w:val="00902663"/>
    <w:rsid w:val="009028A1"/>
    <w:rsid w:val="009029AC"/>
    <w:rsid w:val="009031AC"/>
    <w:rsid w:val="009033CC"/>
    <w:rsid w:val="00903A3E"/>
    <w:rsid w:val="00904301"/>
    <w:rsid w:val="00904ED1"/>
    <w:rsid w:val="009057CD"/>
    <w:rsid w:val="009065AB"/>
    <w:rsid w:val="00908DC6"/>
    <w:rsid w:val="0090F6D6"/>
    <w:rsid w:val="009101F2"/>
    <w:rsid w:val="0091068B"/>
    <w:rsid w:val="00910C22"/>
    <w:rsid w:val="00912259"/>
    <w:rsid w:val="0091242A"/>
    <w:rsid w:val="00912602"/>
    <w:rsid w:val="00912E4D"/>
    <w:rsid w:val="009132D4"/>
    <w:rsid w:val="00914328"/>
    <w:rsid w:val="00915853"/>
    <w:rsid w:val="00915925"/>
    <w:rsid w:val="00915AD7"/>
    <w:rsid w:val="00915C2C"/>
    <w:rsid w:val="00915D4B"/>
    <w:rsid w:val="00916DD9"/>
    <w:rsid w:val="009173C2"/>
    <w:rsid w:val="00920EB9"/>
    <w:rsid w:val="009216A0"/>
    <w:rsid w:val="0092237F"/>
    <w:rsid w:val="00922BEE"/>
    <w:rsid w:val="0092307A"/>
    <w:rsid w:val="009239FB"/>
    <w:rsid w:val="00924223"/>
    <w:rsid w:val="009247E9"/>
    <w:rsid w:val="009252EA"/>
    <w:rsid w:val="00925C19"/>
    <w:rsid w:val="00926203"/>
    <w:rsid w:val="0092632A"/>
    <w:rsid w:val="0093050C"/>
    <w:rsid w:val="00931DEE"/>
    <w:rsid w:val="009334D0"/>
    <w:rsid w:val="00933A28"/>
    <w:rsid w:val="00933E01"/>
    <w:rsid w:val="00935219"/>
    <w:rsid w:val="00935814"/>
    <w:rsid w:val="00935E78"/>
    <w:rsid w:val="00936407"/>
    <w:rsid w:val="009368A1"/>
    <w:rsid w:val="00936D6A"/>
    <w:rsid w:val="00937704"/>
    <w:rsid w:val="00937E9F"/>
    <w:rsid w:val="00937F5E"/>
    <w:rsid w:val="00940C74"/>
    <w:rsid w:val="00941BFB"/>
    <w:rsid w:val="0094311A"/>
    <w:rsid w:val="00943B59"/>
    <w:rsid w:val="009441A8"/>
    <w:rsid w:val="00944CAF"/>
    <w:rsid w:val="00945075"/>
    <w:rsid w:val="0094524A"/>
    <w:rsid w:val="00945801"/>
    <w:rsid w:val="009477A4"/>
    <w:rsid w:val="00951457"/>
    <w:rsid w:val="00952DF7"/>
    <w:rsid w:val="00953C15"/>
    <w:rsid w:val="0095458C"/>
    <w:rsid w:val="00954BD1"/>
    <w:rsid w:val="00955AE0"/>
    <w:rsid w:val="00955BC2"/>
    <w:rsid w:val="009567CC"/>
    <w:rsid w:val="00956F51"/>
    <w:rsid w:val="00960E61"/>
    <w:rsid w:val="00961877"/>
    <w:rsid w:val="009620D9"/>
    <w:rsid w:val="0096255A"/>
    <w:rsid w:val="00962E89"/>
    <w:rsid w:val="009633E3"/>
    <w:rsid w:val="00964FC4"/>
    <w:rsid w:val="009661AB"/>
    <w:rsid w:val="00966571"/>
    <w:rsid w:val="0096701B"/>
    <w:rsid w:val="00967CA8"/>
    <w:rsid w:val="00970E58"/>
    <w:rsid w:val="00971B59"/>
    <w:rsid w:val="00971F81"/>
    <w:rsid w:val="00976311"/>
    <w:rsid w:val="00976AF3"/>
    <w:rsid w:val="00976BF3"/>
    <w:rsid w:val="00977297"/>
    <w:rsid w:val="00980ED7"/>
    <w:rsid w:val="00981CD4"/>
    <w:rsid w:val="00983213"/>
    <w:rsid w:val="00984DD9"/>
    <w:rsid w:val="00984EAE"/>
    <w:rsid w:val="00984ED4"/>
    <w:rsid w:val="00986B58"/>
    <w:rsid w:val="00986C83"/>
    <w:rsid w:val="00990133"/>
    <w:rsid w:val="00990A39"/>
    <w:rsid w:val="00991401"/>
    <w:rsid w:val="0099235B"/>
    <w:rsid w:val="0099339A"/>
    <w:rsid w:val="009937C1"/>
    <w:rsid w:val="009939EC"/>
    <w:rsid w:val="00994A42"/>
    <w:rsid w:val="009956F6"/>
    <w:rsid w:val="00996455"/>
    <w:rsid w:val="00996F05"/>
    <w:rsid w:val="009A0089"/>
    <w:rsid w:val="009A0CED"/>
    <w:rsid w:val="009A2453"/>
    <w:rsid w:val="009A3CFA"/>
    <w:rsid w:val="009A5210"/>
    <w:rsid w:val="009A590E"/>
    <w:rsid w:val="009B1734"/>
    <w:rsid w:val="009B1EA8"/>
    <w:rsid w:val="009B21E3"/>
    <w:rsid w:val="009B3A2D"/>
    <w:rsid w:val="009B3F7E"/>
    <w:rsid w:val="009B50B6"/>
    <w:rsid w:val="009B51C7"/>
    <w:rsid w:val="009B540A"/>
    <w:rsid w:val="009B6221"/>
    <w:rsid w:val="009B6A39"/>
    <w:rsid w:val="009B6DEB"/>
    <w:rsid w:val="009B79E6"/>
    <w:rsid w:val="009C020F"/>
    <w:rsid w:val="009C12BB"/>
    <w:rsid w:val="009C17B7"/>
    <w:rsid w:val="009C1E8D"/>
    <w:rsid w:val="009C5441"/>
    <w:rsid w:val="009C70C1"/>
    <w:rsid w:val="009C7438"/>
    <w:rsid w:val="009D1491"/>
    <w:rsid w:val="009D1945"/>
    <w:rsid w:val="009D26A4"/>
    <w:rsid w:val="009D28C4"/>
    <w:rsid w:val="009D28ED"/>
    <w:rsid w:val="009D2C29"/>
    <w:rsid w:val="009D352F"/>
    <w:rsid w:val="009D4893"/>
    <w:rsid w:val="009D6109"/>
    <w:rsid w:val="009D6249"/>
    <w:rsid w:val="009D6324"/>
    <w:rsid w:val="009D7ADB"/>
    <w:rsid w:val="009E03B7"/>
    <w:rsid w:val="009E07B8"/>
    <w:rsid w:val="009E1105"/>
    <w:rsid w:val="009E1A1D"/>
    <w:rsid w:val="009E21A3"/>
    <w:rsid w:val="009E26C8"/>
    <w:rsid w:val="009E27AB"/>
    <w:rsid w:val="009E2AE7"/>
    <w:rsid w:val="009E324A"/>
    <w:rsid w:val="009E3A76"/>
    <w:rsid w:val="009E3FF3"/>
    <w:rsid w:val="009E4272"/>
    <w:rsid w:val="009E456E"/>
    <w:rsid w:val="009E4A27"/>
    <w:rsid w:val="009E4B92"/>
    <w:rsid w:val="009E4E29"/>
    <w:rsid w:val="009E5507"/>
    <w:rsid w:val="009E6D1C"/>
    <w:rsid w:val="009E7259"/>
    <w:rsid w:val="009F0FDB"/>
    <w:rsid w:val="009F0FE9"/>
    <w:rsid w:val="009F265C"/>
    <w:rsid w:val="009F274D"/>
    <w:rsid w:val="009F2B0F"/>
    <w:rsid w:val="009F2E1A"/>
    <w:rsid w:val="009F31F7"/>
    <w:rsid w:val="009F357B"/>
    <w:rsid w:val="009F39F0"/>
    <w:rsid w:val="009F49C4"/>
    <w:rsid w:val="009F4A51"/>
    <w:rsid w:val="009F5BA5"/>
    <w:rsid w:val="009F603F"/>
    <w:rsid w:val="009F6B94"/>
    <w:rsid w:val="009F7A09"/>
    <w:rsid w:val="00A00523"/>
    <w:rsid w:val="00A00F18"/>
    <w:rsid w:val="00A0274B"/>
    <w:rsid w:val="00A02A82"/>
    <w:rsid w:val="00A036BA"/>
    <w:rsid w:val="00A0467A"/>
    <w:rsid w:val="00A04A26"/>
    <w:rsid w:val="00A067EA"/>
    <w:rsid w:val="00A07278"/>
    <w:rsid w:val="00A075D4"/>
    <w:rsid w:val="00A07882"/>
    <w:rsid w:val="00A079A7"/>
    <w:rsid w:val="00A07BFC"/>
    <w:rsid w:val="00A10262"/>
    <w:rsid w:val="00A105B4"/>
    <w:rsid w:val="00A106FF"/>
    <w:rsid w:val="00A10D2A"/>
    <w:rsid w:val="00A11F66"/>
    <w:rsid w:val="00A12044"/>
    <w:rsid w:val="00A13563"/>
    <w:rsid w:val="00A1485F"/>
    <w:rsid w:val="00A14B84"/>
    <w:rsid w:val="00A14F05"/>
    <w:rsid w:val="00A153E9"/>
    <w:rsid w:val="00A154B6"/>
    <w:rsid w:val="00A16590"/>
    <w:rsid w:val="00A165C6"/>
    <w:rsid w:val="00A166F7"/>
    <w:rsid w:val="00A16B85"/>
    <w:rsid w:val="00A1789D"/>
    <w:rsid w:val="00A17EC8"/>
    <w:rsid w:val="00A20400"/>
    <w:rsid w:val="00A207D8"/>
    <w:rsid w:val="00A2143B"/>
    <w:rsid w:val="00A217B0"/>
    <w:rsid w:val="00A21E45"/>
    <w:rsid w:val="00A22501"/>
    <w:rsid w:val="00A24A9D"/>
    <w:rsid w:val="00A25C61"/>
    <w:rsid w:val="00A26A8C"/>
    <w:rsid w:val="00A26C4C"/>
    <w:rsid w:val="00A30B5D"/>
    <w:rsid w:val="00A322D4"/>
    <w:rsid w:val="00A3336C"/>
    <w:rsid w:val="00A3368C"/>
    <w:rsid w:val="00A341CB"/>
    <w:rsid w:val="00A36FA7"/>
    <w:rsid w:val="00A37E03"/>
    <w:rsid w:val="00A40133"/>
    <w:rsid w:val="00A4054E"/>
    <w:rsid w:val="00A42E09"/>
    <w:rsid w:val="00A434C7"/>
    <w:rsid w:val="00A471CC"/>
    <w:rsid w:val="00A51421"/>
    <w:rsid w:val="00A51440"/>
    <w:rsid w:val="00A52352"/>
    <w:rsid w:val="00A5240B"/>
    <w:rsid w:val="00A52AFC"/>
    <w:rsid w:val="00A52EF5"/>
    <w:rsid w:val="00A54CE1"/>
    <w:rsid w:val="00A55511"/>
    <w:rsid w:val="00A55C8E"/>
    <w:rsid w:val="00A55E64"/>
    <w:rsid w:val="00A5669C"/>
    <w:rsid w:val="00A606FC"/>
    <w:rsid w:val="00A63435"/>
    <w:rsid w:val="00A64179"/>
    <w:rsid w:val="00A643B8"/>
    <w:rsid w:val="00A646F8"/>
    <w:rsid w:val="00A65C09"/>
    <w:rsid w:val="00A664C0"/>
    <w:rsid w:val="00A666AF"/>
    <w:rsid w:val="00A7023D"/>
    <w:rsid w:val="00A70783"/>
    <w:rsid w:val="00A70846"/>
    <w:rsid w:val="00A71722"/>
    <w:rsid w:val="00A767DE"/>
    <w:rsid w:val="00A77EEF"/>
    <w:rsid w:val="00A80A59"/>
    <w:rsid w:val="00A81260"/>
    <w:rsid w:val="00A834C4"/>
    <w:rsid w:val="00A839DC"/>
    <w:rsid w:val="00A850AE"/>
    <w:rsid w:val="00A85149"/>
    <w:rsid w:val="00A8757A"/>
    <w:rsid w:val="00A90D48"/>
    <w:rsid w:val="00A9189B"/>
    <w:rsid w:val="00A91A7F"/>
    <w:rsid w:val="00A921C3"/>
    <w:rsid w:val="00A92452"/>
    <w:rsid w:val="00A92F12"/>
    <w:rsid w:val="00A9411A"/>
    <w:rsid w:val="00A95E8A"/>
    <w:rsid w:val="00A966CD"/>
    <w:rsid w:val="00A96775"/>
    <w:rsid w:val="00A96ECE"/>
    <w:rsid w:val="00A97C0C"/>
    <w:rsid w:val="00A9E3C4"/>
    <w:rsid w:val="00AA0273"/>
    <w:rsid w:val="00AA0C49"/>
    <w:rsid w:val="00AA2080"/>
    <w:rsid w:val="00AA3596"/>
    <w:rsid w:val="00AA378A"/>
    <w:rsid w:val="00AA5FBC"/>
    <w:rsid w:val="00AA71B9"/>
    <w:rsid w:val="00AA7DB3"/>
    <w:rsid w:val="00AB0EA8"/>
    <w:rsid w:val="00AB2181"/>
    <w:rsid w:val="00AB2216"/>
    <w:rsid w:val="00AB2C60"/>
    <w:rsid w:val="00AB325A"/>
    <w:rsid w:val="00AB4F5A"/>
    <w:rsid w:val="00AB6059"/>
    <w:rsid w:val="00AB6110"/>
    <w:rsid w:val="00AB6188"/>
    <w:rsid w:val="00AB67A5"/>
    <w:rsid w:val="00AB757C"/>
    <w:rsid w:val="00AB76FC"/>
    <w:rsid w:val="00AC0879"/>
    <w:rsid w:val="00AC0F89"/>
    <w:rsid w:val="00AC2A9D"/>
    <w:rsid w:val="00AC335D"/>
    <w:rsid w:val="00AC393B"/>
    <w:rsid w:val="00AC53F0"/>
    <w:rsid w:val="00AC5C35"/>
    <w:rsid w:val="00AC5F65"/>
    <w:rsid w:val="00AC6168"/>
    <w:rsid w:val="00AC7970"/>
    <w:rsid w:val="00AC7EB2"/>
    <w:rsid w:val="00AD21E5"/>
    <w:rsid w:val="00AD23B3"/>
    <w:rsid w:val="00AD25E0"/>
    <w:rsid w:val="00AD2AF9"/>
    <w:rsid w:val="00AD3B9F"/>
    <w:rsid w:val="00AD40B5"/>
    <w:rsid w:val="00AD590E"/>
    <w:rsid w:val="00AD7E1B"/>
    <w:rsid w:val="00AE0D80"/>
    <w:rsid w:val="00AE21D9"/>
    <w:rsid w:val="00AE27FF"/>
    <w:rsid w:val="00AE4F02"/>
    <w:rsid w:val="00AE5A78"/>
    <w:rsid w:val="00AE5AD9"/>
    <w:rsid w:val="00AE67D0"/>
    <w:rsid w:val="00AE7CC8"/>
    <w:rsid w:val="00AF1B36"/>
    <w:rsid w:val="00AF4BF2"/>
    <w:rsid w:val="00AF5367"/>
    <w:rsid w:val="00AF5A1A"/>
    <w:rsid w:val="00AF60FB"/>
    <w:rsid w:val="00AF7B56"/>
    <w:rsid w:val="00AF7D17"/>
    <w:rsid w:val="00B0001D"/>
    <w:rsid w:val="00B00713"/>
    <w:rsid w:val="00B0206D"/>
    <w:rsid w:val="00B04252"/>
    <w:rsid w:val="00B068D6"/>
    <w:rsid w:val="00B069C1"/>
    <w:rsid w:val="00B07E8B"/>
    <w:rsid w:val="00B10D36"/>
    <w:rsid w:val="00B1217A"/>
    <w:rsid w:val="00B124EF"/>
    <w:rsid w:val="00B1251D"/>
    <w:rsid w:val="00B12EAE"/>
    <w:rsid w:val="00B13BBA"/>
    <w:rsid w:val="00B14457"/>
    <w:rsid w:val="00B153E3"/>
    <w:rsid w:val="00B15DD8"/>
    <w:rsid w:val="00B1634A"/>
    <w:rsid w:val="00B17F59"/>
    <w:rsid w:val="00B20859"/>
    <w:rsid w:val="00B21CD5"/>
    <w:rsid w:val="00B22D59"/>
    <w:rsid w:val="00B22FB4"/>
    <w:rsid w:val="00B23880"/>
    <w:rsid w:val="00B23DA1"/>
    <w:rsid w:val="00B247A4"/>
    <w:rsid w:val="00B24E18"/>
    <w:rsid w:val="00B25150"/>
    <w:rsid w:val="00B25501"/>
    <w:rsid w:val="00B25AB6"/>
    <w:rsid w:val="00B3093A"/>
    <w:rsid w:val="00B31BAF"/>
    <w:rsid w:val="00B34C34"/>
    <w:rsid w:val="00B3609F"/>
    <w:rsid w:val="00B368A5"/>
    <w:rsid w:val="00B376B9"/>
    <w:rsid w:val="00B402F8"/>
    <w:rsid w:val="00B409C0"/>
    <w:rsid w:val="00B42094"/>
    <w:rsid w:val="00B42E68"/>
    <w:rsid w:val="00B43C1A"/>
    <w:rsid w:val="00B45718"/>
    <w:rsid w:val="00B46F0D"/>
    <w:rsid w:val="00B46FE1"/>
    <w:rsid w:val="00B4754E"/>
    <w:rsid w:val="00B501E3"/>
    <w:rsid w:val="00B51C66"/>
    <w:rsid w:val="00B525CD"/>
    <w:rsid w:val="00B52A84"/>
    <w:rsid w:val="00B530EB"/>
    <w:rsid w:val="00B530F5"/>
    <w:rsid w:val="00B53A6B"/>
    <w:rsid w:val="00B54158"/>
    <w:rsid w:val="00B556D3"/>
    <w:rsid w:val="00B55A8F"/>
    <w:rsid w:val="00B55F06"/>
    <w:rsid w:val="00B5632E"/>
    <w:rsid w:val="00B56BD6"/>
    <w:rsid w:val="00B57FED"/>
    <w:rsid w:val="00B6165F"/>
    <w:rsid w:val="00B62E4B"/>
    <w:rsid w:val="00B63668"/>
    <w:rsid w:val="00B63751"/>
    <w:rsid w:val="00B63D80"/>
    <w:rsid w:val="00B63FA7"/>
    <w:rsid w:val="00B65082"/>
    <w:rsid w:val="00B65774"/>
    <w:rsid w:val="00B6611A"/>
    <w:rsid w:val="00B6617F"/>
    <w:rsid w:val="00B662A7"/>
    <w:rsid w:val="00B66388"/>
    <w:rsid w:val="00B663B3"/>
    <w:rsid w:val="00B6771F"/>
    <w:rsid w:val="00B70318"/>
    <w:rsid w:val="00B712F5"/>
    <w:rsid w:val="00B71317"/>
    <w:rsid w:val="00B7273B"/>
    <w:rsid w:val="00B72842"/>
    <w:rsid w:val="00B74427"/>
    <w:rsid w:val="00B74E30"/>
    <w:rsid w:val="00B75239"/>
    <w:rsid w:val="00B754C9"/>
    <w:rsid w:val="00B75940"/>
    <w:rsid w:val="00B75AEE"/>
    <w:rsid w:val="00B76E03"/>
    <w:rsid w:val="00B80BF4"/>
    <w:rsid w:val="00B820E9"/>
    <w:rsid w:val="00B8240E"/>
    <w:rsid w:val="00B8276D"/>
    <w:rsid w:val="00B83E47"/>
    <w:rsid w:val="00B847A3"/>
    <w:rsid w:val="00B856D6"/>
    <w:rsid w:val="00B90611"/>
    <w:rsid w:val="00B90758"/>
    <w:rsid w:val="00B908E0"/>
    <w:rsid w:val="00B919F6"/>
    <w:rsid w:val="00B91D63"/>
    <w:rsid w:val="00B9213D"/>
    <w:rsid w:val="00B93FB9"/>
    <w:rsid w:val="00B94CA5"/>
    <w:rsid w:val="00B95995"/>
    <w:rsid w:val="00B972B1"/>
    <w:rsid w:val="00BA0E26"/>
    <w:rsid w:val="00BA10CB"/>
    <w:rsid w:val="00BA23E4"/>
    <w:rsid w:val="00BA2C7A"/>
    <w:rsid w:val="00BA3EFE"/>
    <w:rsid w:val="00BA4506"/>
    <w:rsid w:val="00BA4A1C"/>
    <w:rsid w:val="00BA5293"/>
    <w:rsid w:val="00BA57CF"/>
    <w:rsid w:val="00BA7717"/>
    <w:rsid w:val="00BA7831"/>
    <w:rsid w:val="00BB0821"/>
    <w:rsid w:val="00BB119C"/>
    <w:rsid w:val="00BB2491"/>
    <w:rsid w:val="00BB616B"/>
    <w:rsid w:val="00BC052B"/>
    <w:rsid w:val="00BC0DEC"/>
    <w:rsid w:val="00BC1F11"/>
    <w:rsid w:val="00BC224E"/>
    <w:rsid w:val="00BC3118"/>
    <w:rsid w:val="00BC3FD9"/>
    <w:rsid w:val="00BC3FDA"/>
    <w:rsid w:val="00BC4267"/>
    <w:rsid w:val="00BC4831"/>
    <w:rsid w:val="00BC4F9D"/>
    <w:rsid w:val="00BC51D2"/>
    <w:rsid w:val="00BC58A4"/>
    <w:rsid w:val="00BC6962"/>
    <w:rsid w:val="00BC69CD"/>
    <w:rsid w:val="00BC709B"/>
    <w:rsid w:val="00BC7BCE"/>
    <w:rsid w:val="00BD0D8E"/>
    <w:rsid w:val="00BD2C6C"/>
    <w:rsid w:val="00BD5C1E"/>
    <w:rsid w:val="00BD67C3"/>
    <w:rsid w:val="00BD6A05"/>
    <w:rsid w:val="00BE01EA"/>
    <w:rsid w:val="00BE148E"/>
    <w:rsid w:val="00BE17C7"/>
    <w:rsid w:val="00BE4A95"/>
    <w:rsid w:val="00BE6369"/>
    <w:rsid w:val="00BE6D5F"/>
    <w:rsid w:val="00BE750B"/>
    <w:rsid w:val="00BE7581"/>
    <w:rsid w:val="00BE75EF"/>
    <w:rsid w:val="00BE7671"/>
    <w:rsid w:val="00BF074E"/>
    <w:rsid w:val="00BF102A"/>
    <w:rsid w:val="00BF116A"/>
    <w:rsid w:val="00BF141A"/>
    <w:rsid w:val="00BF16BD"/>
    <w:rsid w:val="00BF194A"/>
    <w:rsid w:val="00BF1B35"/>
    <w:rsid w:val="00BF1E6E"/>
    <w:rsid w:val="00BF3A54"/>
    <w:rsid w:val="00BF4D8E"/>
    <w:rsid w:val="00BF5781"/>
    <w:rsid w:val="00BF5FF4"/>
    <w:rsid w:val="00BF687A"/>
    <w:rsid w:val="00BF6CEC"/>
    <w:rsid w:val="00BF76E7"/>
    <w:rsid w:val="00BF7C1E"/>
    <w:rsid w:val="00BF7DA5"/>
    <w:rsid w:val="00C00EB3"/>
    <w:rsid w:val="00C04AB9"/>
    <w:rsid w:val="00C04DFE"/>
    <w:rsid w:val="00C04FB8"/>
    <w:rsid w:val="00C0584A"/>
    <w:rsid w:val="00C07163"/>
    <w:rsid w:val="00C0717B"/>
    <w:rsid w:val="00C1078D"/>
    <w:rsid w:val="00C10E4C"/>
    <w:rsid w:val="00C1186B"/>
    <w:rsid w:val="00C132A2"/>
    <w:rsid w:val="00C14059"/>
    <w:rsid w:val="00C145DA"/>
    <w:rsid w:val="00C16383"/>
    <w:rsid w:val="00C17050"/>
    <w:rsid w:val="00C17FD0"/>
    <w:rsid w:val="00C20D03"/>
    <w:rsid w:val="00C210A6"/>
    <w:rsid w:val="00C21BF6"/>
    <w:rsid w:val="00C228DB"/>
    <w:rsid w:val="00C23953"/>
    <w:rsid w:val="00C24041"/>
    <w:rsid w:val="00C25D94"/>
    <w:rsid w:val="00C269DF"/>
    <w:rsid w:val="00C26B9D"/>
    <w:rsid w:val="00C26BB7"/>
    <w:rsid w:val="00C273DA"/>
    <w:rsid w:val="00C302C0"/>
    <w:rsid w:val="00C303FB"/>
    <w:rsid w:val="00C3157E"/>
    <w:rsid w:val="00C32B99"/>
    <w:rsid w:val="00C34196"/>
    <w:rsid w:val="00C34721"/>
    <w:rsid w:val="00C35730"/>
    <w:rsid w:val="00C35F41"/>
    <w:rsid w:val="00C36949"/>
    <w:rsid w:val="00C3698D"/>
    <w:rsid w:val="00C42571"/>
    <w:rsid w:val="00C4273E"/>
    <w:rsid w:val="00C452CF"/>
    <w:rsid w:val="00C4584F"/>
    <w:rsid w:val="00C45D56"/>
    <w:rsid w:val="00C45F7A"/>
    <w:rsid w:val="00C46C81"/>
    <w:rsid w:val="00C50372"/>
    <w:rsid w:val="00C5235C"/>
    <w:rsid w:val="00C52CD8"/>
    <w:rsid w:val="00C5364A"/>
    <w:rsid w:val="00C53CA9"/>
    <w:rsid w:val="00C541BF"/>
    <w:rsid w:val="00C552FA"/>
    <w:rsid w:val="00C55371"/>
    <w:rsid w:val="00C55680"/>
    <w:rsid w:val="00C5794A"/>
    <w:rsid w:val="00C60687"/>
    <w:rsid w:val="00C61811"/>
    <w:rsid w:val="00C62249"/>
    <w:rsid w:val="00C628C9"/>
    <w:rsid w:val="00C6401A"/>
    <w:rsid w:val="00C646CB"/>
    <w:rsid w:val="00C653C8"/>
    <w:rsid w:val="00C6558C"/>
    <w:rsid w:val="00C65B59"/>
    <w:rsid w:val="00C66F8C"/>
    <w:rsid w:val="00C67014"/>
    <w:rsid w:val="00C7057E"/>
    <w:rsid w:val="00C70705"/>
    <w:rsid w:val="00C70B9E"/>
    <w:rsid w:val="00C7166B"/>
    <w:rsid w:val="00C71B12"/>
    <w:rsid w:val="00C72559"/>
    <w:rsid w:val="00C72C59"/>
    <w:rsid w:val="00C73044"/>
    <w:rsid w:val="00C740CC"/>
    <w:rsid w:val="00C747C7"/>
    <w:rsid w:val="00C75622"/>
    <w:rsid w:val="00C76203"/>
    <w:rsid w:val="00C81219"/>
    <w:rsid w:val="00C83D66"/>
    <w:rsid w:val="00C84695"/>
    <w:rsid w:val="00C8485A"/>
    <w:rsid w:val="00C85879"/>
    <w:rsid w:val="00C85930"/>
    <w:rsid w:val="00C86097"/>
    <w:rsid w:val="00C864E8"/>
    <w:rsid w:val="00C86B4D"/>
    <w:rsid w:val="00C87AF3"/>
    <w:rsid w:val="00C90DB7"/>
    <w:rsid w:val="00C9212D"/>
    <w:rsid w:val="00C93992"/>
    <w:rsid w:val="00C94A3C"/>
    <w:rsid w:val="00C94EFB"/>
    <w:rsid w:val="00C96260"/>
    <w:rsid w:val="00C97222"/>
    <w:rsid w:val="00C97D1A"/>
    <w:rsid w:val="00CA10A1"/>
    <w:rsid w:val="00CA12AC"/>
    <w:rsid w:val="00CA2A27"/>
    <w:rsid w:val="00CA5C9C"/>
    <w:rsid w:val="00CA76E4"/>
    <w:rsid w:val="00CA7C20"/>
    <w:rsid w:val="00CA7DBE"/>
    <w:rsid w:val="00CB0678"/>
    <w:rsid w:val="00CB1639"/>
    <w:rsid w:val="00CB182E"/>
    <w:rsid w:val="00CB1EDD"/>
    <w:rsid w:val="00CB21C1"/>
    <w:rsid w:val="00CB2532"/>
    <w:rsid w:val="00CB2C70"/>
    <w:rsid w:val="00CB544D"/>
    <w:rsid w:val="00CB5467"/>
    <w:rsid w:val="00CB628E"/>
    <w:rsid w:val="00CBDACE"/>
    <w:rsid w:val="00CC0474"/>
    <w:rsid w:val="00CC0831"/>
    <w:rsid w:val="00CC2B35"/>
    <w:rsid w:val="00CC2B99"/>
    <w:rsid w:val="00CC2ECC"/>
    <w:rsid w:val="00CC30E5"/>
    <w:rsid w:val="00CC345C"/>
    <w:rsid w:val="00CC3511"/>
    <w:rsid w:val="00CC4A9E"/>
    <w:rsid w:val="00CC583E"/>
    <w:rsid w:val="00CC687D"/>
    <w:rsid w:val="00CC6D8B"/>
    <w:rsid w:val="00CC6DEB"/>
    <w:rsid w:val="00CC6E2D"/>
    <w:rsid w:val="00CC72E7"/>
    <w:rsid w:val="00CC7762"/>
    <w:rsid w:val="00CD19EE"/>
    <w:rsid w:val="00CD1E39"/>
    <w:rsid w:val="00CD3898"/>
    <w:rsid w:val="00CD4196"/>
    <w:rsid w:val="00CD4A11"/>
    <w:rsid w:val="00CD5321"/>
    <w:rsid w:val="00CD64D3"/>
    <w:rsid w:val="00CD6901"/>
    <w:rsid w:val="00CD72DB"/>
    <w:rsid w:val="00CD7775"/>
    <w:rsid w:val="00CD7FE6"/>
    <w:rsid w:val="00CE0807"/>
    <w:rsid w:val="00CE1728"/>
    <w:rsid w:val="00CE5192"/>
    <w:rsid w:val="00CE594C"/>
    <w:rsid w:val="00CE6B24"/>
    <w:rsid w:val="00CF02A4"/>
    <w:rsid w:val="00CF087E"/>
    <w:rsid w:val="00CF0929"/>
    <w:rsid w:val="00CF1A6F"/>
    <w:rsid w:val="00CF35AC"/>
    <w:rsid w:val="00CF3C53"/>
    <w:rsid w:val="00CF3D50"/>
    <w:rsid w:val="00CF42BD"/>
    <w:rsid w:val="00CF5AE0"/>
    <w:rsid w:val="00CF5FC0"/>
    <w:rsid w:val="00CF69DC"/>
    <w:rsid w:val="00CF70A4"/>
    <w:rsid w:val="00CF73A3"/>
    <w:rsid w:val="00CF73F5"/>
    <w:rsid w:val="00CF77D4"/>
    <w:rsid w:val="00D001C8"/>
    <w:rsid w:val="00D0366B"/>
    <w:rsid w:val="00D03A22"/>
    <w:rsid w:val="00D04A09"/>
    <w:rsid w:val="00D04A4F"/>
    <w:rsid w:val="00D05042"/>
    <w:rsid w:val="00D051BD"/>
    <w:rsid w:val="00D05620"/>
    <w:rsid w:val="00D057DF"/>
    <w:rsid w:val="00D059A8"/>
    <w:rsid w:val="00D063AE"/>
    <w:rsid w:val="00D072F1"/>
    <w:rsid w:val="00D10C13"/>
    <w:rsid w:val="00D12336"/>
    <w:rsid w:val="00D13006"/>
    <w:rsid w:val="00D13C8A"/>
    <w:rsid w:val="00D146CF"/>
    <w:rsid w:val="00D15752"/>
    <w:rsid w:val="00D16E63"/>
    <w:rsid w:val="00D16E6F"/>
    <w:rsid w:val="00D17ACD"/>
    <w:rsid w:val="00D20157"/>
    <w:rsid w:val="00D21383"/>
    <w:rsid w:val="00D21C79"/>
    <w:rsid w:val="00D23AE0"/>
    <w:rsid w:val="00D250B8"/>
    <w:rsid w:val="00D25C2C"/>
    <w:rsid w:val="00D27156"/>
    <w:rsid w:val="00D27DC4"/>
    <w:rsid w:val="00D31669"/>
    <w:rsid w:val="00D3166E"/>
    <w:rsid w:val="00D31784"/>
    <w:rsid w:val="00D3179D"/>
    <w:rsid w:val="00D31A8E"/>
    <w:rsid w:val="00D32AAA"/>
    <w:rsid w:val="00D334A3"/>
    <w:rsid w:val="00D3399C"/>
    <w:rsid w:val="00D370B0"/>
    <w:rsid w:val="00D374DC"/>
    <w:rsid w:val="00D378C8"/>
    <w:rsid w:val="00D37EB5"/>
    <w:rsid w:val="00D40432"/>
    <w:rsid w:val="00D42D3C"/>
    <w:rsid w:val="00D43A8C"/>
    <w:rsid w:val="00D44213"/>
    <w:rsid w:val="00D45C24"/>
    <w:rsid w:val="00D461CF"/>
    <w:rsid w:val="00D46A63"/>
    <w:rsid w:val="00D475D0"/>
    <w:rsid w:val="00D4773C"/>
    <w:rsid w:val="00D47EE6"/>
    <w:rsid w:val="00D50CD3"/>
    <w:rsid w:val="00D50ED6"/>
    <w:rsid w:val="00D5183C"/>
    <w:rsid w:val="00D51EB7"/>
    <w:rsid w:val="00D51EF7"/>
    <w:rsid w:val="00D523C5"/>
    <w:rsid w:val="00D52722"/>
    <w:rsid w:val="00D5273B"/>
    <w:rsid w:val="00D54C40"/>
    <w:rsid w:val="00D5609F"/>
    <w:rsid w:val="00D56A2C"/>
    <w:rsid w:val="00D56C9D"/>
    <w:rsid w:val="00D56DA8"/>
    <w:rsid w:val="00D60AFF"/>
    <w:rsid w:val="00D61575"/>
    <w:rsid w:val="00D616D4"/>
    <w:rsid w:val="00D61E00"/>
    <w:rsid w:val="00D6310A"/>
    <w:rsid w:val="00D6335F"/>
    <w:rsid w:val="00D64015"/>
    <w:rsid w:val="00D64B08"/>
    <w:rsid w:val="00D64CD6"/>
    <w:rsid w:val="00D653CA"/>
    <w:rsid w:val="00D6607A"/>
    <w:rsid w:val="00D667B6"/>
    <w:rsid w:val="00D66BD8"/>
    <w:rsid w:val="00D6773A"/>
    <w:rsid w:val="00D700A1"/>
    <w:rsid w:val="00D700B2"/>
    <w:rsid w:val="00D7040F"/>
    <w:rsid w:val="00D71A68"/>
    <w:rsid w:val="00D71AA6"/>
    <w:rsid w:val="00D71AE5"/>
    <w:rsid w:val="00D726DD"/>
    <w:rsid w:val="00D72C69"/>
    <w:rsid w:val="00D7364A"/>
    <w:rsid w:val="00D7489F"/>
    <w:rsid w:val="00D74AF8"/>
    <w:rsid w:val="00D75B0E"/>
    <w:rsid w:val="00D75D4A"/>
    <w:rsid w:val="00D7602B"/>
    <w:rsid w:val="00D76955"/>
    <w:rsid w:val="00D77811"/>
    <w:rsid w:val="00D80BF1"/>
    <w:rsid w:val="00D80F66"/>
    <w:rsid w:val="00D82338"/>
    <w:rsid w:val="00D82A8F"/>
    <w:rsid w:val="00D85470"/>
    <w:rsid w:val="00D85B26"/>
    <w:rsid w:val="00D8646A"/>
    <w:rsid w:val="00D86490"/>
    <w:rsid w:val="00D86601"/>
    <w:rsid w:val="00D86BCE"/>
    <w:rsid w:val="00D87C74"/>
    <w:rsid w:val="00D87F51"/>
    <w:rsid w:val="00D906E4"/>
    <w:rsid w:val="00D912D9"/>
    <w:rsid w:val="00D919E9"/>
    <w:rsid w:val="00D96D6F"/>
    <w:rsid w:val="00DA0307"/>
    <w:rsid w:val="00DA0C4C"/>
    <w:rsid w:val="00DA152A"/>
    <w:rsid w:val="00DA20AA"/>
    <w:rsid w:val="00DA22EC"/>
    <w:rsid w:val="00DA2392"/>
    <w:rsid w:val="00DA2B8F"/>
    <w:rsid w:val="00DA4D0E"/>
    <w:rsid w:val="00DA53CE"/>
    <w:rsid w:val="00DA5B64"/>
    <w:rsid w:val="00DB09AD"/>
    <w:rsid w:val="00DB0B60"/>
    <w:rsid w:val="00DB0EB1"/>
    <w:rsid w:val="00DB115C"/>
    <w:rsid w:val="00DB1A79"/>
    <w:rsid w:val="00DB218F"/>
    <w:rsid w:val="00DB3798"/>
    <w:rsid w:val="00DB397C"/>
    <w:rsid w:val="00DB4D3A"/>
    <w:rsid w:val="00DB50AE"/>
    <w:rsid w:val="00DB6196"/>
    <w:rsid w:val="00DB75BA"/>
    <w:rsid w:val="00DB9082"/>
    <w:rsid w:val="00DC0F2C"/>
    <w:rsid w:val="00DC40A5"/>
    <w:rsid w:val="00DC4232"/>
    <w:rsid w:val="00DC44EA"/>
    <w:rsid w:val="00DC6997"/>
    <w:rsid w:val="00DD14D5"/>
    <w:rsid w:val="00DD3387"/>
    <w:rsid w:val="00DD3AA4"/>
    <w:rsid w:val="00DD4314"/>
    <w:rsid w:val="00DD58CC"/>
    <w:rsid w:val="00DD5B4C"/>
    <w:rsid w:val="00DD6FD7"/>
    <w:rsid w:val="00DD745D"/>
    <w:rsid w:val="00DD77EB"/>
    <w:rsid w:val="00DD7952"/>
    <w:rsid w:val="00DE06E7"/>
    <w:rsid w:val="00DE073C"/>
    <w:rsid w:val="00DE0C2A"/>
    <w:rsid w:val="00DE0C64"/>
    <w:rsid w:val="00DE20FE"/>
    <w:rsid w:val="00DE2A35"/>
    <w:rsid w:val="00DE2A57"/>
    <w:rsid w:val="00DE36BD"/>
    <w:rsid w:val="00DE6B40"/>
    <w:rsid w:val="00DE6D4F"/>
    <w:rsid w:val="00DE77C7"/>
    <w:rsid w:val="00DF0185"/>
    <w:rsid w:val="00DF0735"/>
    <w:rsid w:val="00DF0A3E"/>
    <w:rsid w:val="00DF0FC0"/>
    <w:rsid w:val="00DF27C9"/>
    <w:rsid w:val="00DF367D"/>
    <w:rsid w:val="00DF4644"/>
    <w:rsid w:val="00DF5F5E"/>
    <w:rsid w:val="00DF61EC"/>
    <w:rsid w:val="00DF68A4"/>
    <w:rsid w:val="00DF6DF2"/>
    <w:rsid w:val="00DF7583"/>
    <w:rsid w:val="00E001D8"/>
    <w:rsid w:val="00E01875"/>
    <w:rsid w:val="00E01C47"/>
    <w:rsid w:val="00E01F17"/>
    <w:rsid w:val="00E02587"/>
    <w:rsid w:val="00E02606"/>
    <w:rsid w:val="00E02C4D"/>
    <w:rsid w:val="00E032C1"/>
    <w:rsid w:val="00E03725"/>
    <w:rsid w:val="00E037D1"/>
    <w:rsid w:val="00E0519F"/>
    <w:rsid w:val="00E101E8"/>
    <w:rsid w:val="00E12CBF"/>
    <w:rsid w:val="00E13580"/>
    <w:rsid w:val="00E140D1"/>
    <w:rsid w:val="00E14B7F"/>
    <w:rsid w:val="00E15557"/>
    <w:rsid w:val="00E15DB6"/>
    <w:rsid w:val="00E160CB"/>
    <w:rsid w:val="00E16D2F"/>
    <w:rsid w:val="00E17056"/>
    <w:rsid w:val="00E172B1"/>
    <w:rsid w:val="00E200A2"/>
    <w:rsid w:val="00E2013A"/>
    <w:rsid w:val="00E208D9"/>
    <w:rsid w:val="00E21138"/>
    <w:rsid w:val="00E217EE"/>
    <w:rsid w:val="00E21D56"/>
    <w:rsid w:val="00E2366B"/>
    <w:rsid w:val="00E23E87"/>
    <w:rsid w:val="00E24325"/>
    <w:rsid w:val="00E2447F"/>
    <w:rsid w:val="00E244C5"/>
    <w:rsid w:val="00E263C1"/>
    <w:rsid w:val="00E26CD9"/>
    <w:rsid w:val="00E27036"/>
    <w:rsid w:val="00E273FE"/>
    <w:rsid w:val="00E300FD"/>
    <w:rsid w:val="00E32AD3"/>
    <w:rsid w:val="00E3311A"/>
    <w:rsid w:val="00E3408E"/>
    <w:rsid w:val="00E342C7"/>
    <w:rsid w:val="00E369A7"/>
    <w:rsid w:val="00E401A6"/>
    <w:rsid w:val="00E40D0C"/>
    <w:rsid w:val="00E455EB"/>
    <w:rsid w:val="00E45D06"/>
    <w:rsid w:val="00E479AA"/>
    <w:rsid w:val="00E47CEA"/>
    <w:rsid w:val="00E53DFF"/>
    <w:rsid w:val="00E54AEC"/>
    <w:rsid w:val="00E55C5B"/>
    <w:rsid w:val="00E55E63"/>
    <w:rsid w:val="00E60110"/>
    <w:rsid w:val="00E60837"/>
    <w:rsid w:val="00E60EB3"/>
    <w:rsid w:val="00E610B4"/>
    <w:rsid w:val="00E62ABB"/>
    <w:rsid w:val="00E64B56"/>
    <w:rsid w:val="00E64F32"/>
    <w:rsid w:val="00E653B9"/>
    <w:rsid w:val="00E709D1"/>
    <w:rsid w:val="00E72290"/>
    <w:rsid w:val="00E72605"/>
    <w:rsid w:val="00E7328F"/>
    <w:rsid w:val="00E735F1"/>
    <w:rsid w:val="00E738AC"/>
    <w:rsid w:val="00E74469"/>
    <w:rsid w:val="00E747C0"/>
    <w:rsid w:val="00E74B9C"/>
    <w:rsid w:val="00E74D4A"/>
    <w:rsid w:val="00E75867"/>
    <w:rsid w:val="00E76471"/>
    <w:rsid w:val="00E76C52"/>
    <w:rsid w:val="00E7753E"/>
    <w:rsid w:val="00E77653"/>
    <w:rsid w:val="00E77B0D"/>
    <w:rsid w:val="00E77F1D"/>
    <w:rsid w:val="00E819D4"/>
    <w:rsid w:val="00E820E4"/>
    <w:rsid w:val="00E8385F"/>
    <w:rsid w:val="00E85820"/>
    <w:rsid w:val="00E85C16"/>
    <w:rsid w:val="00E86A2D"/>
    <w:rsid w:val="00E86F2D"/>
    <w:rsid w:val="00E87F91"/>
    <w:rsid w:val="00E920BA"/>
    <w:rsid w:val="00E928AD"/>
    <w:rsid w:val="00E93C57"/>
    <w:rsid w:val="00E93DF0"/>
    <w:rsid w:val="00E93FF0"/>
    <w:rsid w:val="00E9496B"/>
    <w:rsid w:val="00E94A5D"/>
    <w:rsid w:val="00E96474"/>
    <w:rsid w:val="00E96B48"/>
    <w:rsid w:val="00E97142"/>
    <w:rsid w:val="00E97593"/>
    <w:rsid w:val="00EA173D"/>
    <w:rsid w:val="00EA1921"/>
    <w:rsid w:val="00EA1928"/>
    <w:rsid w:val="00EA3C60"/>
    <w:rsid w:val="00EA42CA"/>
    <w:rsid w:val="00EA4337"/>
    <w:rsid w:val="00EA49E2"/>
    <w:rsid w:val="00EA4BDF"/>
    <w:rsid w:val="00EA5279"/>
    <w:rsid w:val="00EA58DF"/>
    <w:rsid w:val="00EA74C8"/>
    <w:rsid w:val="00EA76D7"/>
    <w:rsid w:val="00EA775D"/>
    <w:rsid w:val="00EB0546"/>
    <w:rsid w:val="00EB113C"/>
    <w:rsid w:val="00EB150C"/>
    <w:rsid w:val="00EB1835"/>
    <w:rsid w:val="00EB1FFF"/>
    <w:rsid w:val="00EB20EF"/>
    <w:rsid w:val="00EB41BA"/>
    <w:rsid w:val="00EB4376"/>
    <w:rsid w:val="00EB5798"/>
    <w:rsid w:val="00EB5D80"/>
    <w:rsid w:val="00EB6EE6"/>
    <w:rsid w:val="00EB6F38"/>
    <w:rsid w:val="00EC04C7"/>
    <w:rsid w:val="00EC0F4C"/>
    <w:rsid w:val="00EC13E0"/>
    <w:rsid w:val="00EC1DCB"/>
    <w:rsid w:val="00EC2F54"/>
    <w:rsid w:val="00EC5851"/>
    <w:rsid w:val="00EC5DFA"/>
    <w:rsid w:val="00EC655C"/>
    <w:rsid w:val="00EC6F5E"/>
    <w:rsid w:val="00EC7915"/>
    <w:rsid w:val="00EC7954"/>
    <w:rsid w:val="00ED0F0F"/>
    <w:rsid w:val="00ED152D"/>
    <w:rsid w:val="00ED17B4"/>
    <w:rsid w:val="00ED1968"/>
    <w:rsid w:val="00ED1C59"/>
    <w:rsid w:val="00ED3003"/>
    <w:rsid w:val="00ED4E43"/>
    <w:rsid w:val="00ED5275"/>
    <w:rsid w:val="00ED59AA"/>
    <w:rsid w:val="00ED5A61"/>
    <w:rsid w:val="00ED5EC8"/>
    <w:rsid w:val="00ED62F7"/>
    <w:rsid w:val="00ED635A"/>
    <w:rsid w:val="00ED6A70"/>
    <w:rsid w:val="00ED6BE1"/>
    <w:rsid w:val="00ED7675"/>
    <w:rsid w:val="00ED7D7C"/>
    <w:rsid w:val="00ED7F04"/>
    <w:rsid w:val="00EE01EB"/>
    <w:rsid w:val="00EE170C"/>
    <w:rsid w:val="00EE2AC7"/>
    <w:rsid w:val="00EE37C8"/>
    <w:rsid w:val="00EE3F8C"/>
    <w:rsid w:val="00EE4C57"/>
    <w:rsid w:val="00EE7FAF"/>
    <w:rsid w:val="00EF0777"/>
    <w:rsid w:val="00EF1557"/>
    <w:rsid w:val="00EF17C8"/>
    <w:rsid w:val="00EF1F8D"/>
    <w:rsid w:val="00EF3699"/>
    <w:rsid w:val="00EF5504"/>
    <w:rsid w:val="00EF5E53"/>
    <w:rsid w:val="00EF615A"/>
    <w:rsid w:val="00EF6587"/>
    <w:rsid w:val="00EF6830"/>
    <w:rsid w:val="00EF6DC4"/>
    <w:rsid w:val="00EF70D9"/>
    <w:rsid w:val="00F0098A"/>
    <w:rsid w:val="00F027CB"/>
    <w:rsid w:val="00F03CE8"/>
    <w:rsid w:val="00F0482C"/>
    <w:rsid w:val="00F04C05"/>
    <w:rsid w:val="00F06357"/>
    <w:rsid w:val="00F06736"/>
    <w:rsid w:val="00F06960"/>
    <w:rsid w:val="00F07165"/>
    <w:rsid w:val="00F076D6"/>
    <w:rsid w:val="00F111D5"/>
    <w:rsid w:val="00F11ABB"/>
    <w:rsid w:val="00F11AF0"/>
    <w:rsid w:val="00F12671"/>
    <w:rsid w:val="00F1360C"/>
    <w:rsid w:val="00F13FA2"/>
    <w:rsid w:val="00F15396"/>
    <w:rsid w:val="00F15C87"/>
    <w:rsid w:val="00F16A0D"/>
    <w:rsid w:val="00F16AE3"/>
    <w:rsid w:val="00F17136"/>
    <w:rsid w:val="00F1764E"/>
    <w:rsid w:val="00F178F9"/>
    <w:rsid w:val="00F17C57"/>
    <w:rsid w:val="00F17DC7"/>
    <w:rsid w:val="00F17EB6"/>
    <w:rsid w:val="00F2032D"/>
    <w:rsid w:val="00F223B9"/>
    <w:rsid w:val="00F23E2A"/>
    <w:rsid w:val="00F24022"/>
    <w:rsid w:val="00F24629"/>
    <w:rsid w:val="00F24CFF"/>
    <w:rsid w:val="00F2503B"/>
    <w:rsid w:val="00F250DF"/>
    <w:rsid w:val="00F25682"/>
    <w:rsid w:val="00F25815"/>
    <w:rsid w:val="00F25A82"/>
    <w:rsid w:val="00F25EDA"/>
    <w:rsid w:val="00F2724F"/>
    <w:rsid w:val="00F27697"/>
    <w:rsid w:val="00F27A9B"/>
    <w:rsid w:val="00F31766"/>
    <w:rsid w:val="00F31C3B"/>
    <w:rsid w:val="00F323A2"/>
    <w:rsid w:val="00F32A1F"/>
    <w:rsid w:val="00F32A6D"/>
    <w:rsid w:val="00F33E66"/>
    <w:rsid w:val="00F341C0"/>
    <w:rsid w:val="00F3655F"/>
    <w:rsid w:val="00F36C42"/>
    <w:rsid w:val="00F36F80"/>
    <w:rsid w:val="00F374CD"/>
    <w:rsid w:val="00F3765A"/>
    <w:rsid w:val="00F37A7D"/>
    <w:rsid w:val="00F4079F"/>
    <w:rsid w:val="00F4084A"/>
    <w:rsid w:val="00F416CC"/>
    <w:rsid w:val="00F4206A"/>
    <w:rsid w:val="00F45570"/>
    <w:rsid w:val="00F45DC0"/>
    <w:rsid w:val="00F45FD3"/>
    <w:rsid w:val="00F470EC"/>
    <w:rsid w:val="00F501B6"/>
    <w:rsid w:val="00F508B9"/>
    <w:rsid w:val="00F50937"/>
    <w:rsid w:val="00F519CF"/>
    <w:rsid w:val="00F544DE"/>
    <w:rsid w:val="00F54AD2"/>
    <w:rsid w:val="00F558AD"/>
    <w:rsid w:val="00F55E5B"/>
    <w:rsid w:val="00F5617E"/>
    <w:rsid w:val="00F567A4"/>
    <w:rsid w:val="00F57051"/>
    <w:rsid w:val="00F570A4"/>
    <w:rsid w:val="00F57222"/>
    <w:rsid w:val="00F60BB5"/>
    <w:rsid w:val="00F621AA"/>
    <w:rsid w:val="00F624A9"/>
    <w:rsid w:val="00F62F46"/>
    <w:rsid w:val="00F63731"/>
    <w:rsid w:val="00F63F8D"/>
    <w:rsid w:val="00F657E7"/>
    <w:rsid w:val="00F675E3"/>
    <w:rsid w:val="00F676E4"/>
    <w:rsid w:val="00F678DB"/>
    <w:rsid w:val="00F701A0"/>
    <w:rsid w:val="00F7058A"/>
    <w:rsid w:val="00F70D7A"/>
    <w:rsid w:val="00F720DB"/>
    <w:rsid w:val="00F73828"/>
    <w:rsid w:val="00F74624"/>
    <w:rsid w:val="00F75137"/>
    <w:rsid w:val="00F768FD"/>
    <w:rsid w:val="00F769BF"/>
    <w:rsid w:val="00F773B0"/>
    <w:rsid w:val="00F77673"/>
    <w:rsid w:val="00F77DD4"/>
    <w:rsid w:val="00F81233"/>
    <w:rsid w:val="00F81AA7"/>
    <w:rsid w:val="00F82DCB"/>
    <w:rsid w:val="00F83165"/>
    <w:rsid w:val="00F83B9F"/>
    <w:rsid w:val="00F84E61"/>
    <w:rsid w:val="00F86135"/>
    <w:rsid w:val="00F8729E"/>
    <w:rsid w:val="00F87747"/>
    <w:rsid w:val="00F91973"/>
    <w:rsid w:val="00F91CC0"/>
    <w:rsid w:val="00F927B1"/>
    <w:rsid w:val="00F930AA"/>
    <w:rsid w:val="00F935E7"/>
    <w:rsid w:val="00F96C49"/>
    <w:rsid w:val="00F974FB"/>
    <w:rsid w:val="00FA090B"/>
    <w:rsid w:val="00FA0E9F"/>
    <w:rsid w:val="00FA220C"/>
    <w:rsid w:val="00FA33AE"/>
    <w:rsid w:val="00FA35B8"/>
    <w:rsid w:val="00FA364F"/>
    <w:rsid w:val="00FA3954"/>
    <w:rsid w:val="00FA3EB1"/>
    <w:rsid w:val="00FA47B3"/>
    <w:rsid w:val="00FA509A"/>
    <w:rsid w:val="00FA53A8"/>
    <w:rsid w:val="00FA541B"/>
    <w:rsid w:val="00FA569D"/>
    <w:rsid w:val="00FA6E3C"/>
    <w:rsid w:val="00FA76FF"/>
    <w:rsid w:val="00FB1080"/>
    <w:rsid w:val="00FB15C2"/>
    <w:rsid w:val="00FB3A22"/>
    <w:rsid w:val="00FB433A"/>
    <w:rsid w:val="00FB4A1A"/>
    <w:rsid w:val="00FB4F4A"/>
    <w:rsid w:val="00FB51E5"/>
    <w:rsid w:val="00FB579E"/>
    <w:rsid w:val="00FB61F0"/>
    <w:rsid w:val="00FB662F"/>
    <w:rsid w:val="00FB699D"/>
    <w:rsid w:val="00FB6CA0"/>
    <w:rsid w:val="00FB7B54"/>
    <w:rsid w:val="00FB7BF1"/>
    <w:rsid w:val="00FB7E43"/>
    <w:rsid w:val="00FC1B7B"/>
    <w:rsid w:val="00FC3274"/>
    <w:rsid w:val="00FC3AA7"/>
    <w:rsid w:val="00FC5071"/>
    <w:rsid w:val="00FC520E"/>
    <w:rsid w:val="00FC5A37"/>
    <w:rsid w:val="00FC5C37"/>
    <w:rsid w:val="00FC6CD2"/>
    <w:rsid w:val="00FC721B"/>
    <w:rsid w:val="00FC7803"/>
    <w:rsid w:val="00FC7DBD"/>
    <w:rsid w:val="00FD1DC7"/>
    <w:rsid w:val="00FD1E1A"/>
    <w:rsid w:val="00FD2DFB"/>
    <w:rsid w:val="00FD3478"/>
    <w:rsid w:val="00FD536C"/>
    <w:rsid w:val="00FD6E16"/>
    <w:rsid w:val="00FD73C8"/>
    <w:rsid w:val="00FE0591"/>
    <w:rsid w:val="00FE1258"/>
    <w:rsid w:val="00FE2F52"/>
    <w:rsid w:val="00FE3912"/>
    <w:rsid w:val="00FE3ED0"/>
    <w:rsid w:val="00FE55EE"/>
    <w:rsid w:val="00FE5AF2"/>
    <w:rsid w:val="00FE6717"/>
    <w:rsid w:val="00FE7958"/>
    <w:rsid w:val="00FF0125"/>
    <w:rsid w:val="00FF2694"/>
    <w:rsid w:val="00FF2783"/>
    <w:rsid w:val="00FF5519"/>
    <w:rsid w:val="00FF552D"/>
    <w:rsid w:val="00FF58F3"/>
    <w:rsid w:val="00FF5A4B"/>
    <w:rsid w:val="00FF7045"/>
    <w:rsid w:val="00FF7C43"/>
    <w:rsid w:val="011848C6"/>
    <w:rsid w:val="01339C33"/>
    <w:rsid w:val="01380B89"/>
    <w:rsid w:val="013CB751"/>
    <w:rsid w:val="0141C9EF"/>
    <w:rsid w:val="014DB046"/>
    <w:rsid w:val="014E6482"/>
    <w:rsid w:val="014F4AFE"/>
    <w:rsid w:val="0155D797"/>
    <w:rsid w:val="015D2E17"/>
    <w:rsid w:val="01689162"/>
    <w:rsid w:val="017574A0"/>
    <w:rsid w:val="017768D7"/>
    <w:rsid w:val="017DFEA1"/>
    <w:rsid w:val="0183C91E"/>
    <w:rsid w:val="0192E122"/>
    <w:rsid w:val="019307E0"/>
    <w:rsid w:val="019AE8AE"/>
    <w:rsid w:val="019B1E87"/>
    <w:rsid w:val="019F492D"/>
    <w:rsid w:val="01A3E383"/>
    <w:rsid w:val="01A6F8FC"/>
    <w:rsid w:val="01AF0FBF"/>
    <w:rsid w:val="01C28485"/>
    <w:rsid w:val="01D455B7"/>
    <w:rsid w:val="01D63E57"/>
    <w:rsid w:val="01DD2715"/>
    <w:rsid w:val="01E46D92"/>
    <w:rsid w:val="01E4B8F2"/>
    <w:rsid w:val="01F6E89C"/>
    <w:rsid w:val="02047BCF"/>
    <w:rsid w:val="020856A1"/>
    <w:rsid w:val="02166ED7"/>
    <w:rsid w:val="021A8109"/>
    <w:rsid w:val="021FEE2F"/>
    <w:rsid w:val="0220493D"/>
    <w:rsid w:val="0224DADD"/>
    <w:rsid w:val="0224FE7A"/>
    <w:rsid w:val="022B8F9A"/>
    <w:rsid w:val="022E375F"/>
    <w:rsid w:val="0238DF41"/>
    <w:rsid w:val="023BFBF1"/>
    <w:rsid w:val="023DEBC2"/>
    <w:rsid w:val="023F3994"/>
    <w:rsid w:val="023F4DCD"/>
    <w:rsid w:val="024C3323"/>
    <w:rsid w:val="0255C998"/>
    <w:rsid w:val="025B2803"/>
    <w:rsid w:val="025C0F09"/>
    <w:rsid w:val="025F3400"/>
    <w:rsid w:val="02700DE1"/>
    <w:rsid w:val="028B564C"/>
    <w:rsid w:val="028D6D49"/>
    <w:rsid w:val="028DDEE6"/>
    <w:rsid w:val="028F473F"/>
    <w:rsid w:val="0291DB34"/>
    <w:rsid w:val="02984A3B"/>
    <w:rsid w:val="029A0627"/>
    <w:rsid w:val="02A81390"/>
    <w:rsid w:val="02AD68FB"/>
    <w:rsid w:val="02BB19EA"/>
    <w:rsid w:val="02C0F367"/>
    <w:rsid w:val="02C66F2E"/>
    <w:rsid w:val="02DBF5C5"/>
    <w:rsid w:val="02F36C0C"/>
    <w:rsid w:val="02F378EE"/>
    <w:rsid w:val="030E8541"/>
    <w:rsid w:val="031FE193"/>
    <w:rsid w:val="0320D747"/>
    <w:rsid w:val="03210AC1"/>
    <w:rsid w:val="03239208"/>
    <w:rsid w:val="032565CA"/>
    <w:rsid w:val="03380BF8"/>
    <w:rsid w:val="03411ACE"/>
    <w:rsid w:val="034252CC"/>
    <w:rsid w:val="0344AC19"/>
    <w:rsid w:val="034DA8FD"/>
    <w:rsid w:val="034E65C1"/>
    <w:rsid w:val="03539695"/>
    <w:rsid w:val="0355CD49"/>
    <w:rsid w:val="0357BF25"/>
    <w:rsid w:val="036549C5"/>
    <w:rsid w:val="03739B26"/>
    <w:rsid w:val="037B822C"/>
    <w:rsid w:val="037E605E"/>
    <w:rsid w:val="037F56EE"/>
    <w:rsid w:val="037FF746"/>
    <w:rsid w:val="0388E861"/>
    <w:rsid w:val="03AA40F9"/>
    <w:rsid w:val="03AD39C2"/>
    <w:rsid w:val="03B07706"/>
    <w:rsid w:val="03B8D3C7"/>
    <w:rsid w:val="03BB20FA"/>
    <w:rsid w:val="03C166DE"/>
    <w:rsid w:val="03CEF057"/>
    <w:rsid w:val="03D558D4"/>
    <w:rsid w:val="03DA7AF8"/>
    <w:rsid w:val="03DB0A4B"/>
    <w:rsid w:val="03DBEF48"/>
    <w:rsid w:val="03E05474"/>
    <w:rsid w:val="03E2C146"/>
    <w:rsid w:val="03ED513C"/>
    <w:rsid w:val="03F36307"/>
    <w:rsid w:val="03F46E6F"/>
    <w:rsid w:val="03F9552D"/>
    <w:rsid w:val="03FCE7C3"/>
    <w:rsid w:val="03FD04C4"/>
    <w:rsid w:val="03FF5C1F"/>
    <w:rsid w:val="0401A88D"/>
    <w:rsid w:val="040463D3"/>
    <w:rsid w:val="0411406C"/>
    <w:rsid w:val="0412BA12"/>
    <w:rsid w:val="0413C50C"/>
    <w:rsid w:val="042F0BAD"/>
    <w:rsid w:val="043493E8"/>
    <w:rsid w:val="0434D508"/>
    <w:rsid w:val="043EFE4A"/>
    <w:rsid w:val="04471F4C"/>
    <w:rsid w:val="0448445C"/>
    <w:rsid w:val="044A74A9"/>
    <w:rsid w:val="0456F2CD"/>
    <w:rsid w:val="046124FC"/>
    <w:rsid w:val="0461C802"/>
    <w:rsid w:val="0465D270"/>
    <w:rsid w:val="046799E5"/>
    <w:rsid w:val="0468EA57"/>
    <w:rsid w:val="04690942"/>
    <w:rsid w:val="046DA646"/>
    <w:rsid w:val="047180F7"/>
    <w:rsid w:val="04A4B598"/>
    <w:rsid w:val="04AB4609"/>
    <w:rsid w:val="04AF47D5"/>
    <w:rsid w:val="04B4621F"/>
    <w:rsid w:val="04B4DF82"/>
    <w:rsid w:val="04B7A050"/>
    <w:rsid w:val="04B8A82C"/>
    <w:rsid w:val="04BD0B2B"/>
    <w:rsid w:val="04C5DFAF"/>
    <w:rsid w:val="04D1C37A"/>
    <w:rsid w:val="04E9857F"/>
    <w:rsid w:val="04EAF7C6"/>
    <w:rsid w:val="04EB7626"/>
    <w:rsid w:val="04FA347F"/>
    <w:rsid w:val="04FDFD64"/>
    <w:rsid w:val="0503BAAF"/>
    <w:rsid w:val="05175590"/>
    <w:rsid w:val="052A4501"/>
    <w:rsid w:val="053708DC"/>
    <w:rsid w:val="053D0CA5"/>
    <w:rsid w:val="054290F9"/>
    <w:rsid w:val="0552BC5F"/>
    <w:rsid w:val="0564B2A8"/>
    <w:rsid w:val="05677C1B"/>
    <w:rsid w:val="0576BA59"/>
    <w:rsid w:val="05803CFF"/>
    <w:rsid w:val="058B0E95"/>
    <w:rsid w:val="058C3E77"/>
    <w:rsid w:val="0592F29E"/>
    <w:rsid w:val="05933D00"/>
    <w:rsid w:val="059917C1"/>
    <w:rsid w:val="059B9DB3"/>
    <w:rsid w:val="05A3D930"/>
    <w:rsid w:val="05A8D603"/>
    <w:rsid w:val="05A9F875"/>
    <w:rsid w:val="05AB799B"/>
    <w:rsid w:val="05AF1ACD"/>
    <w:rsid w:val="05B5A41A"/>
    <w:rsid w:val="05C34F72"/>
    <w:rsid w:val="05C35D4A"/>
    <w:rsid w:val="05D222AF"/>
    <w:rsid w:val="05EA34C9"/>
    <w:rsid w:val="05EEDA2F"/>
    <w:rsid w:val="05F026B9"/>
    <w:rsid w:val="05F180FB"/>
    <w:rsid w:val="05F66599"/>
    <w:rsid w:val="05FDE436"/>
    <w:rsid w:val="060B64E7"/>
    <w:rsid w:val="060BBAB4"/>
    <w:rsid w:val="061335E7"/>
    <w:rsid w:val="0614F788"/>
    <w:rsid w:val="06210D72"/>
    <w:rsid w:val="0625AF3C"/>
    <w:rsid w:val="062D8649"/>
    <w:rsid w:val="062E01A0"/>
    <w:rsid w:val="063C9F8C"/>
    <w:rsid w:val="064F8BB4"/>
    <w:rsid w:val="065214BF"/>
    <w:rsid w:val="0655736D"/>
    <w:rsid w:val="06587236"/>
    <w:rsid w:val="0662E674"/>
    <w:rsid w:val="066B7213"/>
    <w:rsid w:val="066BD9B2"/>
    <w:rsid w:val="06731A51"/>
    <w:rsid w:val="06779381"/>
    <w:rsid w:val="0682BADB"/>
    <w:rsid w:val="06835F2E"/>
    <w:rsid w:val="06876CC1"/>
    <w:rsid w:val="068DC8F4"/>
    <w:rsid w:val="06917FE8"/>
    <w:rsid w:val="06977069"/>
    <w:rsid w:val="06B63D10"/>
    <w:rsid w:val="06BCA7DB"/>
    <w:rsid w:val="06BF1E82"/>
    <w:rsid w:val="06D3D5D8"/>
    <w:rsid w:val="06D4617C"/>
    <w:rsid w:val="06DF999F"/>
    <w:rsid w:val="06E9D08D"/>
    <w:rsid w:val="06F1F6CD"/>
    <w:rsid w:val="06F8DF78"/>
    <w:rsid w:val="0700C3EE"/>
    <w:rsid w:val="070C98AA"/>
    <w:rsid w:val="07138FE8"/>
    <w:rsid w:val="0718AE99"/>
    <w:rsid w:val="0731D7BF"/>
    <w:rsid w:val="074730AD"/>
    <w:rsid w:val="0750A82E"/>
    <w:rsid w:val="075804B6"/>
    <w:rsid w:val="0760EDFD"/>
    <w:rsid w:val="076D0D63"/>
    <w:rsid w:val="076D3202"/>
    <w:rsid w:val="077BC51F"/>
    <w:rsid w:val="077E75CA"/>
    <w:rsid w:val="0781103E"/>
    <w:rsid w:val="078A0AD1"/>
    <w:rsid w:val="078C1FA6"/>
    <w:rsid w:val="0793EEED"/>
    <w:rsid w:val="079B3F22"/>
    <w:rsid w:val="07A09D06"/>
    <w:rsid w:val="07A376B2"/>
    <w:rsid w:val="07AE8446"/>
    <w:rsid w:val="07AF6B59"/>
    <w:rsid w:val="07AFAEAE"/>
    <w:rsid w:val="07C22C7F"/>
    <w:rsid w:val="07CF4260"/>
    <w:rsid w:val="07DFC3FF"/>
    <w:rsid w:val="07F80B10"/>
    <w:rsid w:val="07FD9FAD"/>
    <w:rsid w:val="0809FB8A"/>
    <w:rsid w:val="080A3FFA"/>
    <w:rsid w:val="08253CC4"/>
    <w:rsid w:val="08292DE3"/>
    <w:rsid w:val="082ABED6"/>
    <w:rsid w:val="084277F7"/>
    <w:rsid w:val="084F8A7B"/>
    <w:rsid w:val="085A00F1"/>
    <w:rsid w:val="0865CFD2"/>
    <w:rsid w:val="08728745"/>
    <w:rsid w:val="0886F6AE"/>
    <w:rsid w:val="088A8015"/>
    <w:rsid w:val="089B0F64"/>
    <w:rsid w:val="08A49D22"/>
    <w:rsid w:val="08BBA829"/>
    <w:rsid w:val="08C3805F"/>
    <w:rsid w:val="08CF79BA"/>
    <w:rsid w:val="08F091B7"/>
    <w:rsid w:val="08FE018B"/>
    <w:rsid w:val="08FFEEFD"/>
    <w:rsid w:val="0906970F"/>
    <w:rsid w:val="091173A1"/>
    <w:rsid w:val="09144B95"/>
    <w:rsid w:val="09155A43"/>
    <w:rsid w:val="091CEE92"/>
    <w:rsid w:val="09315486"/>
    <w:rsid w:val="09518D95"/>
    <w:rsid w:val="095293B3"/>
    <w:rsid w:val="09536DB6"/>
    <w:rsid w:val="095A356A"/>
    <w:rsid w:val="09640CBD"/>
    <w:rsid w:val="0967D5A2"/>
    <w:rsid w:val="0992A926"/>
    <w:rsid w:val="0999A8A0"/>
    <w:rsid w:val="099EA88C"/>
    <w:rsid w:val="09A9AB63"/>
    <w:rsid w:val="09C24308"/>
    <w:rsid w:val="09C95EF8"/>
    <w:rsid w:val="09CB50AF"/>
    <w:rsid w:val="09D99E1F"/>
    <w:rsid w:val="09DAC028"/>
    <w:rsid w:val="09E0244D"/>
    <w:rsid w:val="09E4E81D"/>
    <w:rsid w:val="09E6CAF4"/>
    <w:rsid w:val="09EDA68D"/>
    <w:rsid w:val="0A167470"/>
    <w:rsid w:val="0A1B4A9E"/>
    <w:rsid w:val="0A215205"/>
    <w:rsid w:val="0A25E0EA"/>
    <w:rsid w:val="0A26F0EC"/>
    <w:rsid w:val="0A2FEEC0"/>
    <w:rsid w:val="0A334945"/>
    <w:rsid w:val="0A3B545F"/>
    <w:rsid w:val="0A3C557F"/>
    <w:rsid w:val="0A43AA76"/>
    <w:rsid w:val="0A457375"/>
    <w:rsid w:val="0A49B175"/>
    <w:rsid w:val="0A511FE4"/>
    <w:rsid w:val="0A51C70C"/>
    <w:rsid w:val="0A611ED0"/>
    <w:rsid w:val="0A6CE8A9"/>
    <w:rsid w:val="0A6F98D6"/>
    <w:rsid w:val="0A70DF70"/>
    <w:rsid w:val="0A721CE5"/>
    <w:rsid w:val="0A86B84C"/>
    <w:rsid w:val="0A87EDCB"/>
    <w:rsid w:val="0A90ECE5"/>
    <w:rsid w:val="0A9DBB10"/>
    <w:rsid w:val="0AA719DD"/>
    <w:rsid w:val="0AB30B26"/>
    <w:rsid w:val="0ABB2ED8"/>
    <w:rsid w:val="0ABBAAE6"/>
    <w:rsid w:val="0ABE3393"/>
    <w:rsid w:val="0AC0605B"/>
    <w:rsid w:val="0AC6DD39"/>
    <w:rsid w:val="0ACDCBA8"/>
    <w:rsid w:val="0ACE49C4"/>
    <w:rsid w:val="0ACE6DA4"/>
    <w:rsid w:val="0AD192D9"/>
    <w:rsid w:val="0ADE3153"/>
    <w:rsid w:val="0ADF9AD7"/>
    <w:rsid w:val="0AE22822"/>
    <w:rsid w:val="0AE8BE83"/>
    <w:rsid w:val="0AECB3C1"/>
    <w:rsid w:val="0AF45DCC"/>
    <w:rsid w:val="0AF9E952"/>
    <w:rsid w:val="0B009462"/>
    <w:rsid w:val="0B03C183"/>
    <w:rsid w:val="0B09F757"/>
    <w:rsid w:val="0B0CB37A"/>
    <w:rsid w:val="0B2124C9"/>
    <w:rsid w:val="0B2B9B49"/>
    <w:rsid w:val="0B332299"/>
    <w:rsid w:val="0B3707AC"/>
    <w:rsid w:val="0B389E80"/>
    <w:rsid w:val="0B3B7723"/>
    <w:rsid w:val="0B5247DE"/>
    <w:rsid w:val="0B5489ED"/>
    <w:rsid w:val="0B5856AF"/>
    <w:rsid w:val="0B5C8EA2"/>
    <w:rsid w:val="0B6133F0"/>
    <w:rsid w:val="0B63D3BC"/>
    <w:rsid w:val="0B64FA8E"/>
    <w:rsid w:val="0B67DBE0"/>
    <w:rsid w:val="0B6C9200"/>
    <w:rsid w:val="0B7E4BA8"/>
    <w:rsid w:val="0B7FFF42"/>
    <w:rsid w:val="0B82CDD7"/>
    <w:rsid w:val="0B8ED17D"/>
    <w:rsid w:val="0B9633BA"/>
    <w:rsid w:val="0BA37977"/>
    <w:rsid w:val="0BA4851F"/>
    <w:rsid w:val="0BA90DF1"/>
    <w:rsid w:val="0BB120F9"/>
    <w:rsid w:val="0BB518A7"/>
    <w:rsid w:val="0BB60CA4"/>
    <w:rsid w:val="0BB796DE"/>
    <w:rsid w:val="0BBA72BF"/>
    <w:rsid w:val="0BC4072B"/>
    <w:rsid w:val="0BC48D0D"/>
    <w:rsid w:val="0BC6A53F"/>
    <w:rsid w:val="0BD14F82"/>
    <w:rsid w:val="0BDE777E"/>
    <w:rsid w:val="0BE8141C"/>
    <w:rsid w:val="0BEFA2CF"/>
    <w:rsid w:val="0BF683BF"/>
    <w:rsid w:val="0BFE1B45"/>
    <w:rsid w:val="0C054D5F"/>
    <w:rsid w:val="0C11E36F"/>
    <w:rsid w:val="0C14F7B2"/>
    <w:rsid w:val="0C1F42A3"/>
    <w:rsid w:val="0C21ECD0"/>
    <w:rsid w:val="0C283CDB"/>
    <w:rsid w:val="0C2983BE"/>
    <w:rsid w:val="0C2A4E6A"/>
    <w:rsid w:val="0C34FCEB"/>
    <w:rsid w:val="0C38944D"/>
    <w:rsid w:val="0C38F53A"/>
    <w:rsid w:val="0C3C1BD6"/>
    <w:rsid w:val="0C41A9FB"/>
    <w:rsid w:val="0C521F09"/>
    <w:rsid w:val="0C56161C"/>
    <w:rsid w:val="0C5ACC12"/>
    <w:rsid w:val="0C5C56E1"/>
    <w:rsid w:val="0C5F488C"/>
    <w:rsid w:val="0C67B9C1"/>
    <w:rsid w:val="0C69F142"/>
    <w:rsid w:val="0C6C46FE"/>
    <w:rsid w:val="0C77AD43"/>
    <w:rsid w:val="0C7C2D76"/>
    <w:rsid w:val="0C7D1FE0"/>
    <w:rsid w:val="0C8133E1"/>
    <w:rsid w:val="0C859211"/>
    <w:rsid w:val="0C86E6B7"/>
    <w:rsid w:val="0C8D6A74"/>
    <w:rsid w:val="0CA42723"/>
    <w:rsid w:val="0CA7A21B"/>
    <w:rsid w:val="0CBAF3B9"/>
    <w:rsid w:val="0CD72B09"/>
    <w:rsid w:val="0CD7412F"/>
    <w:rsid w:val="0CDA3092"/>
    <w:rsid w:val="0CDAB59A"/>
    <w:rsid w:val="0CDBB27F"/>
    <w:rsid w:val="0CE1796B"/>
    <w:rsid w:val="0CE267F3"/>
    <w:rsid w:val="0CE33A5C"/>
    <w:rsid w:val="0CE70B08"/>
    <w:rsid w:val="0CE9A37E"/>
    <w:rsid w:val="0CED7E3E"/>
    <w:rsid w:val="0CF0AB64"/>
    <w:rsid w:val="0D029037"/>
    <w:rsid w:val="0D03B8F5"/>
    <w:rsid w:val="0D10FFF8"/>
    <w:rsid w:val="0D19F3CC"/>
    <w:rsid w:val="0D21F0E1"/>
    <w:rsid w:val="0D26D3D9"/>
    <w:rsid w:val="0D31F01F"/>
    <w:rsid w:val="0D461D41"/>
    <w:rsid w:val="0D471DBB"/>
    <w:rsid w:val="0D47C0ED"/>
    <w:rsid w:val="0D515D6C"/>
    <w:rsid w:val="0D57888F"/>
    <w:rsid w:val="0D596A9C"/>
    <w:rsid w:val="0D59FC70"/>
    <w:rsid w:val="0D5D361B"/>
    <w:rsid w:val="0D609213"/>
    <w:rsid w:val="0D634F2D"/>
    <w:rsid w:val="0D64F032"/>
    <w:rsid w:val="0D6687F6"/>
    <w:rsid w:val="0D709374"/>
    <w:rsid w:val="0D78BC75"/>
    <w:rsid w:val="0D7A89A0"/>
    <w:rsid w:val="0D94DC77"/>
    <w:rsid w:val="0D991C76"/>
    <w:rsid w:val="0D9FAD71"/>
    <w:rsid w:val="0DAD8CDE"/>
    <w:rsid w:val="0DC0FD24"/>
    <w:rsid w:val="0DC54297"/>
    <w:rsid w:val="0DC93389"/>
    <w:rsid w:val="0DDE3BFD"/>
    <w:rsid w:val="0DE697F1"/>
    <w:rsid w:val="0DF3DF3A"/>
    <w:rsid w:val="0DF931D9"/>
    <w:rsid w:val="0E02716B"/>
    <w:rsid w:val="0E02D020"/>
    <w:rsid w:val="0E04F8AE"/>
    <w:rsid w:val="0E1007F1"/>
    <w:rsid w:val="0E142F0F"/>
    <w:rsid w:val="0E153463"/>
    <w:rsid w:val="0E1F65C2"/>
    <w:rsid w:val="0E32F85B"/>
    <w:rsid w:val="0E393295"/>
    <w:rsid w:val="0E44EB01"/>
    <w:rsid w:val="0E48D216"/>
    <w:rsid w:val="0E4E2576"/>
    <w:rsid w:val="0E549DD3"/>
    <w:rsid w:val="0E558C92"/>
    <w:rsid w:val="0E5AE58B"/>
    <w:rsid w:val="0E5E5724"/>
    <w:rsid w:val="0E68F502"/>
    <w:rsid w:val="0E6CA864"/>
    <w:rsid w:val="0E7788D2"/>
    <w:rsid w:val="0E7C22AF"/>
    <w:rsid w:val="0E7DF579"/>
    <w:rsid w:val="0E88FDCD"/>
    <w:rsid w:val="0E97F8C3"/>
    <w:rsid w:val="0E99D25E"/>
    <w:rsid w:val="0EA238C5"/>
    <w:rsid w:val="0EA4D374"/>
    <w:rsid w:val="0EAD9F11"/>
    <w:rsid w:val="0EB09C9F"/>
    <w:rsid w:val="0EB14549"/>
    <w:rsid w:val="0EBE34A4"/>
    <w:rsid w:val="0EC18855"/>
    <w:rsid w:val="0EC4B7A8"/>
    <w:rsid w:val="0ED3B013"/>
    <w:rsid w:val="0ED9E917"/>
    <w:rsid w:val="0EE8BB4F"/>
    <w:rsid w:val="0EF86831"/>
    <w:rsid w:val="0EFA50E7"/>
    <w:rsid w:val="0EFB4A27"/>
    <w:rsid w:val="0EFBE984"/>
    <w:rsid w:val="0F0FB56A"/>
    <w:rsid w:val="0F116030"/>
    <w:rsid w:val="0F19372D"/>
    <w:rsid w:val="0F1D67FC"/>
    <w:rsid w:val="0F229BD9"/>
    <w:rsid w:val="0F22FCA7"/>
    <w:rsid w:val="0F2CCDC4"/>
    <w:rsid w:val="0F39D2D5"/>
    <w:rsid w:val="0F3D8AA7"/>
    <w:rsid w:val="0F4C288B"/>
    <w:rsid w:val="0F55B05F"/>
    <w:rsid w:val="0F5D76F1"/>
    <w:rsid w:val="0F68AB7A"/>
    <w:rsid w:val="0F708950"/>
    <w:rsid w:val="0F7569A8"/>
    <w:rsid w:val="0F7914A3"/>
    <w:rsid w:val="0F7D022F"/>
    <w:rsid w:val="0F82A6E9"/>
    <w:rsid w:val="0F849EC4"/>
    <w:rsid w:val="0F85C336"/>
    <w:rsid w:val="0F9334C5"/>
    <w:rsid w:val="0F9CFDAE"/>
    <w:rsid w:val="0FB2D263"/>
    <w:rsid w:val="0FB4C6D7"/>
    <w:rsid w:val="0FB9B451"/>
    <w:rsid w:val="0FBE9804"/>
    <w:rsid w:val="0FC67147"/>
    <w:rsid w:val="0FE3F36D"/>
    <w:rsid w:val="0FF1C609"/>
    <w:rsid w:val="0FF37393"/>
    <w:rsid w:val="1000C685"/>
    <w:rsid w:val="10019316"/>
    <w:rsid w:val="1014143F"/>
    <w:rsid w:val="10286A31"/>
    <w:rsid w:val="102A112A"/>
    <w:rsid w:val="103156D2"/>
    <w:rsid w:val="1034521B"/>
    <w:rsid w:val="1034B107"/>
    <w:rsid w:val="104120A3"/>
    <w:rsid w:val="1044CF71"/>
    <w:rsid w:val="1048C59F"/>
    <w:rsid w:val="104F1AD4"/>
    <w:rsid w:val="1058E011"/>
    <w:rsid w:val="106C6AF4"/>
    <w:rsid w:val="106EDA66"/>
    <w:rsid w:val="107268C5"/>
    <w:rsid w:val="10837107"/>
    <w:rsid w:val="1084BF4B"/>
    <w:rsid w:val="108C044F"/>
    <w:rsid w:val="1091B591"/>
    <w:rsid w:val="10A5543D"/>
    <w:rsid w:val="10A5AF59"/>
    <w:rsid w:val="10A64831"/>
    <w:rsid w:val="10A7F53D"/>
    <w:rsid w:val="10AAD5FD"/>
    <w:rsid w:val="10AB236F"/>
    <w:rsid w:val="10AB82DE"/>
    <w:rsid w:val="10AEB960"/>
    <w:rsid w:val="10B46552"/>
    <w:rsid w:val="10BF459C"/>
    <w:rsid w:val="10C63DE2"/>
    <w:rsid w:val="10C729B1"/>
    <w:rsid w:val="10C7AD6E"/>
    <w:rsid w:val="10D9CEA2"/>
    <w:rsid w:val="10EB4112"/>
    <w:rsid w:val="11027C54"/>
    <w:rsid w:val="1108D95E"/>
    <w:rsid w:val="111685B5"/>
    <w:rsid w:val="11234E7A"/>
    <w:rsid w:val="1123D995"/>
    <w:rsid w:val="112E06F0"/>
    <w:rsid w:val="113053FA"/>
    <w:rsid w:val="1139AAB7"/>
    <w:rsid w:val="113F08B9"/>
    <w:rsid w:val="113FC981"/>
    <w:rsid w:val="1140E337"/>
    <w:rsid w:val="1148E577"/>
    <w:rsid w:val="114F9E95"/>
    <w:rsid w:val="114F9F64"/>
    <w:rsid w:val="1157EACF"/>
    <w:rsid w:val="115E8053"/>
    <w:rsid w:val="1169BF5C"/>
    <w:rsid w:val="11713D14"/>
    <w:rsid w:val="117F546B"/>
    <w:rsid w:val="118030C3"/>
    <w:rsid w:val="11818C43"/>
    <w:rsid w:val="1184304E"/>
    <w:rsid w:val="1198A751"/>
    <w:rsid w:val="119FDD87"/>
    <w:rsid w:val="11A792BD"/>
    <w:rsid w:val="11AA41EA"/>
    <w:rsid w:val="11B94638"/>
    <w:rsid w:val="11CF3807"/>
    <w:rsid w:val="11D7A218"/>
    <w:rsid w:val="11D9EAAF"/>
    <w:rsid w:val="11E7124B"/>
    <w:rsid w:val="11E9681E"/>
    <w:rsid w:val="11EC47AE"/>
    <w:rsid w:val="12053C01"/>
    <w:rsid w:val="1232BA59"/>
    <w:rsid w:val="1237CF79"/>
    <w:rsid w:val="1237F5D9"/>
    <w:rsid w:val="123C74E1"/>
    <w:rsid w:val="123D25A6"/>
    <w:rsid w:val="124C3086"/>
    <w:rsid w:val="126A9DEC"/>
    <w:rsid w:val="127299A6"/>
    <w:rsid w:val="12734A58"/>
    <w:rsid w:val="12771BFC"/>
    <w:rsid w:val="12810403"/>
    <w:rsid w:val="129E5CF6"/>
    <w:rsid w:val="12A7F0A1"/>
    <w:rsid w:val="12B044C6"/>
    <w:rsid w:val="12B240A2"/>
    <w:rsid w:val="12BA86ED"/>
    <w:rsid w:val="12BEE0A1"/>
    <w:rsid w:val="12C74BC3"/>
    <w:rsid w:val="12C9C533"/>
    <w:rsid w:val="12E0A8F2"/>
    <w:rsid w:val="12EECFE3"/>
    <w:rsid w:val="12FF01E2"/>
    <w:rsid w:val="130500A0"/>
    <w:rsid w:val="13122A48"/>
    <w:rsid w:val="13164CE1"/>
    <w:rsid w:val="131EDD33"/>
    <w:rsid w:val="13474D9F"/>
    <w:rsid w:val="1356DE6F"/>
    <w:rsid w:val="135739A3"/>
    <w:rsid w:val="1360BBDD"/>
    <w:rsid w:val="13613BFE"/>
    <w:rsid w:val="1366004E"/>
    <w:rsid w:val="1366AD1D"/>
    <w:rsid w:val="136BDF8E"/>
    <w:rsid w:val="136D2104"/>
    <w:rsid w:val="13780095"/>
    <w:rsid w:val="137CDB54"/>
    <w:rsid w:val="13857AA6"/>
    <w:rsid w:val="1399D056"/>
    <w:rsid w:val="13C8E536"/>
    <w:rsid w:val="13D1BD34"/>
    <w:rsid w:val="13D7085C"/>
    <w:rsid w:val="13DCAD71"/>
    <w:rsid w:val="13DE8EB9"/>
    <w:rsid w:val="13E20266"/>
    <w:rsid w:val="13F2A1AB"/>
    <w:rsid w:val="14038FAE"/>
    <w:rsid w:val="140DE76F"/>
    <w:rsid w:val="1415BC7F"/>
    <w:rsid w:val="14166A1E"/>
    <w:rsid w:val="141B04E6"/>
    <w:rsid w:val="141BEEC3"/>
    <w:rsid w:val="141D2265"/>
    <w:rsid w:val="143130ED"/>
    <w:rsid w:val="1438A1EB"/>
    <w:rsid w:val="143963BA"/>
    <w:rsid w:val="143BFE43"/>
    <w:rsid w:val="144937A8"/>
    <w:rsid w:val="145DD321"/>
    <w:rsid w:val="14689C66"/>
    <w:rsid w:val="146E0304"/>
    <w:rsid w:val="147003F1"/>
    <w:rsid w:val="14819FBC"/>
    <w:rsid w:val="14839D1C"/>
    <w:rsid w:val="148F7F5A"/>
    <w:rsid w:val="1492F5A5"/>
    <w:rsid w:val="149583F7"/>
    <w:rsid w:val="1496FEBB"/>
    <w:rsid w:val="14A988D6"/>
    <w:rsid w:val="14AF9E52"/>
    <w:rsid w:val="14B3A385"/>
    <w:rsid w:val="14B5F2F8"/>
    <w:rsid w:val="14B9348B"/>
    <w:rsid w:val="14C70F84"/>
    <w:rsid w:val="14CF1F99"/>
    <w:rsid w:val="14D66028"/>
    <w:rsid w:val="1503F081"/>
    <w:rsid w:val="1506B066"/>
    <w:rsid w:val="15073A16"/>
    <w:rsid w:val="150B160C"/>
    <w:rsid w:val="150DD610"/>
    <w:rsid w:val="1512AA7F"/>
    <w:rsid w:val="15198809"/>
    <w:rsid w:val="151AACA0"/>
    <w:rsid w:val="152174E2"/>
    <w:rsid w:val="1532CE81"/>
    <w:rsid w:val="1538CBA4"/>
    <w:rsid w:val="153B82B8"/>
    <w:rsid w:val="15434749"/>
    <w:rsid w:val="15450B92"/>
    <w:rsid w:val="154D01EA"/>
    <w:rsid w:val="15654E4B"/>
    <w:rsid w:val="1566FCC4"/>
    <w:rsid w:val="15673A62"/>
    <w:rsid w:val="1570A200"/>
    <w:rsid w:val="1571F415"/>
    <w:rsid w:val="157C1601"/>
    <w:rsid w:val="15814504"/>
    <w:rsid w:val="15816128"/>
    <w:rsid w:val="158313D0"/>
    <w:rsid w:val="158332EA"/>
    <w:rsid w:val="1584D4FF"/>
    <w:rsid w:val="158DD141"/>
    <w:rsid w:val="158E9B17"/>
    <w:rsid w:val="159333A0"/>
    <w:rsid w:val="15949828"/>
    <w:rsid w:val="15997C5F"/>
    <w:rsid w:val="159B1957"/>
    <w:rsid w:val="15A12BE7"/>
    <w:rsid w:val="15BD4849"/>
    <w:rsid w:val="15BEBECD"/>
    <w:rsid w:val="15CB496D"/>
    <w:rsid w:val="15CF39EF"/>
    <w:rsid w:val="15D4D717"/>
    <w:rsid w:val="15DD05C9"/>
    <w:rsid w:val="15EB70A8"/>
    <w:rsid w:val="15F2CB27"/>
    <w:rsid w:val="15F46F05"/>
    <w:rsid w:val="15F5A0D9"/>
    <w:rsid w:val="1602AE92"/>
    <w:rsid w:val="16052127"/>
    <w:rsid w:val="160B6342"/>
    <w:rsid w:val="1617FCFD"/>
    <w:rsid w:val="1619AE94"/>
    <w:rsid w:val="161BA889"/>
    <w:rsid w:val="1621F3DC"/>
    <w:rsid w:val="16281C5D"/>
    <w:rsid w:val="162F7F50"/>
    <w:rsid w:val="1637A9BF"/>
    <w:rsid w:val="163864F5"/>
    <w:rsid w:val="1643167E"/>
    <w:rsid w:val="165954B9"/>
    <w:rsid w:val="16619C08"/>
    <w:rsid w:val="16660937"/>
    <w:rsid w:val="16676538"/>
    <w:rsid w:val="16688E3B"/>
    <w:rsid w:val="16692F5C"/>
    <w:rsid w:val="1670CCE9"/>
    <w:rsid w:val="167669C3"/>
    <w:rsid w:val="1677FDF0"/>
    <w:rsid w:val="167DFA97"/>
    <w:rsid w:val="16854C4F"/>
    <w:rsid w:val="16868072"/>
    <w:rsid w:val="168BCE9A"/>
    <w:rsid w:val="169FE8E3"/>
    <w:rsid w:val="16A539AA"/>
    <w:rsid w:val="16ACD7B6"/>
    <w:rsid w:val="16B4B23B"/>
    <w:rsid w:val="16B935BA"/>
    <w:rsid w:val="16C06B72"/>
    <w:rsid w:val="16CB223F"/>
    <w:rsid w:val="16CCB409"/>
    <w:rsid w:val="16D862F9"/>
    <w:rsid w:val="16E1EE20"/>
    <w:rsid w:val="16E2A7C0"/>
    <w:rsid w:val="16E3233B"/>
    <w:rsid w:val="16E4781C"/>
    <w:rsid w:val="16ED894C"/>
    <w:rsid w:val="16EEA4F6"/>
    <w:rsid w:val="17107907"/>
    <w:rsid w:val="17124137"/>
    <w:rsid w:val="17164EE4"/>
    <w:rsid w:val="171AD79F"/>
    <w:rsid w:val="171B54E2"/>
    <w:rsid w:val="171DA726"/>
    <w:rsid w:val="171E4FC9"/>
    <w:rsid w:val="171FEA0B"/>
    <w:rsid w:val="172136AB"/>
    <w:rsid w:val="173853C7"/>
    <w:rsid w:val="173FEA03"/>
    <w:rsid w:val="17488BF7"/>
    <w:rsid w:val="17565F8D"/>
    <w:rsid w:val="175AD538"/>
    <w:rsid w:val="175AE600"/>
    <w:rsid w:val="17621586"/>
    <w:rsid w:val="176B510D"/>
    <w:rsid w:val="176BE806"/>
    <w:rsid w:val="177ECB2E"/>
    <w:rsid w:val="177F8603"/>
    <w:rsid w:val="17823CCC"/>
    <w:rsid w:val="17826B95"/>
    <w:rsid w:val="178B9322"/>
    <w:rsid w:val="178D1202"/>
    <w:rsid w:val="17A20037"/>
    <w:rsid w:val="17A325F1"/>
    <w:rsid w:val="17A85F8F"/>
    <w:rsid w:val="17AB50D8"/>
    <w:rsid w:val="17B4A459"/>
    <w:rsid w:val="17B89DA6"/>
    <w:rsid w:val="17C41C99"/>
    <w:rsid w:val="17C69C97"/>
    <w:rsid w:val="17C72C7F"/>
    <w:rsid w:val="17CBE6C2"/>
    <w:rsid w:val="17D08136"/>
    <w:rsid w:val="17D2BE3F"/>
    <w:rsid w:val="17EA1FE5"/>
    <w:rsid w:val="17F0A8AD"/>
    <w:rsid w:val="17FE9F6B"/>
    <w:rsid w:val="1808ACF5"/>
    <w:rsid w:val="1809D45C"/>
    <w:rsid w:val="1811CC1B"/>
    <w:rsid w:val="182403B6"/>
    <w:rsid w:val="182962E7"/>
    <w:rsid w:val="182B27F2"/>
    <w:rsid w:val="182F4625"/>
    <w:rsid w:val="18310C1F"/>
    <w:rsid w:val="183A4FA8"/>
    <w:rsid w:val="185E1CE6"/>
    <w:rsid w:val="1864593A"/>
    <w:rsid w:val="1864988D"/>
    <w:rsid w:val="18684448"/>
    <w:rsid w:val="186C4C50"/>
    <w:rsid w:val="186D6452"/>
    <w:rsid w:val="18702AB2"/>
    <w:rsid w:val="1881F60B"/>
    <w:rsid w:val="1883F478"/>
    <w:rsid w:val="1883FDC8"/>
    <w:rsid w:val="1888A961"/>
    <w:rsid w:val="1888AD91"/>
    <w:rsid w:val="1892AA4E"/>
    <w:rsid w:val="18AF542B"/>
    <w:rsid w:val="18B01278"/>
    <w:rsid w:val="18B515E1"/>
    <w:rsid w:val="18B6A283"/>
    <w:rsid w:val="18C1193A"/>
    <w:rsid w:val="18C4CCA6"/>
    <w:rsid w:val="18CC77F0"/>
    <w:rsid w:val="18CE9C8D"/>
    <w:rsid w:val="18CF09E3"/>
    <w:rsid w:val="18F06837"/>
    <w:rsid w:val="18F88F1E"/>
    <w:rsid w:val="190FCAFF"/>
    <w:rsid w:val="19151A16"/>
    <w:rsid w:val="1915D5D0"/>
    <w:rsid w:val="1919F86A"/>
    <w:rsid w:val="191AA909"/>
    <w:rsid w:val="191BF376"/>
    <w:rsid w:val="191C6BB6"/>
    <w:rsid w:val="1920CDB0"/>
    <w:rsid w:val="19297088"/>
    <w:rsid w:val="19387A97"/>
    <w:rsid w:val="1938E904"/>
    <w:rsid w:val="194668E0"/>
    <w:rsid w:val="19483CE3"/>
    <w:rsid w:val="194D56DD"/>
    <w:rsid w:val="1961AC2C"/>
    <w:rsid w:val="1964CEB6"/>
    <w:rsid w:val="196A393A"/>
    <w:rsid w:val="1976BCB7"/>
    <w:rsid w:val="1981B9D7"/>
    <w:rsid w:val="198E053D"/>
    <w:rsid w:val="19943A2A"/>
    <w:rsid w:val="1999FFDB"/>
    <w:rsid w:val="19A01036"/>
    <w:rsid w:val="19A32235"/>
    <w:rsid w:val="19B64E56"/>
    <w:rsid w:val="19BE4E8D"/>
    <w:rsid w:val="19C2FACB"/>
    <w:rsid w:val="19CC3B50"/>
    <w:rsid w:val="19D1F399"/>
    <w:rsid w:val="19DC0D66"/>
    <w:rsid w:val="19E8091D"/>
    <w:rsid w:val="19E81FA3"/>
    <w:rsid w:val="19EB249D"/>
    <w:rsid w:val="19F93AE3"/>
    <w:rsid w:val="19FA658C"/>
    <w:rsid w:val="19FD036E"/>
    <w:rsid w:val="1A0ABD55"/>
    <w:rsid w:val="1A0E5C1A"/>
    <w:rsid w:val="1A1E1E79"/>
    <w:rsid w:val="1A22DAF8"/>
    <w:rsid w:val="1A273132"/>
    <w:rsid w:val="1A2CC32A"/>
    <w:rsid w:val="1A425EA8"/>
    <w:rsid w:val="1A493081"/>
    <w:rsid w:val="1A4EFFD5"/>
    <w:rsid w:val="1A51FF90"/>
    <w:rsid w:val="1A530622"/>
    <w:rsid w:val="1A5859B4"/>
    <w:rsid w:val="1A5DC7B8"/>
    <w:rsid w:val="1A6132D1"/>
    <w:rsid w:val="1A6FA9A3"/>
    <w:rsid w:val="1A7AD7AB"/>
    <w:rsid w:val="1A7B5D77"/>
    <w:rsid w:val="1A7E7692"/>
    <w:rsid w:val="1A8606F5"/>
    <w:rsid w:val="1A884224"/>
    <w:rsid w:val="1A8D7963"/>
    <w:rsid w:val="1A9BEDDF"/>
    <w:rsid w:val="1AA0A30D"/>
    <w:rsid w:val="1AB147E7"/>
    <w:rsid w:val="1AB2941E"/>
    <w:rsid w:val="1AB8781B"/>
    <w:rsid w:val="1ABB78AD"/>
    <w:rsid w:val="1AC42A52"/>
    <w:rsid w:val="1AC94636"/>
    <w:rsid w:val="1AD46D77"/>
    <w:rsid w:val="1AD9274E"/>
    <w:rsid w:val="1ADBDB94"/>
    <w:rsid w:val="1ADFE2E3"/>
    <w:rsid w:val="1AE92A3E"/>
    <w:rsid w:val="1AE97C95"/>
    <w:rsid w:val="1AEAAF5A"/>
    <w:rsid w:val="1AEE7862"/>
    <w:rsid w:val="1AF0DE3E"/>
    <w:rsid w:val="1AF67461"/>
    <w:rsid w:val="1AFBD5CF"/>
    <w:rsid w:val="1AFDB592"/>
    <w:rsid w:val="1B0D8257"/>
    <w:rsid w:val="1B1055F7"/>
    <w:rsid w:val="1B170CC9"/>
    <w:rsid w:val="1B1C7BC9"/>
    <w:rsid w:val="1B2B88C1"/>
    <w:rsid w:val="1B3E9962"/>
    <w:rsid w:val="1B54E572"/>
    <w:rsid w:val="1B5BAA1F"/>
    <w:rsid w:val="1B5C1FD1"/>
    <w:rsid w:val="1B62A2A6"/>
    <w:rsid w:val="1B7D3B7E"/>
    <w:rsid w:val="1B86C609"/>
    <w:rsid w:val="1B888303"/>
    <w:rsid w:val="1B93B918"/>
    <w:rsid w:val="1B9D4B2C"/>
    <w:rsid w:val="1B9E66F4"/>
    <w:rsid w:val="1B9E9684"/>
    <w:rsid w:val="1BA7967D"/>
    <w:rsid w:val="1BB7053A"/>
    <w:rsid w:val="1BB9C904"/>
    <w:rsid w:val="1BBECFCE"/>
    <w:rsid w:val="1BCA911A"/>
    <w:rsid w:val="1BD712AA"/>
    <w:rsid w:val="1BDE2B8E"/>
    <w:rsid w:val="1C057BB2"/>
    <w:rsid w:val="1C102C63"/>
    <w:rsid w:val="1C17D798"/>
    <w:rsid w:val="1C183E28"/>
    <w:rsid w:val="1C1F712C"/>
    <w:rsid w:val="1C277A61"/>
    <w:rsid w:val="1C32C002"/>
    <w:rsid w:val="1C4214A4"/>
    <w:rsid w:val="1C48F3AB"/>
    <w:rsid w:val="1C4DDB2B"/>
    <w:rsid w:val="1C529E43"/>
    <w:rsid w:val="1C587847"/>
    <w:rsid w:val="1C5A6C4C"/>
    <w:rsid w:val="1C5C3BCD"/>
    <w:rsid w:val="1C61836F"/>
    <w:rsid w:val="1C657114"/>
    <w:rsid w:val="1C742A0C"/>
    <w:rsid w:val="1C7B3B79"/>
    <w:rsid w:val="1C7FAA39"/>
    <w:rsid w:val="1C844EA8"/>
    <w:rsid w:val="1C95FC7E"/>
    <w:rsid w:val="1C96F245"/>
    <w:rsid w:val="1CA66F8A"/>
    <w:rsid w:val="1CB0DFDC"/>
    <w:rsid w:val="1CBDFBD0"/>
    <w:rsid w:val="1CC4AEBE"/>
    <w:rsid w:val="1CD79A2F"/>
    <w:rsid w:val="1CF3F44B"/>
    <w:rsid w:val="1D051748"/>
    <w:rsid w:val="1D09B85D"/>
    <w:rsid w:val="1D12AAE4"/>
    <w:rsid w:val="1D16991B"/>
    <w:rsid w:val="1D234B0D"/>
    <w:rsid w:val="1D259966"/>
    <w:rsid w:val="1D2FA65F"/>
    <w:rsid w:val="1D331572"/>
    <w:rsid w:val="1D3A1905"/>
    <w:rsid w:val="1D5A99EF"/>
    <w:rsid w:val="1D5D5CEC"/>
    <w:rsid w:val="1D6164CF"/>
    <w:rsid w:val="1D6405B2"/>
    <w:rsid w:val="1D662493"/>
    <w:rsid w:val="1D7D23B2"/>
    <w:rsid w:val="1D7EA921"/>
    <w:rsid w:val="1D8A6435"/>
    <w:rsid w:val="1D9F8088"/>
    <w:rsid w:val="1DA83DD4"/>
    <w:rsid w:val="1DB09595"/>
    <w:rsid w:val="1DB5388A"/>
    <w:rsid w:val="1DB7757A"/>
    <w:rsid w:val="1DCE081A"/>
    <w:rsid w:val="1DD62ECF"/>
    <w:rsid w:val="1DD7B7AC"/>
    <w:rsid w:val="1DD8D870"/>
    <w:rsid w:val="1DDB0CBE"/>
    <w:rsid w:val="1DDB3D15"/>
    <w:rsid w:val="1DDE9C49"/>
    <w:rsid w:val="1DF549F0"/>
    <w:rsid w:val="1E0673CC"/>
    <w:rsid w:val="1E1B8898"/>
    <w:rsid w:val="1E1BC3DA"/>
    <w:rsid w:val="1E1E0DD9"/>
    <w:rsid w:val="1E3253CD"/>
    <w:rsid w:val="1E37EC59"/>
    <w:rsid w:val="1E4F217E"/>
    <w:rsid w:val="1E53B698"/>
    <w:rsid w:val="1E54E8A2"/>
    <w:rsid w:val="1E55545B"/>
    <w:rsid w:val="1E566E7D"/>
    <w:rsid w:val="1E6A7C2E"/>
    <w:rsid w:val="1E7D09A1"/>
    <w:rsid w:val="1E83E3CC"/>
    <w:rsid w:val="1E893A28"/>
    <w:rsid w:val="1E8C6245"/>
    <w:rsid w:val="1E8CE0D5"/>
    <w:rsid w:val="1E8D74B1"/>
    <w:rsid w:val="1E9075B7"/>
    <w:rsid w:val="1E9D527D"/>
    <w:rsid w:val="1E9E49CF"/>
    <w:rsid w:val="1E9E74F2"/>
    <w:rsid w:val="1EA98F57"/>
    <w:rsid w:val="1EBC1EB6"/>
    <w:rsid w:val="1EC6BA9B"/>
    <w:rsid w:val="1ED93631"/>
    <w:rsid w:val="1EDB7020"/>
    <w:rsid w:val="1EE0F676"/>
    <w:rsid w:val="1EE2571A"/>
    <w:rsid w:val="1EF6BF8F"/>
    <w:rsid w:val="1F0FD424"/>
    <w:rsid w:val="1F12C029"/>
    <w:rsid w:val="1F196690"/>
    <w:rsid w:val="1F355F46"/>
    <w:rsid w:val="1F3855F8"/>
    <w:rsid w:val="1F3A4214"/>
    <w:rsid w:val="1F44E23D"/>
    <w:rsid w:val="1F4CB688"/>
    <w:rsid w:val="1F5100E6"/>
    <w:rsid w:val="1F76B50C"/>
    <w:rsid w:val="1F789499"/>
    <w:rsid w:val="1F7FC5D0"/>
    <w:rsid w:val="1F8003E0"/>
    <w:rsid w:val="1F821655"/>
    <w:rsid w:val="1F8923FA"/>
    <w:rsid w:val="1F8A6821"/>
    <w:rsid w:val="1F8C3092"/>
    <w:rsid w:val="1F9F248D"/>
    <w:rsid w:val="1FAC940C"/>
    <w:rsid w:val="1FB973A5"/>
    <w:rsid w:val="1FB9E506"/>
    <w:rsid w:val="1FBBFDEC"/>
    <w:rsid w:val="1FC88788"/>
    <w:rsid w:val="1FC91658"/>
    <w:rsid w:val="1FCE1310"/>
    <w:rsid w:val="1FCE5E5D"/>
    <w:rsid w:val="1FD19999"/>
    <w:rsid w:val="1FD6DDF5"/>
    <w:rsid w:val="200067D0"/>
    <w:rsid w:val="2001A5FB"/>
    <w:rsid w:val="2002DEEF"/>
    <w:rsid w:val="20103301"/>
    <w:rsid w:val="2010D414"/>
    <w:rsid w:val="20125294"/>
    <w:rsid w:val="20172F7C"/>
    <w:rsid w:val="201AD88A"/>
    <w:rsid w:val="202E65AC"/>
    <w:rsid w:val="2031E454"/>
    <w:rsid w:val="203915FD"/>
    <w:rsid w:val="203B4C4F"/>
    <w:rsid w:val="203B808B"/>
    <w:rsid w:val="203D90BB"/>
    <w:rsid w:val="203FDA00"/>
    <w:rsid w:val="20499C2B"/>
    <w:rsid w:val="205062FB"/>
    <w:rsid w:val="2059F2B9"/>
    <w:rsid w:val="205E1928"/>
    <w:rsid w:val="20623235"/>
    <w:rsid w:val="2062C191"/>
    <w:rsid w:val="2067ADCC"/>
    <w:rsid w:val="206F2195"/>
    <w:rsid w:val="20722C07"/>
    <w:rsid w:val="207A05B8"/>
    <w:rsid w:val="20811FB9"/>
    <w:rsid w:val="20A72105"/>
    <w:rsid w:val="20A8EA52"/>
    <w:rsid w:val="20B7A915"/>
    <w:rsid w:val="20B7E4E2"/>
    <w:rsid w:val="20C088AF"/>
    <w:rsid w:val="20C6BA6E"/>
    <w:rsid w:val="20CD9C8C"/>
    <w:rsid w:val="20D4880C"/>
    <w:rsid w:val="20DBFBFA"/>
    <w:rsid w:val="20DCE2C0"/>
    <w:rsid w:val="20F524C5"/>
    <w:rsid w:val="20F69B3C"/>
    <w:rsid w:val="2115D640"/>
    <w:rsid w:val="2127B1DE"/>
    <w:rsid w:val="212839DC"/>
    <w:rsid w:val="2135FC6E"/>
    <w:rsid w:val="2137A6E7"/>
    <w:rsid w:val="2141B7CC"/>
    <w:rsid w:val="21480D5F"/>
    <w:rsid w:val="214F9895"/>
    <w:rsid w:val="21510A84"/>
    <w:rsid w:val="216696E9"/>
    <w:rsid w:val="217DA41A"/>
    <w:rsid w:val="217EDA81"/>
    <w:rsid w:val="21821F04"/>
    <w:rsid w:val="21889D7E"/>
    <w:rsid w:val="218E690A"/>
    <w:rsid w:val="219CCC78"/>
    <w:rsid w:val="21AC231A"/>
    <w:rsid w:val="21BA4131"/>
    <w:rsid w:val="21BB8F56"/>
    <w:rsid w:val="21D3A840"/>
    <w:rsid w:val="21DF5594"/>
    <w:rsid w:val="21E94FA9"/>
    <w:rsid w:val="21EE13A8"/>
    <w:rsid w:val="21F614B3"/>
    <w:rsid w:val="21F9688D"/>
    <w:rsid w:val="2200C60A"/>
    <w:rsid w:val="22143C16"/>
    <w:rsid w:val="22163113"/>
    <w:rsid w:val="22193FA6"/>
    <w:rsid w:val="221A132E"/>
    <w:rsid w:val="223071D9"/>
    <w:rsid w:val="2230E8C0"/>
    <w:rsid w:val="2234DDC3"/>
    <w:rsid w:val="223E8A34"/>
    <w:rsid w:val="22401A85"/>
    <w:rsid w:val="22446F0B"/>
    <w:rsid w:val="2246B946"/>
    <w:rsid w:val="225DE5A5"/>
    <w:rsid w:val="226036BF"/>
    <w:rsid w:val="2261084E"/>
    <w:rsid w:val="2275CE7F"/>
    <w:rsid w:val="2278A0EF"/>
    <w:rsid w:val="228217A5"/>
    <w:rsid w:val="22884853"/>
    <w:rsid w:val="228B0B67"/>
    <w:rsid w:val="228C3E43"/>
    <w:rsid w:val="228EED4B"/>
    <w:rsid w:val="22919543"/>
    <w:rsid w:val="22A13B44"/>
    <w:rsid w:val="22A92BA0"/>
    <w:rsid w:val="22AA78AE"/>
    <w:rsid w:val="22B03D20"/>
    <w:rsid w:val="22C07E8E"/>
    <w:rsid w:val="22D16662"/>
    <w:rsid w:val="22E14DAA"/>
    <w:rsid w:val="22E96FA3"/>
    <w:rsid w:val="22FC4EDB"/>
    <w:rsid w:val="22FD4111"/>
    <w:rsid w:val="2310B114"/>
    <w:rsid w:val="23177973"/>
    <w:rsid w:val="23212461"/>
    <w:rsid w:val="2322C1DB"/>
    <w:rsid w:val="23333E0A"/>
    <w:rsid w:val="2342CD95"/>
    <w:rsid w:val="23448802"/>
    <w:rsid w:val="23448CEC"/>
    <w:rsid w:val="23486A74"/>
    <w:rsid w:val="234B0BFB"/>
    <w:rsid w:val="23639767"/>
    <w:rsid w:val="236E79B8"/>
    <w:rsid w:val="237AE3B6"/>
    <w:rsid w:val="238B46EC"/>
    <w:rsid w:val="239119AA"/>
    <w:rsid w:val="2392F444"/>
    <w:rsid w:val="2397BDEB"/>
    <w:rsid w:val="23A44384"/>
    <w:rsid w:val="23A87F05"/>
    <w:rsid w:val="23AAFDC2"/>
    <w:rsid w:val="23BA0BDD"/>
    <w:rsid w:val="23CACC4C"/>
    <w:rsid w:val="23CBD4EF"/>
    <w:rsid w:val="23D8383C"/>
    <w:rsid w:val="23E02302"/>
    <w:rsid w:val="23E10D35"/>
    <w:rsid w:val="23E1BBA3"/>
    <w:rsid w:val="23E7F881"/>
    <w:rsid w:val="23F3A58F"/>
    <w:rsid w:val="2402FDE9"/>
    <w:rsid w:val="240B5ED0"/>
    <w:rsid w:val="240CE5FE"/>
    <w:rsid w:val="240E0974"/>
    <w:rsid w:val="240F3A1F"/>
    <w:rsid w:val="2414412D"/>
    <w:rsid w:val="241C1017"/>
    <w:rsid w:val="241CFE0F"/>
    <w:rsid w:val="241E8A63"/>
    <w:rsid w:val="241F165A"/>
    <w:rsid w:val="2421BFCD"/>
    <w:rsid w:val="24225B76"/>
    <w:rsid w:val="24230DFD"/>
    <w:rsid w:val="2423EE6B"/>
    <w:rsid w:val="24267C87"/>
    <w:rsid w:val="24281799"/>
    <w:rsid w:val="242A4BBE"/>
    <w:rsid w:val="242D56FF"/>
    <w:rsid w:val="243F0B61"/>
    <w:rsid w:val="244316BA"/>
    <w:rsid w:val="244A91F4"/>
    <w:rsid w:val="2451AC92"/>
    <w:rsid w:val="24589435"/>
    <w:rsid w:val="245D756C"/>
    <w:rsid w:val="247AD4CD"/>
    <w:rsid w:val="247F3D4E"/>
    <w:rsid w:val="24850B6C"/>
    <w:rsid w:val="249B9658"/>
    <w:rsid w:val="249C5BDF"/>
    <w:rsid w:val="24A92076"/>
    <w:rsid w:val="24B93472"/>
    <w:rsid w:val="24BC5862"/>
    <w:rsid w:val="24BD435F"/>
    <w:rsid w:val="24C34A13"/>
    <w:rsid w:val="24D341BC"/>
    <w:rsid w:val="24D7FAD7"/>
    <w:rsid w:val="24F56F24"/>
    <w:rsid w:val="24F6D241"/>
    <w:rsid w:val="2504C571"/>
    <w:rsid w:val="2507A0A2"/>
    <w:rsid w:val="251FD2E0"/>
    <w:rsid w:val="253CD1C7"/>
    <w:rsid w:val="253FC6AD"/>
    <w:rsid w:val="2545651A"/>
    <w:rsid w:val="254E3404"/>
    <w:rsid w:val="25667E68"/>
    <w:rsid w:val="256C9995"/>
    <w:rsid w:val="256F0FBE"/>
    <w:rsid w:val="256F43FA"/>
    <w:rsid w:val="256FFEE3"/>
    <w:rsid w:val="2577E2C2"/>
    <w:rsid w:val="257E8C5B"/>
    <w:rsid w:val="25800483"/>
    <w:rsid w:val="25A1AB4B"/>
    <w:rsid w:val="25A4FA83"/>
    <w:rsid w:val="25A83E9E"/>
    <w:rsid w:val="25C4561E"/>
    <w:rsid w:val="25C4A802"/>
    <w:rsid w:val="25C92766"/>
    <w:rsid w:val="25D2761D"/>
    <w:rsid w:val="25D3E4EB"/>
    <w:rsid w:val="25DFC8BF"/>
    <w:rsid w:val="25F87BC7"/>
    <w:rsid w:val="25FE7DCA"/>
    <w:rsid w:val="2602A668"/>
    <w:rsid w:val="260AF061"/>
    <w:rsid w:val="260D920E"/>
    <w:rsid w:val="260F9DF4"/>
    <w:rsid w:val="26116C22"/>
    <w:rsid w:val="261CE1B2"/>
    <w:rsid w:val="2627DBA3"/>
    <w:rsid w:val="262A1F5F"/>
    <w:rsid w:val="266688A2"/>
    <w:rsid w:val="26683393"/>
    <w:rsid w:val="266A1D39"/>
    <w:rsid w:val="266AB3E1"/>
    <w:rsid w:val="26706201"/>
    <w:rsid w:val="267D3F16"/>
    <w:rsid w:val="267DE469"/>
    <w:rsid w:val="26831A2E"/>
    <w:rsid w:val="26839CB0"/>
    <w:rsid w:val="26884FCC"/>
    <w:rsid w:val="26904156"/>
    <w:rsid w:val="26A0C87F"/>
    <w:rsid w:val="26A10C29"/>
    <w:rsid w:val="26AB5D77"/>
    <w:rsid w:val="26C264AD"/>
    <w:rsid w:val="26CE31EA"/>
    <w:rsid w:val="26D38011"/>
    <w:rsid w:val="26D475A5"/>
    <w:rsid w:val="26DD13B4"/>
    <w:rsid w:val="26E2889A"/>
    <w:rsid w:val="26E542B0"/>
    <w:rsid w:val="26E60EA6"/>
    <w:rsid w:val="26E6E055"/>
    <w:rsid w:val="26ED7DE6"/>
    <w:rsid w:val="26EF52BB"/>
    <w:rsid w:val="26EF6FA3"/>
    <w:rsid w:val="26F0DB2D"/>
    <w:rsid w:val="26F2DB96"/>
    <w:rsid w:val="26F53A2F"/>
    <w:rsid w:val="26F96C22"/>
    <w:rsid w:val="27006087"/>
    <w:rsid w:val="27105113"/>
    <w:rsid w:val="27138DE3"/>
    <w:rsid w:val="2714F3AF"/>
    <w:rsid w:val="27181303"/>
    <w:rsid w:val="271A0F4D"/>
    <w:rsid w:val="271CD7A8"/>
    <w:rsid w:val="271E4D9A"/>
    <w:rsid w:val="271F362D"/>
    <w:rsid w:val="271FA2D4"/>
    <w:rsid w:val="272A3A4F"/>
    <w:rsid w:val="27325D59"/>
    <w:rsid w:val="2736C5B6"/>
    <w:rsid w:val="2745FE43"/>
    <w:rsid w:val="2751BA79"/>
    <w:rsid w:val="27544843"/>
    <w:rsid w:val="2754637D"/>
    <w:rsid w:val="2756E432"/>
    <w:rsid w:val="275CB849"/>
    <w:rsid w:val="27636F26"/>
    <w:rsid w:val="2767226D"/>
    <w:rsid w:val="276EF0BA"/>
    <w:rsid w:val="277922D5"/>
    <w:rsid w:val="2780FD1A"/>
    <w:rsid w:val="278DBDFA"/>
    <w:rsid w:val="2790AEA7"/>
    <w:rsid w:val="2795766D"/>
    <w:rsid w:val="27A8887E"/>
    <w:rsid w:val="27AC3D21"/>
    <w:rsid w:val="27AF3409"/>
    <w:rsid w:val="27B6833F"/>
    <w:rsid w:val="27B70DA5"/>
    <w:rsid w:val="27BCA2B6"/>
    <w:rsid w:val="27BD3A0D"/>
    <w:rsid w:val="27C6146F"/>
    <w:rsid w:val="27CCCD33"/>
    <w:rsid w:val="27CE8268"/>
    <w:rsid w:val="27CF8A68"/>
    <w:rsid w:val="27D59212"/>
    <w:rsid w:val="27E4C0D8"/>
    <w:rsid w:val="27EA6976"/>
    <w:rsid w:val="27F1F9BB"/>
    <w:rsid w:val="280A96BC"/>
    <w:rsid w:val="2811DCEF"/>
    <w:rsid w:val="281484B7"/>
    <w:rsid w:val="2819B94D"/>
    <w:rsid w:val="28267984"/>
    <w:rsid w:val="28306D23"/>
    <w:rsid w:val="28314151"/>
    <w:rsid w:val="283A30FA"/>
    <w:rsid w:val="28442AFA"/>
    <w:rsid w:val="284FADD9"/>
    <w:rsid w:val="2856FCC7"/>
    <w:rsid w:val="285A6363"/>
    <w:rsid w:val="286C93F2"/>
    <w:rsid w:val="288F3488"/>
    <w:rsid w:val="28A1694C"/>
    <w:rsid w:val="28A75456"/>
    <w:rsid w:val="28CF2B95"/>
    <w:rsid w:val="28CFC745"/>
    <w:rsid w:val="28D0CAAD"/>
    <w:rsid w:val="28DC073F"/>
    <w:rsid w:val="28ED0722"/>
    <w:rsid w:val="28EF71D8"/>
    <w:rsid w:val="28F794E0"/>
    <w:rsid w:val="28F99B17"/>
    <w:rsid w:val="28FD7721"/>
    <w:rsid w:val="28FFB37C"/>
    <w:rsid w:val="2903F480"/>
    <w:rsid w:val="2905763C"/>
    <w:rsid w:val="290633B2"/>
    <w:rsid w:val="290BBFBC"/>
    <w:rsid w:val="29129469"/>
    <w:rsid w:val="29156790"/>
    <w:rsid w:val="292074CB"/>
    <w:rsid w:val="2928C6D4"/>
    <w:rsid w:val="292A99E7"/>
    <w:rsid w:val="292D6DFB"/>
    <w:rsid w:val="292EE432"/>
    <w:rsid w:val="293ED370"/>
    <w:rsid w:val="294DA53D"/>
    <w:rsid w:val="295458D8"/>
    <w:rsid w:val="295E5B7C"/>
    <w:rsid w:val="2978C6F4"/>
    <w:rsid w:val="29798B00"/>
    <w:rsid w:val="297B55B2"/>
    <w:rsid w:val="2981B7E7"/>
    <w:rsid w:val="298C4479"/>
    <w:rsid w:val="2995EAB1"/>
    <w:rsid w:val="299DF058"/>
    <w:rsid w:val="29A76573"/>
    <w:rsid w:val="29B1B0FA"/>
    <w:rsid w:val="29B75816"/>
    <w:rsid w:val="29CCE29B"/>
    <w:rsid w:val="29CE2DB1"/>
    <w:rsid w:val="29D70416"/>
    <w:rsid w:val="29E20794"/>
    <w:rsid w:val="29FE126A"/>
    <w:rsid w:val="29FE8BDE"/>
    <w:rsid w:val="2A079EA8"/>
    <w:rsid w:val="2A0A8126"/>
    <w:rsid w:val="2A182256"/>
    <w:rsid w:val="2A1B35B8"/>
    <w:rsid w:val="2A23782C"/>
    <w:rsid w:val="2A2457C7"/>
    <w:rsid w:val="2A26B3C6"/>
    <w:rsid w:val="2A43EBD4"/>
    <w:rsid w:val="2A4D0308"/>
    <w:rsid w:val="2A589867"/>
    <w:rsid w:val="2A59A72F"/>
    <w:rsid w:val="2A5C649C"/>
    <w:rsid w:val="2A62F8BA"/>
    <w:rsid w:val="2A6CB4E4"/>
    <w:rsid w:val="2A850B63"/>
    <w:rsid w:val="2A8AC86C"/>
    <w:rsid w:val="2A915345"/>
    <w:rsid w:val="2AA32FB0"/>
    <w:rsid w:val="2AA5ADB6"/>
    <w:rsid w:val="2AAEEDA2"/>
    <w:rsid w:val="2AB013F5"/>
    <w:rsid w:val="2ADCD0B8"/>
    <w:rsid w:val="2ADFF42F"/>
    <w:rsid w:val="2AF33D66"/>
    <w:rsid w:val="2B02F983"/>
    <w:rsid w:val="2B10F0E6"/>
    <w:rsid w:val="2B17F2A1"/>
    <w:rsid w:val="2B1DA3D1"/>
    <w:rsid w:val="2B1E88B8"/>
    <w:rsid w:val="2B24B8D8"/>
    <w:rsid w:val="2B2522C8"/>
    <w:rsid w:val="2B3D81F1"/>
    <w:rsid w:val="2B6A653E"/>
    <w:rsid w:val="2B6C9377"/>
    <w:rsid w:val="2B7D5EA9"/>
    <w:rsid w:val="2B8A0CAE"/>
    <w:rsid w:val="2B8B3AC9"/>
    <w:rsid w:val="2B91EB11"/>
    <w:rsid w:val="2B9DFDED"/>
    <w:rsid w:val="2BA7B08C"/>
    <w:rsid w:val="2BA8AA32"/>
    <w:rsid w:val="2BB031D3"/>
    <w:rsid w:val="2BB36E69"/>
    <w:rsid w:val="2BB83D1D"/>
    <w:rsid w:val="2BBF17FB"/>
    <w:rsid w:val="2BCC1607"/>
    <w:rsid w:val="2BCE855A"/>
    <w:rsid w:val="2BE00FAC"/>
    <w:rsid w:val="2BE3F578"/>
    <w:rsid w:val="2BE84CDC"/>
    <w:rsid w:val="2BED04D6"/>
    <w:rsid w:val="2BF7E2D5"/>
    <w:rsid w:val="2BFBAE63"/>
    <w:rsid w:val="2C0201B8"/>
    <w:rsid w:val="2C0443A8"/>
    <w:rsid w:val="2C051F66"/>
    <w:rsid w:val="2C1F208B"/>
    <w:rsid w:val="2C30DFE6"/>
    <w:rsid w:val="2C3E48BC"/>
    <w:rsid w:val="2C420E38"/>
    <w:rsid w:val="2C427771"/>
    <w:rsid w:val="2C593075"/>
    <w:rsid w:val="2C612054"/>
    <w:rsid w:val="2C67D173"/>
    <w:rsid w:val="2C6964E0"/>
    <w:rsid w:val="2C6CE61B"/>
    <w:rsid w:val="2C706FA1"/>
    <w:rsid w:val="2C737026"/>
    <w:rsid w:val="2C74FCF6"/>
    <w:rsid w:val="2C753865"/>
    <w:rsid w:val="2C765A67"/>
    <w:rsid w:val="2C7685D3"/>
    <w:rsid w:val="2C777593"/>
    <w:rsid w:val="2C7AC0CF"/>
    <w:rsid w:val="2C7EF70A"/>
    <w:rsid w:val="2C883590"/>
    <w:rsid w:val="2C8D4535"/>
    <w:rsid w:val="2C9268CF"/>
    <w:rsid w:val="2C96648E"/>
    <w:rsid w:val="2C9EDF30"/>
    <w:rsid w:val="2CA358D2"/>
    <w:rsid w:val="2CA6F7A2"/>
    <w:rsid w:val="2CA8E0F7"/>
    <w:rsid w:val="2CB1BA0A"/>
    <w:rsid w:val="2CB7ABDD"/>
    <w:rsid w:val="2CBBD68E"/>
    <w:rsid w:val="2CBC0487"/>
    <w:rsid w:val="2CBF61D4"/>
    <w:rsid w:val="2CC45718"/>
    <w:rsid w:val="2CC7D954"/>
    <w:rsid w:val="2CC80043"/>
    <w:rsid w:val="2CDBEFF4"/>
    <w:rsid w:val="2CDF9158"/>
    <w:rsid w:val="2CE1B35E"/>
    <w:rsid w:val="2CE2FBBD"/>
    <w:rsid w:val="2CE551B5"/>
    <w:rsid w:val="2CECEECF"/>
    <w:rsid w:val="2CF22994"/>
    <w:rsid w:val="2CF80DE7"/>
    <w:rsid w:val="2CFD4ED4"/>
    <w:rsid w:val="2D151920"/>
    <w:rsid w:val="2D17C633"/>
    <w:rsid w:val="2D190758"/>
    <w:rsid w:val="2D1B0F29"/>
    <w:rsid w:val="2D253DFA"/>
    <w:rsid w:val="2D29331E"/>
    <w:rsid w:val="2D34C282"/>
    <w:rsid w:val="2D384639"/>
    <w:rsid w:val="2D3C8E9C"/>
    <w:rsid w:val="2D4584C5"/>
    <w:rsid w:val="2D500067"/>
    <w:rsid w:val="2D50A34F"/>
    <w:rsid w:val="2D529114"/>
    <w:rsid w:val="2D5D8145"/>
    <w:rsid w:val="2D62E196"/>
    <w:rsid w:val="2D641E00"/>
    <w:rsid w:val="2D6795CE"/>
    <w:rsid w:val="2D6D59D7"/>
    <w:rsid w:val="2D700987"/>
    <w:rsid w:val="2D7320B8"/>
    <w:rsid w:val="2D7BF7BF"/>
    <w:rsid w:val="2D7CDB9D"/>
    <w:rsid w:val="2D8128E1"/>
    <w:rsid w:val="2D82C980"/>
    <w:rsid w:val="2D852BCD"/>
    <w:rsid w:val="2DA2971A"/>
    <w:rsid w:val="2DA7646C"/>
    <w:rsid w:val="2DAA4A8C"/>
    <w:rsid w:val="2DAAD186"/>
    <w:rsid w:val="2DB0C812"/>
    <w:rsid w:val="2DBA739D"/>
    <w:rsid w:val="2DC08716"/>
    <w:rsid w:val="2DCE5281"/>
    <w:rsid w:val="2DCEA022"/>
    <w:rsid w:val="2DE9778E"/>
    <w:rsid w:val="2DE999B6"/>
    <w:rsid w:val="2DF13345"/>
    <w:rsid w:val="2E07BCE3"/>
    <w:rsid w:val="2E1C2E05"/>
    <w:rsid w:val="2E460E8C"/>
    <w:rsid w:val="2E47FE9B"/>
    <w:rsid w:val="2E48965F"/>
    <w:rsid w:val="2E4A8672"/>
    <w:rsid w:val="2E4BA53C"/>
    <w:rsid w:val="2E59AF05"/>
    <w:rsid w:val="2E643ED7"/>
    <w:rsid w:val="2E733B01"/>
    <w:rsid w:val="2E98381B"/>
    <w:rsid w:val="2E98A9EF"/>
    <w:rsid w:val="2EBBCD33"/>
    <w:rsid w:val="2EE0D1D7"/>
    <w:rsid w:val="2EE12631"/>
    <w:rsid w:val="2EE65CBC"/>
    <w:rsid w:val="2EE836A3"/>
    <w:rsid w:val="2EF1F5CA"/>
    <w:rsid w:val="2EFD7B25"/>
    <w:rsid w:val="2F09AC2F"/>
    <w:rsid w:val="2F14FF88"/>
    <w:rsid w:val="2F1D400F"/>
    <w:rsid w:val="2F253450"/>
    <w:rsid w:val="2F257289"/>
    <w:rsid w:val="2F25FDDA"/>
    <w:rsid w:val="2F2BB774"/>
    <w:rsid w:val="2F383E2A"/>
    <w:rsid w:val="2F3C9C87"/>
    <w:rsid w:val="2F3E514E"/>
    <w:rsid w:val="2F43F202"/>
    <w:rsid w:val="2F4C02C3"/>
    <w:rsid w:val="2F55CC8D"/>
    <w:rsid w:val="2F5B1118"/>
    <w:rsid w:val="2F6315A2"/>
    <w:rsid w:val="2F6623CD"/>
    <w:rsid w:val="2F66B368"/>
    <w:rsid w:val="2F700FD9"/>
    <w:rsid w:val="2F77FC66"/>
    <w:rsid w:val="2F7BA60E"/>
    <w:rsid w:val="2F84FBA5"/>
    <w:rsid w:val="2F875580"/>
    <w:rsid w:val="2F908080"/>
    <w:rsid w:val="2F9F52EA"/>
    <w:rsid w:val="2FA1DC72"/>
    <w:rsid w:val="2FAD85AF"/>
    <w:rsid w:val="2FB2A066"/>
    <w:rsid w:val="2FB39A48"/>
    <w:rsid w:val="2FBCEDB0"/>
    <w:rsid w:val="2FC8F674"/>
    <w:rsid w:val="2FD0F940"/>
    <w:rsid w:val="2FDFFE60"/>
    <w:rsid w:val="2FE0AEAB"/>
    <w:rsid w:val="3000B729"/>
    <w:rsid w:val="30023E9C"/>
    <w:rsid w:val="300E6F0E"/>
    <w:rsid w:val="30237BCB"/>
    <w:rsid w:val="3045078D"/>
    <w:rsid w:val="305C7115"/>
    <w:rsid w:val="305D93CB"/>
    <w:rsid w:val="3060B529"/>
    <w:rsid w:val="306957AF"/>
    <w:rsid w:val="306ACF62"/>
    <w:rsid w:val="306AFFD7"/>
    <w:rsid w:val="3070176C"/>
    <w:rsid w:val="3070D2CA"/>
    <w:rsid w:val="307D5237"/>
    <w:rsid w:val="307E635C"/>
    <w:rsid w:val="30801210"/>
    <w:rsid w:val="3082C2F7"/>
    <w:rsid w:val="30A987D8"/>
    <w:rsid w:val="30B23859"/>
    <w:rsid w:val="30BDEA92"/>
    <w:rsid w:val="30C311EE"/>
    <w:rsid w:val="30CA425F"/>
    <w:rsid w:val="30D2556A"/>
    <w:rsid w:val="30D2A3D8"/>
    <w:rsid w:val="30D717D2"/>
    <w:rsid w:val="30E626CD"/>
    <w:rsid w:val="30EB65A3"/>
    <w:rsid w:val="30EE0B78"/>
    <w:rsid w:val="30F940CD"/>
    <w:rsid w:val="310A3B8D"/>
    <w:rsid w:val="310AAC9C"/>
    <w:rsid w:val="310EF13B"/>
    <w:rsid w:val="312298FE"/>
    <w:rsid w:val="31269FE4"/>
    <w:rsid w:val="3126D36D"/>
    <w:rsid w:val="312AA7A6"/>
    <w:rsid w:val="314869B6"/>
    <w:rsid w:val="314AE23D"/>
    <w:rsid w:val="315A69FA"/>
    <w:rsid w:val="315C30EA"/>
    <w:rsid w:val="31652472"/>
    <w:rsid w:val="3170E685"/>
    <w:rsid w:val="317B993E"/>
    <w:rsid w:val="317E1B1F"/>
    <w:rsid w:val="317ED1E4"/>
    <w:rsid w:val="318283E7"/>
    <w:rsid w:val="31845E80"/>
    <w:rsid w:val="3187BBFB"/>
    <w:rsid w:val="3188A3E4"/>
    <w:rsid w:val="318FDA8A"/>
    <w:rsid w:val="3190ACA2"/>
    <w:rsid w:val="3193C6C0"/>
    <w:rsid w:val="3194CAAB"/>
    <w:rsid w:val="319507F0"/>
    <w:rsid w:val="319ACF2A"/>
    <w:rsid w:val="31A652E0"/>
    <w:rsid w:val="31C6F606"/>
    <w:rsid w:val="31CB9726"/>
    <w:rsid w:val="31EBAF0F"/>
    <w:rsid w:val="31ED82DC"/>
    <w:rsid w:val="31FD1CF6"/>
    <w:rsid w:val="3207A70D"/>
    <w:rsid w:val="320FEFFB"/>
    <w:rsid w:val="321497D1"/>
    <w:rsid w:val="321DE5E6"/>
    <w:rsid w:val="32217986"/>
    <w:rsid w:val="3222CDD0"/>
    <w:rsid w:val="3229A7CC"/>
    <w:rsid w:val="32425BEA"/>
    <w:rsid w:val="32523263"/>
    <w:rsid w:val="3253304C"/>
    <w:rsid w:val="32590885"/>
    <w:rsid w:val="3261A297"/>
    <w:rsid w:val="3266A40D"/>
    <w:rsid w:val="327489C0"/>
    <w:rsid w:val="32779322"/>
    <w:rsid w:val="3298FB48"/>
    <w:rsid w:val="329EC893"/>
    <w:rsid w:val="32A38B8D"/>
    <w:rsid w:val="32A3ADE0"/>
    <w:rsid w:val="32A73191"/>
    <w:rsid w:val="32A9B36F"/>
    <w:rsid w:val="32B5D09B"/>
    <w:rsid w:val="32B9DCFB"/>
    <w:rsid w:val="32C0F591"/>
    <w:rsid w:val="32C41EF1"/>
    <w:rsid w:val="32CB9A4F"/>
    <w:rsid w:val="32CD8CF4"/>
    <w:rsid w:val="32CF48C5"/>
    <w:rsid w:val="32DD079D"/>
    <w:rsid w:val="32E240AA"/>
    <w:rsid w:val="32E4D89A"/>
    <w:rsid w:val="32E94D88"/>
    <w:rsid w:val="32EB8EC5"/>
    <w:rsid w:val="32EC996A"/>
    <w:rsid w:val="32ECAE61"/>
    <w:rsid w:val="32EE393E"/>
    <w:rsid w:val="32F98D8A"/>
    <w:rsid w:val="3300B436"/>
    <w:rsid w:val="33012EC4"/>
    <w:rsid w:val="3306D0BA"/>
    <w:rsid w:val="330D3DD9"/>
    <w:rsid w:val="33126F7B"/>
    <w:rsid w:val="3312CC1F"/>
    <w:rsid w:val="331613FF"/>
    <w:rsid w:val="331D62C7"/>
    <w:rsid w:val="3337A5CC"/>
    <w:rsid w:val="33387E9C"/>
    <w:rsid w:val="3346DE39"/>
    <w:rsid w:val="3350CFF4"/>
    <w:rsid w:val="33564DE9"/>
    <w:rsid w:val="3356F0CB"/>
    <w:rsid w:val="335D5913"/>
    <w:rsid w:val="33600AE7"/>
    <w:rsid w:val="33627D6D"/>
    <w:rsid w:val="33680C81"/>
    <w:rsid w:val="3368834E"/>
    <w:rsid w:val="336D067D"/>
    <w:rsid w:val="336F53F9"/>
    <w:rsid w:val="33700E56"/>
    <w:rsid w:val="3375D2F4"/>
    <w:rsid w:val="33778065"/>
    <w:rsid w:val="338E648E"/>
    <w:rsid w:val="3396BEE2"/>
    <w:rsid w:val="339821AC"/>
    <w:rsid w:val="3399760C"/>
    <w:rsid w:val="33A14405"/>
    <w:rsid w:val="33A35A2A"/>
    <w:rsid w:val="33B7FD04"/>
    <w:rsid w:val="33C19BBB"/>
    <w:rsid w:val="33CB0CE5"/>
    <w:rsid w:val="33CD095B"/>
    <w:rsid w:val="33D0D8AF"/>
    <w:rsid w:val="33D6193C"/>
    <w:rsid w:val="33D837C4"/>
    <w:rsid w:val="33DA15C2"/>
    <w:rsid w:val="33DB8D27"/>
    <w:rsid w:val="33E40AA2"/>
    <w:rsid w:val="33F00E8B"/>
    <w:rsid w:val="33F98E29"/>
    <w:rsid w:val="33FF05B9"/>
    <w:rsid w:val="34131D89"/>
    <w:rsid w:val="34168411"/>
    <w:rsid w:val="343C752A"/>
    <w:rsid w:val="343F70D3"/>
    <w:rsid w:val="34492F77"/>
    <w:rsid w:val="345C3371"/>
    <w:rsid w:val="345ECFF8"/>
    <w:rsid w:val="34614A0B"/>
    <w:rsid w:val="3465C1B8"/>
    <w:rsid w:val="346FA849"/>
    <w:rsid w:val="34705C29"/>
    <w:rsid w:val="34799B62"/>
    <w:rsid w:val="347F40DC"/>
    <w:rsid w:val="348267D6"/>
    <w:rsid w:val="34926D2D"/>
    <w:rsid w:val="349F6F48"/>
    <w:rsid w:val="34A698D2"/>
    <w:rsid w:val="34C30853"/>
    <w:rsid w:val="34C98228"/>
    <w:rsid w:val="34DC9105"/>
    <w:rsid w:val="34FED4EA"/>
    <w:rsid w:val="3522310E"/>
    <w:rsid w:val="3525F29D"/>
    <w:rsid w:val="352B586C"/>
    <w:rsid w:val="352C02B3"/>
    <w:rsid w:val="352DFEF1"/>
    <w:rsid w:val="352F1E7A"/>
    <w:rsid w:val="3548FC4F"/>
    <w:rsid w:val="3553997A"/>
    <w:rsid w:val="355B5DEE"/>
    <w:rsid w:val="355CB4AD"/>
    <w:rsid w:val="3560B1A7"/>
    <w:rsid w:val="3574C1BB"/>
    <w:rsid w:val="358FACC9"/>
    <w:rsid w:val="3594426E"/>
    <w:rsid w:val="35A1B4E5"/>
    <w:rsid w:val="35C28FDA"/>
    <w:rsid w:val="35D7AC6E"/>
    <w:rsid w:val="35D80A35"/>
    <w:rsid w:val="35E07B03"/>
    <w:rsid w:val="35EC0FEB"/>
    <w:rsid w:val="35EE57CB"/>
    <w:rsid w:val="35F3C39E"/>
    <w:rsid w:val="35F9286C"/>
    <w:rsid w:val="3602BE12"/>
    <w:rsid w:val="36187F1F"/>
    <w:rsid w:val="361B0180"/>
    <w:rsid w:val="361E173F"/>
    <w:rsid w:val="3623ECBE"/>
    <w:rsid w:val="362F4991"/>
    <w:rsid w:val="3632CD13"/>
    <w:rsid w:val="363A10D2"/>
    <w:rsid w:val="36420F7C"/>
    <w:rsid w:val="36426D1D"/>
    <w:rsid w:val="3645477C"/>
    <w:rsid w:val="364FD5C5"/>
    <w:rsid w:val="3664F18C"/>
    <w:rsid w:val="366AD4AB"/>
    <w:rsid w:val="36821616"/>
    <w:rsid w:val="368C5DCB"/>
    <w:rsid w:val="3696FCC4"/>
    <w:rsid w:val="369BE940"/>
    <w:rsid w:val="36A57078"/>
    <w:rsid w:val="36B0ED29"/>
    <w:rsid w:val="36B3ADCC"/>
    <w:rsid w:val="36BD8648"/>
    <w:rsid w:val="36D975BA"/>
    <w:rsid w:val="36DBC437"/>
    <w:rsid w:val="36E2D277"/>
    <w:rsid w:val="36E37ED8"/>
    <w:rsid w:val="36E510FA"/>
    <w:rsid w:val="36EFFA13"/>
    <w:rsid w:val="36F35453"/>
    <w:rsid w:val="36F5A886"/>
    <w:rsid w:val="36FA6F82"/>
    <w:rsid w:val="3713429B"/>
    <w:rsid w:val="37194E17"/>
    <w:rsid w:val="37209C3F"/>
    <w:rsid w:val="372A5F5E"/>
    <w:rsid w:val="372CA387"/>
    <w:rsid w:val="373810B4"/>
    <w:rsid w:val="3738140F"/>
    <w:rsid w:val="374190B9"/>
    <w:rsid w:val="3742EA0A"/>
    <w:rsid w:val="37482766"/>
    <w:rsid w:val="374866A4"/>
    <w:rsid w:val="374F8213"/>
    <w:rsid w:val="375B6A08"/>
    <w:rsid w:val="377C9A76"/>
    <w:rsid w:val="37987BC7"/>
    <w:rsid w:val="379A9151"/>
    <w:rsid w:val="37BA1557"/>
    <w:rsid w:val="37CAAFF0"/>
    <w:rsid w:val="37CF3A77"/>
    <w:rsid w:val="37D3AC62"/>
    <w:rsid w:val="37D67857"/>
    <w:rsid w:val="37E0DE5C"/>
    <w:rsid w:val="37F78A59"/>
    <w:rsid w:val="380882A7"/>
    <w:rsid w:val="3812FB64"/>
    <w:rsid w:val="383C06D5"/>
    <w:rsid w:val="384001B8"/>
    <w:rsid w:val="38446E7C"/>
    <w:rsid w:val="3844AFAF"/>
    <w:rsid w:val="38454660"/>
    <w:rsid w:val="385DC5D0"/>
    <w:rsid w:val="38672055"/>
    <w:rsid w:val="386898DA"/>
    <w:rsid w:val="38694857"/>
    <w:rsid w:val="386D72DA"/>
    <w:rsid w:val="38702FA8"/>
    <w:rsid w:val="387E5ED2"/>
    <w:rsid w:val="38870E0A"/>
    <w:rsid w:val="3889FE96"/>
    <w:rsid w:val="388C67E1"/>
    <w:rsid w:val="38925F4B"/>
    <w:rsid w:val="38A1D807"/>
    <w:rsid w:val="38A66835"/>
    <w:rsid w:val="38ADE7AE"/>
    <w:rsid w:val="38C7EBD3"/>
    <w:rsid w:val="38CD3D1E"/>
    <w:rsid w:val="38CDDF39"/>
    <w:rsid w:val="38D26596"/>
    <w:rsid w:val="38D4E570"/>
    <w:rsid w:val="38D584B0"/>
    <w:rsid w:val="38D6648A"/>
    <w:rsid w:val="38EA2FF8"/>
    <w:rsid w:val="38EAD89C"/>
    <w:rsid w:val="38EC39CA"/>
    <w:rsid w:val="38EDB230"/>
    <w:rsid w:val="38F2E8CA"/>
    <w:rsid w:val="38F44C35"/>
    <w:rsid w:val="38FED9E8"/>
    <w:rsid w:val="39092782"/>
    <w:rsid w:val="3910000C"/>
    <w:rsid w:val="39139696"/>
    <w:rsid w:val="3920791F"/>
    <w:rsid w:val="392A2101"/>
    <w:rsid w:val="392FCC29"/>
    <w:rsid w:val="3932716E"/>
    <w:rsid w:val="3934B317"/>
    <w:rsid w:val="39385090"/>
    <w:rsid w:val="393D2505"/>
    <w:rsid w:val="3945449B"/>
    <w:rsid w:val="395299D7"/>
    <w:rsid w:val="395FCA1C"/>
    <w:rsid w:val="3971BA86"/>
    <w:rsid w:val="398B1319"/>
    <w:rsid w:val="399760FE"/>
    <w:rsid w:val="39A268C7"/>
    <w:rsid w:val="39B505B0"/>
    <w:rsid w:val="39BF75AC"/>
    <w:rsid w:val="39C74C47"/>
    <w:rsid w:val="39DFEA27"/>
    <w:rsid w:val="39E3CBC9"/>
    <w:rsid w:val="39F167B0"/>
    <w:rsid w:val="39F2B851"/>
    <w:rsid w:val="39F9A1EC"/>
    <w:rsid w:val="39FE1342"/>
    <w:rsid w:val="3A04E1F6"/>
    <w:rsid w:val="3A17CB0C"/>
    <w:rsid w:val="3A2DC38C"/>
    <w:rsid w:val="3A4B7EE0"/>
    <w:rsid w:val="3A5F0FF0"/>
    <w:rsid w:val="3A67E715"/>
    <w:rsid w:val="3A687956"/>
    <w:rsid w:val="3AA143BD"/>
    <w:rsid w:val="3AA2A1EC"/>
    <w:rsid w:val="3AB1A9E2"/>
    <w:rsid w:val="3AC8F76F"/>
    <w:rsid w:val="3ACFC9F6"/>
    <w:rsid w:val="3ADB0A79"/>
    <w:rsid w:val="3ADB1408"/>
    <w:rsid w:val="3ADF1390"/>
    <w:rsid w:val="3AE9E590"/>
    <w:rsid w:val="3AEC9877"/>
    <w:rsid w:val="3AFE6205"/>
    <w:rsid w:val="3B0711E7"/>
    <w:rsid w:val="3B101AF3"/>
    <w:rsid w:val="3B15846F"/>
    <w:rsid w:val="3B1A4E2F"/>
    <w:rsid w:val="3B1DFD04"/>
    <w:rsid w:val="3B259967"/>
    <w:rsid w:val="3B386A89"/>
    <w:rsid w:val="3B3C4284"/>
    <w:rsid w:val="3B425931"/>
    <w:rsid w:val="3B50E1B1"/>
    <w:rsid w:val="3B58821F"/>
    <w:rsid w:val="3B589FCB"/>
    <w:rsid w:val="3B592CAB"/>
    <w:rsid w:val="3B61AF05"/>
    <w:rsid w:val="3B68E806"/>
    <w:rsid w:val="3B6A049A"/>
    <w:rsid w:val="3B752C22"/>
    <w:rsid w:val="3B8A28CD"/>
    <w:rsid w:val="3B8E0570"/>
    <w:rsid w:val="3B933F69"/>
    <w:rsid w:val="3B9FC508"/>
    <w:rsid w:val="3BA7F8C8"/>
    <w:rsid w:val="3BB3FB6F"/>
    <w:rsid w:val="3BB6AC0E"/>
    <w:rsid w:val="3BB7E905"/>
    <w:rsid w:val="3BBD72B0"/>
    <w:rsid w:val="3BC86627"/>
    <w:rsid w:val="3BC97B80"/>
    <w:rsid w:val="3BDAC27C"/>
    <w:rsid w:val="3BE3584E"/>
    <w:rsid w:val="3BE84C7B"/>
    <w:rsid w:val="3BEC412F"/>
    <w:rsid w:val="3BEFF14B"/>
    <w:rsid w:val="3BF78FE8"/>
    <w:rsid w:val="3C10DFB3"/>
    <w:rsid w:val="3C1DE9AC"/>
    <w:rsid w:val="3C230565"/>
    <w:rsid w:val="3C30BE2B"/>
    <w:rsid w:val="3C39291B"/>
    <w:rsid w:val="3C426669"/>
    <w:rsid w:val="3C4E6620"/>
    <w:rsid w:val="3C62F834"/>
    <w:rsid w:val="3C6DE656"/>
    <w:rsid w:val="3C6FC9B2"/>
    <w:rsid w:val="3C711E54"/>
    <w:rsid w:val="3C804743"/>
    <w:rsid w:val="3C82D73B"/>
    <w:rsid w:val="3C85C83A"/>
    <w:rsid w:val="3C8C1D38"/>
    <w:rsid w:val="3C930F71"/>
    <w:rsid w:val="3C949905"/>
    <w:rsid w:val="3C9B8591"/>
    <w:rsid w:val="3CA6A2FC"/>
    <w:rsid w:val="3CA92FBB"/>
    <w:rsid w:val="3CB507CE"/>
    <w:rsid w:val="3CBB72FE"/>
    <w:rsid w:val="3CC1473C"/>
    <w:rsid w:val="3CC85F09"/>
    <w:rsid w:val="3CC92DE6"/>
    <w:rsid w:val="3CD6A12D"/>
    <w:rsid w:val="3CD94512"/>
    <w:rsid w:val="3CD9B96D"/>
    <w:rsid w:val="3CE300AB"/>
    <w:rsid w:val="3CE3FB48"/>
    <w:rsid w:val="3CE57C58"/>
    <w:rsid w:val="3CE7B4D7"/>
    <w:rsid w:val="3CF4B91C"/>
    <w:rsid w:val="3CF4DE4B"/>
    <w:rsid w:val="3D003724"/>
    <w:rsid w:val="3D08D61F"/>
    <w:rsid w:val="3D133D01"/>
    <w:rsid w:val="3D1AB022"/>
    <w:rsid w:val="3D1F2CB5"/>
    <w:rsid w:val="3D304F82"/>
    <w:rsid w:val="3D325FB5"/>
    <w:rsid w:val="3D3576FB"/>
    <w:rsid w:val="3D36D881"/>
    <w:rsid w:val="3D3EA5BC"/>
    <w:rsid w:val="3D402462"/>
    <w:rsid w:val="3D49EC9A"/>
    <w:rsid w:val="3D4D54AB"/>
    <w:rsid w:val="3D624F18"/>
    <w:rsid w:val="3D8FF5D3"/>
    <w:rsid w:val="3D9D561E"/>
    <w:rsid w:val="3DA9AD01"/>
    <w:rsid w:val="3DB56A94"/>
    <w:rsid w:val="3DB5966E"/>
    <w:rsid w:val="3DC57CF9"/>
    <w:rsid w:val="3DC72D3C"/>
    <w:rsid w:val="3DC8E129"/>
    <w:rsid w:val="3DD2ED9E"/>
    <w:rsid w:val="3DD50D14"/>
    <w:rsid w:val="3DDF1100"/>
    <w:rsid w:val="3DEDD7DA"/>
    <w:rsid w:val="3DEE12FE"/>
    <w:rsid w:val="3DEF199A"/>
    <w:rsid w:val="3DFD9C94"/>
    <w:rsid w:val="3E005533"/>
    <w:rsid w:val="3E0B199D"/>
    <w:rsid w:val="3E18C8DF"/>
    <w:rsid w:val="3E1B672E"/>
    <w:rsid w:val="3E1C8FCE"/>
    <w:rsid w:val="3E2C50A0"/>
    <w:rsid w:val="3E30924A"/>
    <w:rsid w:val="3E386098"/>
    <w:rsid w:val="3E3B8556"/>
    <w:rsid w:val="3E3CBA09"/>
    <w:rsid w:val="3E3F2B86"/>
    <w:rsid w:val="3E43DF2B"/>
    <w:rsid w:val="3E50E6B5"/>
    <w:rsid w:val="3E530034"/>
    <w:rsid w:val="3E532FDE"/>
    <w:rsid w:val="3E56030E"/>
    <w:rsid w:val="3E5C0AB9"/>
    <w:rsid w:val="3E5F54AE"/>
    <w:rsid w:val="3E622E6E"/>
    <w:rsid w:val="3E62CFE4"/>
    <w:rsid w:val="3E666FBE"/>
    <w:rsid w:val="3E6A0FBD"/>
    <w:rsid w:val="3E77ED57"/>
    <w:rsid w:val="3E88A900"/>
    <w:rsid w:val="3E9EC6BF"/>
    <w:rsid w:val="3EA1493E"/>
    <w:rsid w:val="3EA542E5"/>
    <w:rsid w:val="3EA65BA6"/>
    <w:rsid w:val="3EA7FF5F"/>
    <w:rsid w:val="3EA92A0C"/>
    <w:rsid w:val="3EBEC27F"/>
    <w:rsid w:val="3EC050B9"/>
    <w:rsid w:val="3ECFBF11"/>
    <w:rsid w:val="3ED6987C"/>
    <w:rsid w:val="3ED73ED5"/>
    <w:rsid w:val="3EEB4E97"/>
    <w:rsid w:val="3EF3E55C"/>
    <w:rsid w:val="3F043F4E"/>
    <w:rsid w:val="3F0FEB15"/>
    <w:rsid w:val="3F147E9B"/>
    <w:rsid w:val="3F1BC8A5"/>
    <w:rsid w:val="3F21B8D1"/>
    <w:rsid w:val="3F23DCC9"/>
    <w:rsid w:val="3F268C18"/>
    <w:rsid w:val="3F2C1D36"/>
    <w:rsid w:val="3F3302E7"/>
    <w:rsid w:val="3F518C75"/>
    <w:rsid w:val="3F564874"/>
    <w:rsid w:val="3F57531F"/>
    <w:rsid w:val="3F5CAA3E"/>
    <w:rsid w:val="3F5F1CA1"/>
    <w:rsid w:val="3F64F501"/>
    <w:rsid w:val="3F66A231"/>
    <w:rsid w:val="3F6AF093"/>
    <w:rsid w:val="3F75704B"/>
    <w:rsid w:val="3F783A31"/>
    <w:rsid w:val="3F7ECAFD"/>
    <w:rsid w:val="3F829FB5"/>
    <w:rsid w:val="3F858FD9"/>
    <w:rsid w:val="3F989794"/>
    <w:rsid w:val="3F99E670"/>
    <w:rsid w:val="3FA0EF86"/>
    <w:rsid w:val="3FA1675C"/>
    <w:rsid w:val="3FAF53A9"/>
    <w:rsid w:val="3FAF5758"/>
    <w:rsid w:val="3FBA7B50"/>
    <w:rsid w:val="3FBF79EE"/>
    <w:rsid w:val="3FCBC1A4"/>
    <w:rsid w:val="3FD272A6"/>
    <w:rsid w:val="3FD3A30A"/>
    <w:rsid w:val="3FD6DBD0"/>
    <w:rsid w:val="3FE0CDE0"/>
    <w:rsid w:val="3FE80323"/>
    <w:rsid w:val="3FF26F17"/>
    <w:rsid w:val="3FF430E5"/>
    <w:rsid w:val="3FFF75BA"/>
    <w:rsid w:val="4003D59C"/>
    <w:rsid w:val="400E34D1"/>
    <w:rsid w:val="400EAE0B"/>
    <w:rsid w:val="401085E4"/>
    <w:rsid w:val="40118398"/>
    <w:rsid w:val="4017B893"/>
    <w:rsid w:val="40384A7C"/>
    <w:rsid w:val="40395C47"/>
    <w:rsid w:val="40443B63"/>
    <w:rsid w:val="40641EBD"/>
    <w:rsid w:val="406ABB1C"/>
    <w:rsid w:val="40747620"/>
    <w:rsid w:val="40776D34"/>
    <w:rsid w:val="407A8F4B"/>
    <w:rsid w:val="407F2587"/>
    <w:rsid w:val="408405D0"/>
    <w:rsid w:val="40854D36"/>
    <w:rsid w:val="4094F11C"/>
    <w:rsid w:val="40A3C842"/>
    <w:rsid w:val="40AF0281"/>
    <w:rsid w:val="40AFDBD5"/>
    <w:rsid w:val="40D456E0"/>
    <w:rsid w:val="40E5AE8C"/>
    <w:rsid w:val="40F488D5"/>
    <w:rsid w:val="40FD2E08"/>
    <w:rsid w:val="41042B18"/>
    <w:rsid w:val="410674ED"/>
    <w:rsid w:val="410DD65F"/>
    <w:rsid w:val="410EC28D"/>
    <w:rsid w:val="41109D6A"/>
    <w:rsid w:val="41129CBB"/>
    <w:rsid w:val="4114E9D8"/>
    <w:rsid w:val="412B2890"/>
    <w:rsid w:val="412F57D3"/>
    <w:rsid w:val="41307DC0"/>
    <w:rsid w:val="4132AB51"/>
    <w:rsid w:val="41376EE7"/>
    <w:rsid w:val="4145B481"/>
    <w:rsid w:val="41642673"/>
    <w:rsid w:val="4165915C"/>
    <w:rsid w:val="416CB481"/>
    <w:rsid w:val="41AF249F"/>
    <w:rsid w:val="41B58A56"/>
    <w:rsid w:val="41C8C1F7"/>
    <w:rsid w:val="41D41F39"/>
    <w:rsid w:val="41E11D86"/>
    <w:rsid w:val="41E3637A"/>
    <w:rsid w:val="41EE4575"/>
    <w:rsid w:val="41EF8D3D"/>
    <w:rsid w:val="41F554EE"/>
    <w:rsid w:val="41FB6582"/>
    <w:rsid w:val="420492C1"/>
    <w:rsid w:val="42205E7C"/>
    <w:rsid w:val="4222A277"/>
    <w:rsid w:val="4222BE56"/>
    <w:rsid w:val="42252EBC"/>
    <w:rsid w:val="422E20B0"/>
    <w:rsid w:val="4238B239"/>
    <w:rsid w:val="423F7E7B"/>
    <w:rsid w:val="4254D62E"/>
    <w:rsid w:val="425C94E6"/>
    <w:rsid w:val="4260D963"/>
    <w:rsid w:val="4264EE1A"/>
    <w:rsid w:val="42668BFE"/>
    <w:rsid w:val="426C228D"/>
    <w:rsid w:val="426CF81F"/>
    <w:rsid w:val="42754F4B"/>
    <w:rsid w:val="4287BBF3"/>
    <w:rsid w:val="42882275"/>
    <w:rsid w:val="428BAC21"/>
    <w:rsid w:val="428E3F10"/>
    <w:rsid w:val="428F7FC8"/>
    <w:rsid w:val="42901746"/>
    <w:rsid w:val="429DF023"/>
    <w:rsid w:val="42AE511D"/>
    <w:rsid w:val="42B0BA73"/>
    <w:rsid w:val="42B2E46A"/>
    <w:rsid w:val="42B721D8"/>
    <w:rsid w:val="42BF3605"/>
    <w:rsid w:val="42C54FDD"/>
    <w:rsid w:val="42CAAA8C"/>
    <w:rsid w:val="42D7E528"/>
    <w:rsid w:val="42E02544"/>
    <w:rsid w:val="42E605AA"/>
    <w:rsid w:val="42E8D9E0"/>
    <w:rsid w:val="42F4877B"/>
    <w:rsid w:val="42F78B32"/>
    <w:rsid w:val="42FCE149"/>
    <w:rsid w:val="42FF9573"/>
    <w:rsid w:val="430F307D"/>
    <w:rsid w:val="4318854C"/>
    <w:rsid w:val="432B8F17"/>
    <w:rsid w:val="4331C8DA"/>
    <w:rsid w:val="433EB741"/>
    <w:rsid w:val="433F7CEB"/>
    <w:rsid w:val="434890B5"/>
    <w:rsid w:val="43599794"/>
    <w:rsid w:val="43607955"/>
    <w:rsid w:val="4373B45B"/>
    <w:rsid w:val="437D9CA7"/>
    <w:rsid w:val="438B9C07"/>
    <w:rsid w:val="43AB926F"/>
    <w:rsid w:val="43AD814C"/>
    <w:rsid w:val="43BAF8E7"/>
    <w:rsid w:val="43BCF3E8"/>
    <w:rsid w:val="43BE99C5"/>
    <w:rsid w:val="43C0009A"/>
    <w:rsid w:val="43C42410"/>
    <w:rsid w:val="43C6FF98"/>
    <w:rsid w:val="43C96F80"/>
    <w:rsid w:val="43CDA8DE"/>
    <w:rsid w:val="43D18DDE"/>
    <w:rsid w:val="43ED0589"/>
    <w:rsid w:val="43F388F4"/>
    <w:rsid w:val="43F7E9B1"/>
    <w:rsid w:val="440A342C"/>
    <w:rsid w:val="440B3F5A"/>
    <w:rsid w:val="441442D5"/>
    <w:rsid w:val="4418B7F2"/>
    <w:rsid w:val="441D51EF"/>
    <w:rsid w:val="441FA62F"/>
    <w:rsid w:val="442591F8"/>
    <w:rsid w:val="442E4080"/>
    <w:rsid w:val="443E38EE"/>
    <w:rsid w:val="444C70F1"/>
    <w:rsid w:val="444DC5FA"/>
    <w:rsid w:val="445486D4"/>
    <w:rsid w:val="4459F6D6"/>
    <w:rsid w:val="445AB322"/>
    <w:rsid w:val="44744C76"/>
    <w:rsid w:val="44760C55"/>
    <w:rsid w:val="4483A182"/>
    <w:rsid w:val="44881612"/>
    <w:rsid w:val="448BDE32"/>
    <w:rsid w:val="44ABC099"/>
    <w:rsid w:val="44B1F85B"/>
    <w:rsid w:val="44B2B18E"/>
    <w:rsid w:val="44B44CC5"/>
    <w:rsid w:val="44B6541B"/>
    <w:rsid w:val="44BC2D43"/>
    <w:rsid w:val="44C01410"/>
    <w:rsid w:val="44C0816C"/>
    <w:rsid w:val="44C30FF5"/>
    <w:rsid w:val="44C6A840"/>
    <w:rsid w:val="44CA9CA5"/>
    <w:rsid w:val="44D45B4F"/>
    <w:rsid w:val="44E22317"/>
    <w:rsid w:val="44EA3421"/>
    <w:rsid w:val="44F5B61B"/>
    <w:rsid w:val="44F86C1F"/>
    <w:rsid w:val="44FCCF03"/>
    <w:rsid w:val="450C9456"/>
    <w:rsid w:val="4513D033"/>
    <w:rsid w:val="4514654D"/>
    <w:rsid w:val="4516D4FB"/>
    <w:rsid w:val="451A8BCD"/>
    <w:rsid w:val="4529E458"/>
    <w:rsid w:val="453A5AED"/>
    <w:rsid w:val="453A9E17"/>
    <w:rsid w:val="453C05B8"/>
    <w:rsid w:val="453FC5B7"/>
    <w:rsid w:val="45420707"/>
    <w:rsid w:val="4550FBDF"/>
    <w:rsid w:val="456AC8B2"/>
    <w:rsid w:val="456C02CA"/>
    <w:rsid w:val="456FF50C"/>
    <w:rsid w:val="458FB723"/>
    <w:rsid w:val="459158D6"/>
    <w:rsid w:val="459312AD"/>
    <w:rsid w:val="459992B1"/>
    <w:rsid w:val="459A6326"/>
    <w:rsid w:val="459C16F3"/>
    <w:rsid w:val="45AA3CF7"/>
    <w:rsid w:val="45AE1065"/>
    <w:rsid w:val="45AFB794"/>
    <w:rsid w:val="45BA51E0"/>
    <w:rsid w:val="45BCFB1E"/>
    <w:rsid w:val="45CA0071"/>
    <w:rsid w:val="45CD8207"/>
    <w:rsid w:val="45E605CB"/>
    <w:rsid w:val="4601F609"/>
    <w:rsid w:val="4603180E"/>
    <w:rsid w:val="46041C7B"/>
    <w:rsid w:val="4609799B"/>
    <w:rsid w:val="4614188C"/>
    <w:rsid w:val="4614213A"/>
    <w:rsid w:val="46209782"/>
    <w:rsid w:val="46216AA9"/>
    <w:rsid w:val="46294D2A"/>
    <w:rsid w:val="462C8385"/>
    <w:rsid w:val="462E6C33"/>
    <w:rsid w:val="46372105"/>
    <w:rsid w:val="4647F4D0"/>
    <w:rsid w:val="4654ED92"/>
    <w:rsid w:val="46582EF9"/>
    <w:rsid w:val="465A2382"/>
    <w:rsid w:val="4662654B"/>
    <w:rsid w:val="46795012"/>
    <w:rsid w:val="467ADE55"/>
    <w:rsid w:val="46939FE9"/>
    <w:rsid w:val="46A0048E"/>
    <w:rsid w:val="46C3FEF0"/>
    <w:rsid w:val="46CD1740"/>
    <w:rsid w:val="46D9151C"/>
    <w:rsid w:val="46E42012"/>
    <w:rsid w:val="46E645DE"/>
    <w:rsid w:val="470037B3"/>
    <w:rsid w:val="4702311C"/>
    <w:rsid w:val="4706317C"/>
    <w:rsid w:val="47074278"/>
    <w:rsid w:val="47074E40"/>
    <w:rsid w:val="4728168E"/>
    <w:rsid w:val="472BAFEB"/>
    <w:rsid w:val="472DB1A2"/>
    <w:rsid w:val="4734DA28"/>
    <w:rsid w:val="474034D8"/>
    <w:rsid w:val="474565DD"/>
    <w:rsid w:val="474FB7C1"/>
    <w:rsid w:val="47542C03"/>
    <w:rsid w:val="477128C6"/>
    <w:rsid w:val="47802029"/>
    <w:rsid w:val="478E9539"/>
    <w:rsid w:val="478F69FF"/>
    <w:rsid w:val="4796BAEC"/>
    <w:rsid w:val="47A223C5"/>
    <w:rsid w:val="47A247FF"/>
    <w:rsid w:val="47A337EE"/>
    <w:rsid w:val="47B4BFD5"/>
    <w:rsid w:val="47C349E1"/>
    <w:rsid w:val="47CF7102"/>
    <w:rsid w:val="47D95A20"/>
    <w:rsid w:val="47E52595"/>
    <w:rsid w:val="47ED11EA"/>
    <w:rsid w:val="47ED427C"/>
    <w:rsid w:val="47FA5D7E"/>
    <w:rsid w:val="47FC6FD9"/>
    <w:rsid w:val="47FF0F0F"/>
    <w:rsid w:val="4805AE9E"/>
    <w:rsid w:val="48060344"/>
    <w:rsid w:val="480624F3"/>
    <w:rsid w:val="480FB4F2"/>
    <w:rsid w:val="482F928B"/>
    <w:rsid w:val="483C301E"/>
    <w:rsid w:val="484345F3"/>
    <w:rsid w:val="4843B608"/>
    <w:rsid w:val="4849056E"/>
    <w:rsid w:val="4864CA79"/>
    <w:rsid w:val="486DCD2E"/>
    <w:rsid w:val="486E9E3C"/>
    <w:rsid w:val="4870A401"/>
    <w:rsid w:val="487F6865"/>
    <w:rsid w:val="4882A93C"/>
    <w:rsid w:val="488306FE"/>
    <w:rsid w:val="4888A7A8"/>
    <w:rsid w:val="488DFA60"/>
    <w:rsid w:val="48970FE4"/>
    <w:rsid w:val="489BC5EA"/>
    <w:rsid w:val="48A3AFB6"/>
    <w:rsid w:val="48A8720E"/>
    <w:rsid w:val="48AB9B98"/>
    <w:rsid w:val="48AE1CEC"/>
    <w:rsid w:val="48BC262C"/>
    <w:rsid w:val="48D190D0"/>
    <w:rsid w:val="48DD009A"/>
    <w:rsid w:val="48DF353B"/>
    <w:rsid w:val="48EFB2D1"/>
    <w:rsid w:val="48FBC945"/>
    <w:rsid w:val="48FD6D96"/>
    <w:rsid w:val="4901D013"/>
    <w:rsid w:val="4902EC83"/>
    <w:rsid w:val="4908FA40"/>
    <w:rsid w:val="491045D6"/>
    <w:rsid w:val="491C9B6B"/>
    <w:rsid w:val="4926C26A"/>
    <w:rsid w:val="4932123A"/>
    <w:rsid w:val="4935347F"/>
    <w:rsid w:val="493E8BC1"/>
    <w:rsid w:val="493ED639"/>
    <w:rsid w:val="493EF7A3"/>
    <w:rsid w:val="493FCACF"/>
    <w:rsid w:val="49437BF5"/>
    <w:rsid w:val="4945C340"/>
    <w:rsid w:val="494DCB9E"/>
    <w:rsid w:val="496B041B"/>
    <w:rsid w:val="4972910D"/>
    <w:rsid w:val="4977C6FF"/>
    <w:rsid w:val="498631AC"/>
    <w:rsid w:val="4986CA9D"/>
    <w:rsid w:val="498DECB8"/>
    <w:rsid w:val="4992F0C1"/>
    <w:rsid w:val="499A3B43"/>
    <w:rsid w:val="49AA213A"/>
    <w:rsid w:val="49AD9D40"/>
    <w:rsid w:val="49BCC42B"/>
    <w:rsid w:val="49CFCE03"/>
    <w:rsid w:val="49DCA6C5"/>
    <w:rsid w:val="49E89253"/>
    <w:rsid w:val="49E9FE8B"/>
    <w:rsid w:val="49F20648"/>
    <w:rsid w:val="4A06C3FD"/>
    <w:rsid w:val="4A0ED8A7"/>
    <w:rsid w:val="4A358B28"/>
    <w:rsid w:val="4A53A7B7"/>
    <w:rsid w:val="4A5D7DA9"/>
    <w:rsid w:val="4A662CB2"/>
    <w:rsid w:val="4A77DE86"/>
    <w:rsid w:val="4A79AEA8"/>
    <w:rsid w:val="4A831606"/>
    <w:rsid w:val="4A8B8BEC"/>
    <w:rsid w:val="4A8BCC4A"/>
    <w:rsid w:val="4A8C69B6"/>
    <w:rsid w:val="4A8E8502"/>
    <w:rsid w:val="4A9374C4"/>
    <w:rsid w:val="4A951503"/>
    <w:rsid w:val="4A96FE98"/>
    <w:rsid w:val="4AA44EB7"/>
    <w:rsid w:val="4AA5F79E"/>
    <w:rsid w:val="4AAE7AE9"/>
    <w:rsid w:val="4AB058EB"/>
    <w:rsid w:val="4AD64A94"/>
    <w:rsid w:val="4ADBF5A5"/>
    <w:rsid w:val="4AE27A4C"/>
    <w:rsid w:val="4AE9D2F1"/>
    <w:rsid w:val="4AEEE42A"/>
    <w:rsid w:val="4AF0C877"/>
    <w:rsid w:val="4AF6070A"/>
    <w:rsid w:val="4B0A2EAB"/>
    <w:rsid w:val="4B0B5A52"/>
    <w:rsid w:val="4B395A77"/>
    <w:rsid w:val="4B537DDB"/>
    <w:rsid w:val="4B57D04F"/>
    <w:rsid w:val="4B633556"/>
    <w:rsid w:val="4B786BB7"/>
    <w:rsid w:val="4B7CD45D"/>
    <w:rsid w:val="4B8D8827"/>
    <w:rsid w:val="4B982CDB"/>
    <w:rsid w:val="4B9C191F"/>
    <w:rsid w:val="4BA6FFDB"/>
    <w:rsid w:val="4BAD2A07"/>
    <w:rsid w:val="4BB15C2D"/>
    <w:rsid w:val="4BB2327F"/>
    <w:rsid w:val="4BDDD579"/>
    <w:rsid w:val="4BDE80F8"/>
    <w:rsid w:val="4BDFC258"/>
    <w:rsid w:val="4C09B113"/>
    <w:rsid w:val="4C259DDC"/>
    <w:rsid w:val="4C2ADAE4"/>
    <w:rsid w:val="4C2AE32B"/>
    <w:rsid w:val="4C3729DC"/>
    <w:rsid w:val="4C55EF9F"/>
    <w:rsid w:val="4C641D6D"/>
    <w:rsid w:val="4C6584B6"/>
    <w:rsid w:val="4C845F13"/>
    <w:rsid w:val="4C872669"/>
    <w:rsid w:val="4C912779"/>
    <w:rsid w:val="4C986E42"/>
    <w:rsid w:val="4C98885D"/>
    <w:rsid w:val="4C9DDCDF"/>
    <w:rsid w:val="4C9EA9D9"/>
    <w:rsid w:val="4CA7C6E2"/>
    <w:rsid w:val="4CA81F35"/>
    <w:rsid w:val="4CB224B6"/>
    <w:rsid w:val="4CB2C7F8"/>
    <w:rsid w:val="4CB9B74D"/>
    <w:rsid w:val="4CBD9657"/>
    <w:rsid w:val="4CCC4388"/>
    <w:rsid w:val="4CCE6B26"/>
    <w:rsid w:val="4CDA9977"/>
    <w:rsid w:val="4CE23F44"/>
    <w:rsid w:val="4CEBE994"/>
    <w:rsid w:val="4CEF96A0"/>
    <w:rsid w:val="4CF2EAB9"/>
    <w:rsid w:val="4CF35568"/>
    <w:rsid w:val="4CF437D8"/>
    <w:rsid w:val="4CF82168"/>
    <w:rsid w:val="4CFE5E7F"/>
    <w:rsid w:val="4CFF474A"/>
    <w:rsid w:val="4D17BE01"/>
    <w:rsid w:val="4D1867B1"/>
    <w:rsid w:val="4D2094D4"/>
    <w:rsid w:val="4D20A4C7"/>
    <w:rsid w:val="4D3032EF"/>
    <w:rsid w:val="4D314895"/>
    <w:rsid w:val="4D4ADD77"/>
    <w:rsid w:val="4D4B890F"/>
    <w:rsid w:val="4D5DCC12"/>
    <w:rsid w:val="4D6328DD"/>
    <w:rsid w:val="4D6B593A"/>
    <w:rsid w:val="4D6BF784"/>
    <w:rsid w:val="4D6F0E07"/>
    <w:rsid w:val="4D709E6F"/>
    <w:rsid w:val="4D8001FB"/>
    <w:rsid w:val="4D88BEFA"/>
    <w:rsid w:val="4D8A4C90"/>
    <w:rsid w:val="4D91775A"/>
    <w:rsid w:val="4D988488"/>
    <w:rsid w:val="4D99BB7A"/>
    <w:rsid w:val="4DB661C9"/>
    <w:rsid w:val="4DCAE325"/>
    <w:rsid w:val="4DD88695"/>
    <w:rsid w:val="4DD9463A"/>
    <w:rsid w:val="4DE203AB"/>
    <w:rsid w:val="4DED5904"/>
    <w:rsid w:val="4DF1C523"/>
    <w:rsid w:val="4DF3FC27"/>
    <w:rsid w:val="4E04625B"/>
    <w:rsid w:val="4E073184"/>
    <w:rsid w:val="4E0C0579"/>
    <w:rsid w:val="4E167D50"/>
    <w:rsid w:val="4E3B77AE"/>
    <w:rsid w:val="4E3D5BEA"/>
    <w:rsid w:val="4E3E814B"/>
    <w:rsid w:val="4E4D7703"/>
    <w:rsid w:val="4E50DF69"/>
    <w:rsid w:val="4E559F65"/>
    <w:rsid w:val="4E565598"/>
    <w:rsid w:val="4E57377F"/>
    <w:rsid w:val="4E5929E1"/>
    <w:rsid w:val="4E5CEB07"/>
    <w:rsid w:val="4E656ACE"/>
    <w:rsid w:val="4E7026A0"/>
    <w:rsid w:val="4E7AE82F"/>
    <w:rsid w:val="4E7B5DA3"/>
    <w:rsid w:val="4E8C9296"/>
    <w:rsid w:val="4E8FE7C3"/>
    <w:rsid w:val="4E91E7E6"/>
    <w:rsid w:val="4E95618B"/>
    <w:rsid w:val="4E95FE44"/>
    <w:rsid w:val="4E9BA78D"/>
    <w:rsid w:val="4E9ED203"/>
    <w:rsid w:val="4EC4A1E6"/>
    <w:rsid w:val="4ED2D0A6"/>
    <w:rsid w:val="4ED52A34"/>
    <w:rsid w:val="4EE047EF"/>
    <w:rsid w:val="4EE201AD"/>
    <w:rsid w:val="4EE5F5AD"/>
    <w:rsid w:val="4EFA0A7B"/>
    <w:rsid w:val="4EFB42E9"/>
    <w:rsid w:val="4EFD82E9"/>
    <w:rsid w:val="4EFE3C7F"/>
    <w:rsid w:val="4F0E3E59"/>
    <w:rsid w:val="4F190580"/>
    <w:rsid w:val="4F235778"/>
    <w:rsid w:val="4F2850A3"/>
    <w:rsid w:val="4F2EDED8"/>
    <w:rsid w:val="4F2F64FE"/>
    <w:rsid w:val="4F33723C"/>
    <w:rsid w:val="4F3A89EB"/>
    <w:rsid w:val="4F433477"/>
    <w:rsid w:val="4F46985B"/>
    <w:rsid w:val="4F476EFE"/>
    <w:rsid w:val="4F528449"/>
    <w:rsid w:val="4F52AAE1"/>
    <w:rsid w:val="4F5EDE56"/>
    <w:rsid w:val="4F60E9E0"/>
    <w:rsid w:val="4F60F296"/>
    <w:rsid w:val="4F8321A1"/>
    <w:rsid w:val="4FA92F81"/>
    <w:rsid w:val="4FBD68B5"/>
    <w:rsid w:val="4FC612D1"/>
    <w:rsid w:val="4FC86A6F"/>
    <w:rsid w:val="4FC8C5ED"/>
    <w:rsid w:val="4FE800D9"/>
    <w:rsid w:val="4FF09983"/>
    <w:rsid w:val="4FFE4987"/>
    <w:rsid w:val="50185651"/>
    <w:rsid w:val="501F5544"/>
    <w:rsid w:val="50362634"/>
    <w:rsid w:val="50473104"/>
    <w:rsid w:val="505AE421"/>
    <w:rsid w:val="505D112A"/>
    <w:rsid w:val="505DA56E"/>
    <w:rsid w:val="50612FC7"/>
    <w:rsid w:val="5063F912"/>
    <w:rsid w:val="5071B0F7"/>
    <w:rsid w:val="507238A5"/>
    <w:rsid w:val="508B9F18"/>
    <w:rsid w:val="508D2C07"/>
    <w:rsid w:val="50904931"/>
    <w:rsid w:val="50960381"/>
    <w:rsid w:val="50A62646"/>
    <w:rsid w:val="50B50B8E"/>
    <w:rsid w:val="50C5D97A"/>
    <w:rsid w:val="50DC78AC"/>
    <w:rsid w:val="50E24CD3"/>
    <w:rsid w:val="50E884DE"/>
    <w:rsid w:val="510B93B7"/>
    <w:rsid w:val="510F698D"/>
    <w:rsid w:val="5114C89E"/>
    <w:rsid w:val="5115E54A"/>
    <w:rsid w:val="5128CD66"/>
    <w:rsid w:val="5129B66C"/>
    <w:rsid w:val="512A8877"/>
    <w:rsid w:val="512CF596"/>
    <w:rsid w:val="512F1711"/>
    <w:rsid w:val="51320A0E"/>
    <w:rsid w:val="51325C99"/>
    <w:rsid w:val="51457617"/>
    <w:rsid w:val="5147B180"/>
    <w:rsid w:val="515D2107"/>
    <w:rsid w:val="5162FFAF"/>
    <w:rsid w:val="51694DAC"/>
    <w:rsid w:val="516CE6E7"/>
    <w:rsid w:val="5171BB03"/>
    <w:rsid w:val="5186002B"/>
    <w:rsid w:val="519B188C"/>
    <w:rsid w:val="51A10147"/>
    <w:rsid w:val="51B23071"/>
    <w:rsid w:val="51C38A5A"/>
    <w:rsid w:val="51CBB5D9"/>
    <w:rsid w:val="51D5F217"/>
    <w:rsid w:val="51DABE9C"/>
    <w:rsid w:val="51DC3680"/>
    <w:rsid w:val="51EA2D92"/>
    <w:rsid w:val="51EBBF4C"/>
    <w:rsid w:val="51F1CBB0"/>
    <w:rsid w:val="51F676E5"/>
    <w:rsid w:val="51FDDEFC"/>
    <w:rsid w:val="51FEC9AD"/>
    <w:rsid w:val="5201C82C"/>
    <w:rsid w:val="521C741C"/>
    <w:rsid w:val="522FD005"/>
    <w:rsid w:val="5232D0D4"/>
    <w:rsid w:val="524C03EE"/>
    <w:rsid w:val="52540338"/>
    <w:rsid w:val="52541A04"/>
    <w:rsid w:val="5258A2E2"/>
    <w:rsid w:val="525BF73B"/>
    <w:rsid w:val="525FA17D"/>
    <w:rsid w:val="526167E8"/>
    <w:rsid w:val="5261B8C8"/>
    <w:rsid w:val="52673F8A"/>
    <w:rsid w:val="526A3448"/>
    <w:rsid w:val="527D608D"/>
    <w:rsid w:val="529D5097"/>
    <w:rsid w:val="52A12BBD"/>
    <w:rsid w:val="52A2148E"/>
    <w:rsid w:val="52A33F4D"/>
    <w:rsid w:val="52A8F7F4"/>
    <w:rsid w:val="52AA3D51"/>
    <w:rsid w:val="52ABCFC5"/>
    <w:rsid w:val="52B3C694"/>
    <w:rsid w:val="52B7E0AD"/>
    <w:rsid w:val="52B92DE5"/>
    <w:rsid w:val="52C7493B"/>
    <w:rsid w:val="52CA7ADC"/>
    <w:rsid w:val="52CD5EC1"/>
    <w:rsid w:val="52CDCCD2"/>
    <w:rsid w:val="52D156CA"/>
    <w:rsid w:val="52D73651"/>
    <w:rsid w:val="52E810BD"/>
    <w:rsid w:val="52EC470D"/>
    <w:rsid w:val="52ED6FFD"/>
    <w:rsid w:val="52EEC176"/>
    <w:rsid w:val="52F62664"/>
    <w:rsid w:val="52F8498E"/>
    <w:rsid w:val="52FD6DAF"/>
    <w:rsid w:val="52FFD849"/>
    <w:rsid w:val="530C21DF"/>
    <w:rsid w:val="53142486"/>
    <w:rsid w:val="531AB85E"/>
    <w:rsid w:val="532B3F58"/>
    <w:rsid w:val="532D2842"/>
    <w:rsid w:val="532DABB8"/>
    <w:rsid w:val="532E5310"/>
    <w:rsid w:val="5336658D"/>
    <w:rsid w:val="53373E59"/>
    <w:rsid w:val="53421099"/>
    <w:rsid w:val="534A6C41"/>
    <w:rsid w:val="5354FDD1"/>
    <w:rsid w:val="53606B31"/>
    <w:rsid w:val="53608250"/>
    <w:rsid w:val="536C24B5"/>
    <w:rsid w:val="53716B16"/>
    <w:rsid w:val="5373132A"/>
    <w:rsid w:val="537C0C42"/>
    <w:rsid w:val="53985310"/>
    <w:rsid w:val="53A7B89A"/>
    <w:rsid w:val="53C45DC4"/>
    <w:rsid w:val="53C6FCA3"/>
    <w:rsid w:val="53CBCCD5"/>
    <w:rsid w:val="53CC2381"/>
    <w:rsid w:val="53D568E3"/>
    <w:rsid w:val="53E86272"/>
    <w:rsid w:val="53E9C26B"/>
    <w:rsid w:val="53ED7BD3"/>
    <w:rsid w:val="53FBEACB"/>
    <w:rsid w:val="53FFE055"/>
    <w:rsid w:val="54061925"/>
    <w:rsid w:val="541B1D45"/>
    <w:rsid w:val="542362FB"/>
    <w:rsid w:val="543C3740"/>
    <w:rsid w:val="5448D142"/>
    <w:rsid w:val="544CBB2D"/>
    <w:rsid w:val="5457F3EE"/>
    <w:rsid w:val="5469BAF6"/>
    <w:rsid w:val="546BBD8D"/>
    <w:rsid w:val="54793FD9"/>
    <w:rsid w:val="54821714"/>
    <w:rsid w:val="54833508"/>
    <w:rsid w:val="548B8017"/>
    <w:rsid w:val="5491D451"/>
    <w:rsid w:val="549C360E"/>
    <w:rsid w:val="549DFE4F"/>
    <w:rsid w:val="54A04313"/>
    <w:rsid w:val="54A815D2"/>
    <w:rsid w:val="54A90C5D"/>
    <w:rsid w:val="54BAF1D0"/>
    <w:rsid w:val="54C79A07"/>
    <w:rsid w:val="54CD30F9"/>
    <w:rsid w:val="54CEE160"/>
    <w:rsid w:val="54E098E2"/>
    <w:rsid w:val="54EE09BA"/>
    <w:rsid w:val="54FFB805"/>
    <w:rsid w:val="550E38B1"/>
    <w:rsid w:val="55194AE4"/>
    <w:rsid w:val="5529F462"/>
    <w:rsid w:val="552CD3FD"/>
    <w:rsid w:val="5532BEF8"/>
    <w:rsid w:val="55372EAC"/>
    <w:rsid w:val="5537D6D0"/>
    <w:rsid w:val="553A812A"/>
    <w:rsid w:val="553E7E7A"/>
    <w:rsid w:val="554125A2"/>
    <w:rsid w:val="5542A98D"/>
    <w:rsid w:val="55463051"/>
    <w:rsid w:val="554C71D9"/>
    <w:rsid w:val="5550DE9D"/>
    <w:rsid w:val="5558C5BC"/>
    <w:rsid w:val="555CD48A"/>
    <w:rsid w:val="555CE95F"/>
    <w:rsid w:val="556CD4AA"/>
    <w:rsid w:val="558297C2"/>
    <w:rsid w:val="5595AB8C"/>
    <w:rsid w:val="559730B3"/>
    <w:rsid w:val="55994C55"/>
    <w:rsid w:val="55A9555A"/>
    <w:rsid w:val="55AC8E10"/>
    <w:rsid w:val="55B9CF36"/>
    <w:rsid w:val="55BB599A"/>
    <w:rsid w:val="55C1B943"/>
    <w:rsid w:val="55C57F18"/>
    <w:rsid w:val="55D92599"/>
    <w:rsid w:val="55D955FF"/>
    <w:rsid w:val="55DAF8FD"/>
    <w:rsid w:val="55F4E075"/>
    <w:rsid w:val="55FDB41E"/>
    <w:rsid w:val="5606C6DD"/>
    <w:rsid w:val="5606E1E2"/>
    <w:rsid w:val="560AEC96"/>
    <w:rsid w:val="5615DD30"/>
    <w:rsid w:val="5621393E"/>
    <w:rsid w:val="562723CC"/>
    <w:rsid w:val="56380D83"/>
    <w:rsid w:val="563E6D9F"/>
    <w:rsid w:val="563EB0A5"/>
    <w:rsid w:val="564D54D0"/>
    <w:rsid w:val="564F4AAE"/>
    <w:rsid w:val="56528BF6"/>
    <w:rsid w:val="56595B23"/>
    <w:rsid w:val="565C213E"/>
    <w:rsid w:val="5671B6BE"/>
    <w:rsid w:val="567ADEAC"/>
    <w:rsid w:val="568820CC"/>
    <w:rsid w:val="568A5D2D"/>
    <w:rsid w:val="568C8380"/>
    <w:rsid w:val="5693CB4B"/>
    <w:rsid w:val="569715C8"/>
    <w:rsid w:val="569BC8AD"/>
    <w:rsid w:val="569D367B"/>
    <w:rsid w:val="569DD8C4"/>
    <w:rsid w:val="56A52C5C"/>
    <w:rsid w:val="56AB388E"/>
    <w:rsid w:val="56AF4BC7"/>
    <w:rsid w:val="56BB57E5"/>
    <w:rsid w:val="56C13CF0"/>
    <w:rsid w:val="56CBB3E6"/>
    <w:rsid w:val="56CFA0EF"/>
    <w:rsid w:val="56D8F4E3"/>
    <w:rsid w:val="56E20B82"/>
    <w:rsid w:val="56E5707E"/>
    <w:rsid w:val="56EDCF8F"/>
    <w:rsid w:val="56F7D733"/>
    <w:rsid w:val="56FE9083"/>
    <w:rsid w:val="56FF365A"/>
    <w:rsid w:val="57093AC8"/>
    <w:rsid w:val="570EE6A3"/>
    <w:rsid w:val="570FE5C1"/>
    <w:rsid w:val="57198A31"/>
    <w:rsid w:val="57263CA4"/>
    <w:rsid w:val="57317792"/>
    <w:rsid w:val="573598A4"/>
    <w:rsid w:val="573FEC54"/>
    <w:rsid w:val="57428B67"/>
    <w:rsid w:val="574A1901"/>
    <w:rsid w:val="57563873"/>
    <w:rsid w:val="57594C74"/>
    <w:rsid w:val="5767F751"/>
    <w:rsid w:val="57762406"/>
    <w:rsid w:val="578AF80D"/>
    <w:rsid w:val="579335EE"/>
    <w:rsid w:val="57992681"/>
    <w:rsid w:val="57AAA34A"/>
    <w:rsid w:val="57B38460"/>
    <w:rsid w:val="57BB583A"/>
    <w:rsid w:val="57BE4D8F"/>
    <w:rsid w:val="57BF1F4C"/>
    <w:rsid w:val="57CB49AE"/>
    <w:rsid w:val="57CCF1B7"/>
    <w:rsid w:val="57D04AE6"/>
    <w:rsid w:val="57D2953A"/>
    <w:rsid w:val="57D3879F"/>
    <w:rsid w:val="57ECCDA0"/>
    <w:rsid w:val="57F579C3"/>
    <w:rsid w:val="57FE6F12"/>
    <w:rsid w:val="58064D1D"/>
    <w:rsid w:val="580EED6A"/>
    <w:rsid w:val="580FF35D"/>
    <w:rsid w:val="581A5D56"/>
    <w:rsid w:val="581D60A8"/>
    <w:rsid w:val="583C08CA"/>
    <w:rsid w:val="583FD2E5"/>
    <w:rsid w:val="58414BA7"/>
    <w:rsid w:val="5843E16A"/>
    <w:rsid w:val="5845E410"/>
    <w:rsid w:val="5848D5F4"/>
    <w:rsid w:val="58497483"/>
    <w:rsid w:val="584C7411"/>
    <w:rsid w:val="584F5352"/>
    <w:rsid w:val="5851A306"/>
    <w:rsid w:val="5852E261"/>
    <w:rsid w:val="5865CDFB"/>
    <w:rsid w:val="5867F02D"/>
    <w:rsid w:val="5877D67C"/>
    <w:rsid w:val="587A2C13"/>
    <w:rsid w:val="587BF981"/>
    <w:rsid w:val="5880214C"/>
    <w:rsid w:val="589DCC27"/>
    <w:rsid w:val="58B33048"/>
    <w:rsid w:val="58B9B0A5"/>
    <w:rsid w:val="58E406E9"/>
    <w:rsid w:val="58F17BA8"/>
    <w:rsid w:val="58F4EB3E"/>
    <w:rsid w:val="58FC7198"/>
    <w:rsid w:val="5902570B"/>
    <w:rsid w:val="5909F94F"/>
    <w:rsid w:val="590CBC46"/>
    <w:rsid w:val="590EB929"/>
    <w:rsid w:val="590EDFE0"/>
    <w:rsid w:val="59143BF6"/>
    <w:rsid w:val="59218FE5"/>
    <w:rsid w:val="59233FC2"/>
    <w:rsid w:val="59344B1D"/>
    <w:rsid w:val="5942784F"/>
    <w:rsid w:val="594C9ACC"/>
    <w:rsid w:val="594CEFB9"/>
    <w:rsid w:val="594F3B89"/>
    <w:rsid w:val="5958CA94"/>
    <w:rsid w:val="59682D71"/>
    <w:rsid w:val="597601C2"/>
    <w:rsid w:val="598C241E"/>
    <w:rsid w:val="598D93E9"/>
    <w:rsid w:val="5999AB1A"/>
    <w:rsid w:val="59A0FE49"/>
    <w:rsid w:val="59A450D5"/>
    <w:rsid w:val="59B37251"/>
    <w:rsid w:val="59BD9FE0"/>
    <w:rsid w:val="59C45670"/>
    <w:rsid w:val="59D0FEC3"/>
    <w:rsid w:val="59D5F3C1"/>
    <w:rsid w:val="59E9557B"/>
    <w:rsid w:val="59EAC9EF"/>
    <w:rsid w:val="59ECB4C7"/>
    <w:rsid w:val="59F4010D"/>
    <w:rsid w:val="59FB7862"/>
    <w:rsid w:val="5A00D99F"/>
    <w:rsid w:val="5A00DA7A"/>
    <w:rsid w:val="5A0B5A65"/>
    <w:rsid w:val="5A0F57BA"/>
    <w:rsid w:val="5A111AFF"/>
    <w:rsid w:val="5A233AD8"/>
    <w:rsid w:val="5A2C5069"/>
    <w:rsid w:val="5A3239C1"/>
    <w:rsid w:val="5A378234"/>
    <w:rsid w:val="5A3C9724"/>
    <w:rsid w:val="5A3F0E72"/>
    <w:rsid w:val="5A417B7D"/>
    <w:rsid w:val="5A4280AC"/>
    <w:rsid w:val="5A48C8D3"/>
    <w:rsid w:val="5A4A951F"/>
    <w:rsid w:val="5A52A86C"/>
    <w:rsid w:val="5A53A740"/>
    <w:rsid w:val="5A573442"/>
    <w:rsid w:val="5A5E3602"/>
    <w:rsid w:val="5A63155B"/>
    <w:rsid w:val="5A680D56"/>
    <w:rsid w:val="5A6A387B"/>
    <w:rsid w:val="5A82CB71"/>
    <w:rsid w:val="5A874D9F"/>
    <w:rsid w:val="5A899DFE"/>
    <w:rsid w:val="5A8CFE88"/>
    <w:rsid w:val="5A920D40"/>
    <w:rsid w:val="5A98997C"/>
    <w:rsid w:val="5A9F27DB"/>
    <w:rsid w:val="5AA7B542"/>
    <w:rsid w:val="5AA80925"/>
    <w:rsid w:val="5AB182DA"/>
    <w:rsid w:val="5AB36F70"/>
    <w:rsid w:val="5AB6C141"/>
    <w:rsid w:val="5AB76AB7"/>
    <w:rsid w:val="5AB9862F"/>
    <w:rsid w:val="5AD374D2"/>
    <w:rsid w:val="5AD4F993"/>
    <w:rsid w:val="5AE12A12"/>
    <w:rsid w:val="5AF1C476"/>
    <w:rsid w:val="5B01EBA7"/>
    <w:rsid w:val="5B08877D"/>
    <w:rsid w:val="5B0B1DB8"/>
    <w:rsid w:val="5B0D05DB"/>
    <w:rsid w:val="5B11BEB3"/>
    <w:rsid w:val="5B179E6F"/>
    <w:rsid w:val="5B1BD67C"/>
    <w:rsid w:val="5B2324C5"/>
    <w:rsid w:val="5B263106"/>
    <w:rsid w:val="5B2E798D"/>
    <w:rsid w:val="5B372448"/>
    <w:rsid w:val="5B545115"/>
    <w:rsid w:val="5B603CDE"/>
    <w:rsid w:val="5B7265F2"/>
    <w:rsid w:val="5B7284CB"/>
    <w:rsid w:val="5B7B9944"/>
    <w:rsid w:val="5B802BE0"/>
    <w:rsid w:val="5B8FB49F"/>
    <w:rsid w:val="5B909FC0"/>
    <w:rsid w:val="5B9C50C4"/>
    <w:rsid w:val="5BAF168C"/>
    <w:rsid w:val="5BAF76C9"/>
    <w:rsid w:val="5BB12534"/>
    <w:rsid w:val="5BB6D94F"/>
    <w:rsid w:val="5BB6E3CD"/>
    <w:rsid w:val="5BD9C3EB"/>
    <w:rsid w:val="5BDA7CB0"/>
    <w:rsid w:val="5BE73E93"/>
    <w:rsid w:val="5BEA6D2A"/>
    <w:rsid w:val="5BEE063E"/>
    <w:rsid w:val="5BEEE65A"/>
    <w:rsid w:val="5BF24D1C"/>
    <w:rsid w:val="5BF4033D"/>
    <w:rsid w:val="5C033368"/>
    <w:rsid w:val="5C134757"/>
    <w:rsid w:val="5C15E576"/>
    <w:rsid w:val="5C1DE41E"/>
    <w:rsid w:val="5C2F6FC8"/>
    <w:rsid w:val="5C3ACD41"/>
    <w:rsid w:val="5C415913"/>
    <w:rsid w:val="5C4AB55C"/>
    <w:rsid w:val="5C511CD9"/>
    <w:rsid w:val="5C5657FC"/>
    <w:rsid w:val="5C59C2E8"/>
    <w:rsid w:val="5C62D2E8"/>
    <w:rsid w:val="5C78DD2C"/>
    <w:rsid w:val="5C8A126B"/>
    <w:rsid w:val="5C912772"/>
    <w:rsid w:val="5C915385"/>
    <w:rsid w:val="5C94AAD6"/>
    <w:rsid w:val="5C982F36"/>
    <w:rsid w:val="5C9F652B"/>
    <w:rsid w:val="5CA00A30"/>
    <w:rsid w:val="5CA47172"/>
    <w:rsid w:val="5CB6D7CB"/>
    <w:rsid w:val="5CC004C5"/>
    <w:rsid w:val="5CC2FF33"/>
    <w:rsid w:val="5CC35E4F"/>
    <w:rsid w:val="5CC41FC4"/>
    <w:rsid w:val="5CCB094D"/>
    <w:rsid w:val="5CED856F"/>
    <w:rsid w:val="5CF397F9"/>
    <w:rsid w:val="5CFD2B28"/>
    <w:rsid w:val="5D009717"/>
    <w:rsid w:val="5D0A8D08"/>
    <w:rsid w:val="5D0BFBF2"/>
    <w:rsid w:val="5D192410"/>
    <w:rsid w:val="5D25C2B7"/>
    <w:rsid w:val="5D2DA12B"/>
    <w:rsid w:val="5D338F74"/>
    <w:rsid w:val="5D47C414"/>
    <w:rsid w:val="5D51A614"/>
    <w:rsid w:val="5D55A863"/>
    <w:rsid w:val="5D59CBD1"/>
    <w:rsid w:val="5D5D9414"/>
    <w:rsid w:val="5D5DE025"/>
    <w:rsid w:val="5D716D0B"/>
    <w:rsid w:val="5D75011C"/>
    <w:rsid w:val="5D780292"/>
    <w:rsid w:val="5D7AC633"/>
    <w:rsid w:val="5D7DA9F0"/>
    <w:rsid w:val="5D7E8FE0"/>
    <w:rsid w:val="5D817C36"/>
    <w:rsid w:val="5D91D181"/>
    <w:rsid w:val="5D9E1BAD"/>
    <w:rsid w:val="5DA42AF5"/>
    <w:rsid w:val="5DA7C471"/>
    <w:rsid w:val="5DA7FDE1"/>
    <w:rsid w:val="5DAD8C67"/>
    <w:rsid w:val="5DAEBAC3"/>
    <w:rsid w:val="5DB64037"/>
    <w:rsid w:val="5DE73B0D"/>
    <w:rsid w:val="5DE858B2"/>
    <w:rsid w:val="5DEAF9B2"/>
    <w:rsid w:val="5DF088D7"/>
    <w:rsid w:val="5DFCF0CC"/>
    <w:rsid w:val="5E013995"/>
    <w:rsid w:val="5E06DF81"/>
    <w:rsid w:val="5E108149"/>
    <w:rsid w:val="5E13ACD8"/>
    <w:rsid w:val="5E14BB13"/>
    <w:rsid w:val="5E1B4B21"/>
    <w:rsid w:val="5E1C8688"/>
    <w:rsid w:val="5E27BB11"/>
    <w:rsid w:val="5E2A769C"/>
    <w:rsid w:val="5E2EFD49"/>
    <w:rsid w:val="5E40E2FB"/>
    <w:rsid w:val="5E5250D6"/>
    <w:rsid w:val="5E56D582"/>
    <w:rsid w:val="5E5A9852"/>
    <w:rsid w:val="5E785717"/>
    <w:rsid w:val="5E7C3CE7"/>
    <w:rsid w:val="5E8F5FE9"/>
    <w:rsid w:val="5EAB7915"/>
    <w:rsid w:val="5EABDDFC"/>
    <w:rsid w:val="5EC6C917"/>
    <w:rsid w:val="5EDD7D0B"/>
    <w:rsid w:val="5EDF0EAD"/>
    <w:rsid w:val="5EF2BCA4"/>
    <w:rsid w:val="5F066374"/>
    <w:rsid w:val="5F0D687E"/>
    <w:rsid w:val="5F192D4F"/>
    <w:rsid w:val="5F19A985"/>
    <w:rsid w:val="5F2AD96E"/>
    <w:rsid w:val="5F3A034F"/>
    <w:rsid w:val="5F4EF26D"/>
    <w:rsid w:val="5F59159D"/>
    <w:rsid w:val="5F59A469"/>
    <w:rsid w:val="5F6EC144"/>
    <w:rsid w:val="5F793D67"/>
    <w:rsid w:val="5F81AC16"/>
    <w:rsid w:val="5F8CBAF6"/>
    <w:rsid w:val="5F9DAF77"/>
    <w:rsid w:val="5F9DEB9A"/>
    <w:rsid w:val="5FAAB360"/>
    <w:rsid w:val="5FB1A924"/>
    <w:rsid w:val="5FB9B9D6"/>
    <w:rsid w:val="5FBEFC67"/>
    <w:rsid w:val="5FD0A132"/>
    <w:rsid w:val="5FD91668"/>
    <w:rsid w:val="5FE854C5"/>
    <w:rsid w:val="5FED4096"/>
    <w:rsid w:val="5FEDF499"/>
    <w:rsid w:val="5FF41DCC"/>
    <w:rsid w:val="5FF95ABE"/>
    <w:rsid w:val="5FFABF7E"/>
    <w:rsid w:val="6001E874"/>
    <w:rsid w:val="6002C102"/>
    <w:rsid w:val="60056B8B"/>
    <w:rsid w:val="6009653E"/>
    <w:rsid w:val="60130091"/>
    <w:rsid w:val="60207E4B"/>
    <w:rsid w:val="6023E35D"/>
    <w:rsid w:val="6033724D"/>
    <w:rsid w:val="6043F8C5"/>
    <w:rsid w:val="6045BFC4"/>
    <w:rsid w:val="6045C47E"/>
    <w:rsid w:val="604CB0D7"/>
    <w:rsid w:val="6052E5C6"/>
    <w:rsid w:val="6053D979"/>
    <w:rsid w:val="6058ED13"/>
    <w:rsid w:val="60590F2C"/>
    <w:rsid w:val="6062660F"/>
    <w:rsid w:val="6071E153"/>
    <w:rsid w:val="60747C37"/>
    <w:rsid w:val="607E15F1"/>
    <w:rsid w:val="60ACA1FE"/>
    <w:rsid w:val="60B000EE"/>
    <w:rsid w:val="60B9A9F4"/>
    <w:rsid w:val="60E22D1F"/>
    <w:rsid w:val="60E78C3D"/>
    <w:rsid w:val="60E9042C"/>
    <w:rsid w:val="60EB80CF"/>
    <w:rsid w:val="60FA2CFC"/>
    <w:rsid w:val="6111EE21"/>
    <w:rsid w:val="6113AE25"/>
    <w:rsid w:val="612228C7"/>
    <w:rsid w:val="612B9161"/>
    <w:rsid w:val="613A7066"/>
    <w:rsid w:val="613CD9DB"/>
    <w:rsid w:val="61421C06"/>
    <w:rsid w:val="61442D7B"/>
    <w:rsid w:val="61492C92"/>
    <w:rsid w:val="6152847D"/>
    <w:rsid w:val="6152F82A"/>
    <w:rsid w:val="61551184"/>
    <w:rsid w:val="615EFA5C"/>
    <w:rsid w:val="61713D1E"/>
    <w:rsid w:val="61795FC9"/>
    <w:rsid w:val="617DB7DC"/>
    <w:rsid w:val="618910B9"/>
    <w:rsid w:val="619427DD"/>
    <w:rsid w:val="6194D893"/>
    <w:rsid w:val="619931E9"/>
    <w:rsid w:val="61A0F78C"/>
    <w:rsid w:val="61A41995"/>
    <w:rsid w:val="61B6BC5C"/>
    <w:rsid w:val="61BEE938"/>
    <w:rsid w:val="61CB019C"/>
    <w:rsid w:val="61CCDAFD"/>
    <w:rsid w:val="61D1E8EE"/>
    <w:rsid w:val="61DC97E2"/>
    <w:rsid w:val="61DECE91"/>
    <w:rsid w:val="61E2E28E"/>
    <w:rsid w:val="61EA5E62"/>
    <w:rsid w:val="61F4811A"/>
    <w:rsid w:val="61F90E98"/>
    <w:rsid w:val="61F99BD2"/>
    <w:rsid w:val="61FE50FD"/>
    <w:rsid w:val="6201CEFA"/>
    <w:rsid w:val="6209059D"/>
    <w:rsid w:val="621403D9"/>
    <w:rsid w:val="6227DF68"/>
    <w:rsid w:val="62282AF5"/>
    <w:rsid w:val="622EF848"/>
    <w:rsid w:val="62336B05"/>
    <w:rsid w:val="6235B665"/>
    <w:rsid w:val="623FE3BB"/>
    <w:rsid w:val="6245B546"/>
    <w:rsid w:val="624EF901"/>
    <w:rsid w:val="6254ACA2"/>
    <w:rsid w:val="6265F489"/>
    <w:rsid w:val="627E2111"/>
    <w:rsid w:val="6280AF5F"/>
    <w:rsid w:val="6280D6A4"/>
    <w:rsid w:val="62824E8E"/>
    <w:rsid w:val="6286506D"/>
    <w:rsid w:val="6287AC83"/>
    <w:rsid w:val="628C7CA4"/>
    <w:rsid w:val="6297469A"/>
    <w:rsid w:val="629DD606"/>
    <w:rsid w:val="62A21E3A"/>
    <w:rsid w:val="62A4068C"/>
    <w:rsid w:val="62AEC996"/>
    <w:rsid w:val="62AF1A3B"/>
    <w:rsid w:val="62B1DE37"/>
    <w:rsid w:val="62C3FBD9"/>
    <w:rsid w:val="62CB06C7"/>
    <w:rsid w:val="62CC85A2"/>
    <w:rsid w:val="62D9C754"/>
    <w:rsid w:val="62E0AAFE"/>
    <w:rsid w:val="62E0FBAF"/>
    <w:rsid w:val="62EED19C"/>
    <w:rsid w:val="62F063F4"/>
    <w:rsid w:val="62F99F3F"/>
    <w:rsid w:val="6301C7E2"/>
    <w:rsid w:val="63021936"/>
    <w:rsid w:val="630A0887"/>
    <w:rsid w:val="6315E62D"/>
    <w:rsid w:val="631C3667"/>
    <w:rsid w:val="632159DF"/>
    <w:rsid w:val="632CCEF0"/>
    <w:rsid w:val="6339A4C1"/>
    <w:rsid w:val="63407233"/>
    <w:rsid w:val="63429E35"/>
    <w:rsid w:val="634B3CC1"/>
    <w:rsid w:val="6352BC8E"/>
    <w:rsid w:val="63587BE9"/>
    <w:rsid w:val="636581D2"/>
    <w:rsid w:val="63674DA3"/>
    <w:rsid w:val="63776D59"/>
    <w:rsid w:val="637D7A62"/>
    <w:rsid w:val="637E46F3"/>
    <w:rsid w:val="63A76B1B"/>
    <w:rsid w:val="63B590D8"/>
    <w:rsid w:val="63B6F07D"/>
    <w:rsid w:val="63B95D3F"/>
    <w:rsid w:val="63BB34C5"/>
    <w:rsid w:val="63DF94D3"/>
    <w:rsid w:val="63E0A346"/>
    <w:rsid w:val="63E15BDB"/>
    <w:rsid w:val="63E45AEF"/>
    <w:rsid w:val="63E7BE3A"/>
    <w:rsid w:val="63E99D9B"/>
    <w:rsid w:val="63F1B995"/>
    <w:rsid w:val="63F3F188"/>
    <w:rsid w:val="63FFDCC7"/>
    <w:rsid w:val="640C5FB9"/>
    <w:rsid w:val="640F651B"/>
    <w:rsid w:val="64150E51"/>
    <w:rsid w:val="641523DF"/>
    <w:rsid w:val="64430006"/>
    <w:rsid w:val="64448E98"/>
    <w:rsid w:val="64457908"/>
    <w:rsid w:val="645C4179"/>
    <w:rsid w:val="646005A8"/>
    <w:rsid w:val="646E0407"/>
    <w:rsid w:val="647338C8"/>
    <w:rsid w:val="6477ABCF"/>
    <w:rsid w:val="6480F27B"/>
    <w:rsid w:val="6484483C"/>
    <w:rsid w:val="6492B6BD"/>
    <w:rsid w:val="649FF023"/>
    <w:rsid w:val="64A0021C"/>
    <w:rsid w:val="64AFF197"/>
    <w:rsid w:val="64B4F922"/>
    <w:rsid w:val="64D5EC76"/>
    <w:rsid w:val="64DF95B8"/>
    <w:rsid w:val="64E17A8C"/>
    <w:rsid w:val="64E7612E"/>
    <w:rsid w:val="64EB681D"/>
    <w:rsid w:val="64FA5621"/>
    <w:rsid w:val="64FACA59"/>
    <w:rsid w:val="650251B4"/>
    <w:rsid w:val="650D3C43"/>
    <w:rsid w:val="651692CC"/>
    <w:rsid w:val="65171A1B"/>
    <w:rsid w:val="65177F6A"/>
    <w:rsid w:val="651EA666"/>
    <w:rsid w:val="652AD88F"/>
    <w:rsid w:val="65317A78"/>
    <w:rsid w:val="653DB9F9"/>
    <w:rsid w:val="65410F30"/>
    <w:rsid w:val="65470D9A"/>
    <w:rsid w:val="654C4FB5"/>
    <w:rsid w:val="654C7A79"/>
    <w:rsid w:val="654EE5F0"/>
    <w:rsid w:val="654FB237"/>
    <w:rsid w:val="656475ED"/>
    <w:rsid w:val="657611BB"/>
    <w:rsid w:val="6577F58A"/>
    <w:rsid w:val="657B71E4"/>
    <w:rsid w:val="657D0973"/>
    <w:rsid w:val="658E0673"/>
    <w:rsid w:val="65956F7A"/>
    <w:rsid w:val="6596E568"/>
    <w:rsid w:val="659BC7D0"/>
    <w:rsid w:val="65AF9FFF"/>
    <w:rsid w:val="65C93F91"/>
    <w:rsid w:val="65DEF15B"/>
    <w:rsid w:val="65EB4E41"/>
    <w:rsid w:val="65EDE844"/>
    <w:rsid w:val="6603E6B7"/>
    <w:rsid w:val="66198A40"/>
    <w:rsid w:val="66216313"/>
    <w:rsid w:val="6621FD55"/>
    <w:rsid w:val="66285A36"/>
    <w:rsid w:val="6641B351"/>
    <w:rsid w:val="664F3E91"/>
    <w:rsid w:val="665556C6"/>
    <w:rsid w:val="6655C357"/>
    <w:rsid w:val="6656D67F"/>
    <w:rsid w:val="665D4867"/>
    <w:rsid w:val="667200B3"/>
    <w:rsid w:val="66763920"/>
    <w:rsid w:val="66772BD6"/>
    <w:rsid w:val="667AED06"/>
    <w:rsid w:val="667C3297"/>
    <w:rsid w:val="6681AC7F"/>
    <w:rsid w:val="668C1B13"/>
    <w:rsid w:val="66980A4C"/>
    <w:rsid w:val="669C243C"/>
    <w:rsid w:val="669CCDD3"/>
    <w:rsid w:val="66A1F0CF"/>
    <w:rsid w:val="66A459B1"/>
    <w:rsid w:val="66AD482F"/>
    <w:rsid w:val="66AE95BF"/>
    <w:rsid w:val="66B44F7C"/>
    <w:rsid w:val="66B9D6FF"/>
    <w:rsid w:val="66BEC7E2"/>
    <w:rsid w:val="66C0479A"/>
    <w:rsid w:val="66D1135C"/>
    <w:rsid w:val="66E16852"/>
    <w:rsid w:val="66E3AD39"/>
    <w:rsid w:val="66E80BBC"/>
    <w:rsid w:val="66E9AC40"/>
    <w:rsid w:val="66EE6E88"/>
    <w:rsid w:val="66F92BD3"/>
    <w:rsid w:val="67067D3A"/>
    <w:rsid w:val="670CA8E6"/>
    <w:rsid w:val="6716AA92"/>
    <w:rsid w:val="671D1836"/>
    <w:rsid w:val="6721904E"/>
    <w:rsid w:val="67248FC6"/>
    <w:rsid w:val="6724EE89"/>
    <w:rsid w:val="6725519C"/>
    <w:rsid w:val="6728B5B6"/>
    <w:rsid w:val="6729CD0A"/>
    <w:rsid w:val="6731CE34"/>
    <w:rsid w:val="6743FD6D"/>
    <w:rsid w:val="674FB03F"/>
    <w:rsid w:val="67525A10"/>
    <w:rsid w:val="67537951"/>
    <w:rsid w:val="67542518"/>
    <w:rsid w:val="6759B8DC"/>
    <w:rsid w:val="675C2E05"/>
    <w:rsid w:val="675D5749"/>
    <w:rsid w:val="676DDB7C"/>
    <w:rsid w:val="67756F9B"/>
    <w:rsid w:val="677F30FF"/>
    <w:rsid w:val="678D7181"/>
    <w:rsid w:val="678DA3B8"/>
    <w:rsid w:val="679AE06A"/>
    <w:rsid w:val="67AC3795"/>
    <w:rsid w:val="67B63D84"/>
    <w:rsid w:val="67BCB259"/>
    <w:rsid w:val="67C07CB3"/>
    <w:rsid w:val="67C55AD9"/>
    <w:rsid w:val="67C99759"/>
    <w:rsid w:val="67CC0805"/>
    <w:rsid w:val="67D27ACF"/>
    <w:rsid w:val="67D3229C"/>
    <w:rsid w:val="67D4C156"/>
    <w:rsid w:val="67E7BB48"/>
    <w:rsid w:val="67EF69EE"/>
    <w:rsid w:val="67F1C71D"/>
    <w:rsid w:val="67FEB040"/>
    <w:rsid w:val="680D566B"/>
    <w:rsid w:val="68208589"/>
    <w:rsid w:val="6827B460"/>
    <w:rsid w:val="68333321"/>
    <w:rsid w:val="6836A766"/>
    <w:rsid w:val="68406AA5"/>
    <w:rsid w:val="684BAE84"/>
    <w:rsid w:val="687ECF7C"/>
    <w:rsid w:val="689D4B1C"/>
    <w:rsid w:val="68A3799F"/>
    <w:rsid w:val="68A380A9"/>
    <w:rsid w:val="68A3C6B9"/>
    <w:rsid w:val="68B36E4E"/>
    <w:rsid w:val="68BBC6AB"/>
    <w:rsid w:val="68BD9699"/>
    <w:rsid w:val="68DF8A91"/>
    <w:rsid w:val="68E97079"/>
    <w:rsid w:val="68F329DE"/>
    <w:rsid w:val="690BCF8C"/>
    <w:rsid w:val="6911574D"/>
    <w:rsid w:val="6936562B"/>
    <w:rsid w:val="693BD0BA"/>
    <w:rsid w:val="693C565F"/>
    <w:rsid w:val="694E4CCF"/>
    <w:rsid w:val="69540583"/>
    <w:rsid w:val="695E673F"/>
    <w:rsid w:val="69646C70"/>
    <w:rsid w:val="696B646F"/>
    <w:rsid w:val="696C0FB6"/>
    <w:rsid w:val="6970D6E4"/>
    <w:rsid w:val="69888514"/>
    <w:rsid w:val="699286B1"/>
    <w:rsid w:val="69A32E98"/>
    <w:rsid w:val="69A4BF62"/>
    <w:rsid w:val="69BA5C1A"/>
    <w:rsid w:val="69C1057D"/>
    <w:rsid w:val="69E19096"/>
    <w:rsid w:val="69F54F02"/>
    <w:rsid w:val="6A0546EB"/>
    <w:rsid w:val="6A1F812F"/>
    <w:rsid w:val="6A233A11"/>
    <w:rsid w:val="6A2DE64C"/>
    <w:rsid w:val="6A32D961"/>
    <w:rsid w:val="6A36659D"/>
    <w:rsid w:val="6A368FC4"/>
    <w:rsid w:val="6A383B8B"/>
    <w:rsid w:val="6A416E9D"/>
    <w:rsid w:val="6A5486C8"/>
    <w:rsid w:val="6A5BCD1F"/>
    <w:rsid w:val="6A702F38"/>
    <w:rsid w:val="6A70E952"/>
    <w:rsid w:val="6A70FCBB"/>
    <w:rsid w:val="6A7B2D07"/>
    <w:rsid w:val="6A86D682"/>
    <w:rsid w:val="6A8A3AD8"/>
    <w:rsid w:val="6A8B836E"/>
    <w:rsid w:val="6A8E862A"/>
    <w:rsid w:val="6A992699"/>
    <w:rsid w:val="6A9D8529"/>
    <w:rsid w:val="6AA420CD"/>
    <w:rsid w:val="6AA99975"/>
    <w:rsid w:val="6AB49DD8"/>
    <w:rsid w:val="6AB86956"/>
    <w:rsid w:val="6ABE9FC2"/>
    <w:rsid w:val="6AC41E69"/>
    <w:rsid w:val="6ACA308F"/>
    <w:rsid w:val="6ACAD40F"/>
    <w:rsid w:val="6ACF9E9A"/>
    <w:rsid w:val="6AD05062"/>
    <w:rsid w:val="6AD59F85"/>
    <w:rsid w:val="6ADB239A"/>
    <w:rsid w:val="6ADEE90F"/>
    <w:rsid w:val="6ADFA340"/>
    <w:rsid w:val="6AF03F52"/>
    <w:rsid w:val="6AF5705B"/>
    <w:rsid w:val="6B029D32"/>
    <w:rsid w:val="6B03B5ED"/>
    <w:rsid w:val="6B069384"/>
    <w:rsid w:val="6B14C875"/>
    <w:rsid w:val="6B151FBA"/>
    <w:rsid w:val="6B17B37D"/>
    <w:rsid w:val="6B19A711"/>
    <w:rsid w:val="6B2B99CA"/>
    <w:rsid w:val="6B3DDD26"/>
    <w:rsid w:val="6B4F3D7C"/>
    <w:rsid w:val="6B503186"/>
    <w:rsid w:val="6B53A265"/>
    <w:rsid w:val="6B561BB8"/>
    <w:rsid w:val="6B577225"/>
    <w:rsid w:val="6B5B9150"/>
    <w:rsid w:val="6B62F039"/>
    <w:rsid w:val="6B668B8F"/>
    <w:rsid w:val="6B68EBBA"/>
    <w:rsid w:val="6B6A0C13"/>
    <w:rsid w:val="6B6E20D0"/>
    <w:rsid w:val="6B755474"/>
    <w:rsid w:val="6B76DD6C"/>
    <w:rsid w:val="6B7B0352"/>
    <w:rsid w:val="6B87AACA"/>
    <w:rsid w:val="6B944E12"/>
    <w:rsid w:val="6B94C67A"/>
    <w:rsid w:val="6B9A3782"/>
    <w:rsid w:val="6B9D37FC"/>
    <w:rsid w:val="6BA20EB3"/>
    <w:rsid w:val="6BA2E877"/>
    <w:rsid w:val="6BA6E0FE"/>
    <w:rsid w:val="6BB89FA6"/>
    <w:rsid w:val="6BBA68B3"/>
    <w:rsid w:val="6BBDFD68"/>
    <w:rsid w:val="6BC2993A"/>
    <w:rsid w:val="6BC654F2"/>
    <w:rsid w:val="6BCABDA4"/>
    <w:rsid w:val="6BCEB675"/>
    <w:rsid w:val="6BD136B8"/>
    <w:rsid w:val="6BD4CEBA"/>
    <w:rsid w:val="6BD8309A"/>
    <w:rsid w:val="6BDC9EE9"/>
    <w:rsid w:val="6BE3F218"/>
    <w:rsid w:val="6BEC9B41"/>
    <w:rsid w:val="6BF73291"/>
    <w:rsid w:val="6C0AF2B7"/>
    <w:rsid w:val="6C0EB352"/>
    <w:rsid w:val="6C1D49A3"/>
    <w:rsid w:val="6C1EEAB3"/>
    <w:rsid w:val="6C295C3D"/>
    <w:rsid w:val="6C2C5A01"/>
    <w:rsid w:val="6C3EBD37"/>
    <w:rsid w:val="6C493422"/>
    <w:rsid w:val="6C5508B1"/>
    <w:rsid w:val="6C574693"/>
    <w:rsid w:val="6C5AC9DB"/>
    <w:rsid w:val="6C5B31A0"/>
    <w:rsid w:val="6C5C19C7"/>
    <w:rsid w:val="6C5C540E"/>
    <w:rsid w:val="6C6D0C46"/>
    <w:rsid w:val="6C73D6E5"/>
    <w:rsid w:val="6C79DFA7"/>
    <w:rsid w:val="6C7A6DD7"/>
    <w:rsid w:val="6C7B9DA3"/>
    <w:rsid w:val="6C8B1CBE"/>
    <w:rsid w:val="6C98B7E4"/>
    <w:rsid w:val="6C9EED9C"/>
    <w:rsid w:val="6CAB6810"/>
    <w:rsid w:val="6CAC2267"/>
    <w:rsid w:val="6CB52411"/>
    <w:rsid w:val="6CB9111F"/>
    <w:rsid w:val="6CBC99C0"/>
    <w:rsid w:val="6CBECCA9"/>
    <w:rsid w:val="6CC12C4D"/>
    <w:rsid w:val="6CD6A99E"/>
    <w:rsid w:val="6CE8668A"/>
    <w:rsid w:val="6CEEEB5C"/>
    <w:rsid w:val="6CF3A874"/>
    <w:rsid w:val="6CFDFEC4"/>
    <w:rsid w:val="6CFE78D7"/>
    <w:rsid w:val="6D14B24F"/>
    <w:rsid w:val="6D281425"/>
    <w:rsid w:val="6D51B3D4"/>
    <w:rsid w:val="6D5DD16C"/>
    <w:rsid w:val="6D5ECDB2"/>
    <w:rsid w:val="6D613947"/>
    <w:rsid w:val="6D6CDB9B"/>
    <w:rsid w:val="6D6F2C69"/>
    <w:rsid w:val="6D732424"/>
    <w:rsid w:val="6D800269"/>
    <w:rsid w:val="6D824651"/>
    <w:rsid w:val="6D83570D"/>
    <w:rsid w:val="6D9252BB"/>
    <w:rsid w:val="6D92B338"/>
    <w:rsid w:val="6D9732F0"/>
    <w:rsid w:val="6D9EC427"/>
    <w:rsid w:val="6DA3A940"/>
    <w:rsid w:val="6DA3DB80"/>
    <w:rsid w:val="6DA70EC3"/>
    <w:rsid w:val="6DA8B70D"/>
    <w:rsid w:val="6DB0BFA1"/>
    <w:rsid w:val="6DBB83A6"/>
    <w:rsid w:val="6DBEFF60"/>
    <w:rsid w:val="6DD0145B"/>
    <w:rsid w:val="6DD7EA35"/>
    <w:rsid w:val="6DE1A21B"/>
    <w:rsid w:val="6DE298C5"/>
    <w:rsid w:val="6DE5808C"/>
    <w:rsid w:val="6DE8AF64"/>
    <w:rsid w:val="6DEA5569"/>
    <w:rsid w:val="6DF74F7C"/>
    <w:rsid w:val="6E0A1F5F"/>
    <w:rsid w:val="6E12CF6C"/>
    <w:rsid w:val="6E233AA2"/>
    <w:rsid w:val="6E33EAB5"/>
    <w:rsid w:val="6E3792DB"/>
    <w:rsid w:val="6E4152E7"/>
    <w:rsid w:val="6E451A4F"/>
    <w:rsid w:val="6E46BAD3"/>
    <w:rsid w:val="6E51253E"/>
    <w:rsid w:val="6E5789FE"/>
    <w:rsid w:val="6E578B16"/>
    <w:rsid w:val="6E5D2D96"/>
    <w:rsid w:val="6E609356"/>
    <w:rsid w:val="6E65CE42"/>
    <w:rsid w:val="6E67BC67"/>
    <w:rsid w:val="6E7252BC"/>
    <w:rsid w:val="6E7B236D"/>
    <w:rsid w:val="6E7D2C98"/>
    <w:rsid w:val="6E8015AF"/>
    <w:rsid w:val="6E89E397"/>
    <w:rsid w:val="6E93A2A2"/>
    <w:rsid w:val="6E9CAD21"/>
    <w:rsid w:val="6EB3A86B"/>
    <w:rsid w:val="6EBD0DFA"/>
    <w:rsid w:val="6EBF102E"/>
    <w:rsid w:val="6EDD33D8"/>
    <w:rsid w:val="6EE0F81C"/>
    <w:rsid w:val="6EE6EE46"/>
    <w:rsid w:val="6EEB46B2"/>
    <w:rsid w:val="6EFEFE01"/>
    <w:rsid w:val="6F0370ED"/>
    <w:rsid w:val="6F0D6721"/>
    <w:rsid w:val="6F1FB88D"/>
    <w:rsid w:val="6F260EF3"/>
    <w:rsid w:val="6F3E7BCD"/>
    <w:rsid w:val="6F455B93"/>
    <w:rsid w:val="6F4B78A2"/>
    <w:rsid w:val="6F65A01B"/>
    <w:rsid w:val="6F6A3A9C"/>
    <w:rsid w:val="6F702F19"/>
    <w:rsid w:val="6F769D8A"/>
    <w:rsid w:val="6F7A1A1A"/>
    <w:rsid w:val="6F7FC1CB"/>
    <w:rsid w:val="6F86479B"/>
    <w:rsid w:val="6F91E448"/>
    <w:rsid w:val="6F987ECF"/>
    <w:rsid w:val="6F98C62B"/>
    <w:rsid w:val="6F996856"/>
    <w:rsid w:val="6FA3CC28"/>
    <w:rsid w:val="6FB10E93"/>
    <w:rsid w:val="6FD10972"/>
    <w:rsid w:val="6FE37172"/>
    <w:rsid w:val="6FF091D6"/>
    <w:rsid w:val="6FF724D9"/>
    <w:rsid w:val="700408F8"/>
    <w:rsid w:val="7006F87A"/>
    <w:rsid w:val="701AE847"/>
    <w:rsid w:val="70252982"/>
    <w:rsid w:val="7025A2FC"/>
    <w:rsid w:val="7028BC95"/>
    <w:rsid w:val="7035B20E"/>
    <w:rsid w:val="70372BB8"/>
    <w:rsid w:val="7038158B"/>
    <w:rsid w:val="704091FE"/>
    <w:rsid w:val="704842BF"/>
    <w:rsid w:val="70520D4C"/>
    <w:rsid w:val="7065A139"/>
    <w:rsid w:val="706860CE"/>
    <w:rsid w:val="706869AA"/>
    <w:rsid w:val="7068845D"/>
    <w:rsid w:val="7068A1D6"/>
    <w:rsid w:val="7068F83C"/>
    <w:rsid w:val="7069914A"/>
    <w:rsid w:val="7078B776"/>
    <w:rsid w:val="70791136"/>
    <w:rsid w:val="707ADA35"/>
    <w:rsid w:val="707C774C"/>
    <w:rsid w:val="707E7E96"/>
    <w:rsid w:val="7093D9DC"/>
    <w:rsid w:val="7095ED6E"/>
    <w:rsid w:val="70968E17"/>
    <w:rsid w:val="70997097"/>
    <w:rsid w:val="70A7E3E8"/>
    <w:rsid w:val="70B05C64"/>
    <w:rsid w:val="70B63A7B"/>
    <w:rsid w:val="70BF44C8"/>
    <w:rsid w:val="70C01E1B"/>
    <w:rsid w:val="70CAA4E3"/>
    <w:rsid w:val="70D67958"/>
    <w:rsid w:val="70DEE0EB"/>
    <w:rsid w:val="70E9D795"/>
    <w:rsid w:val="70EA7789"/>
    <w:rsid w:val="70F75C01"/>
    <w:rsid w:val="70F98DC9"/>
    <w:rsid w:val="7105919E"/>
    <w:rsid w:val="7106C546"/>
    <w:rsid w:val="710A964E"/>
    <w:rsid w:val="710C5A81"/>
    <w:rsid w:val="713099DF"/>
    <w:rsid w:val="7137B260"/>
    <w:rsid w:val="713DDB38"/>
    <w:rsid w:val="714EA299"/>
    <w:rsid w:val="715F6922"/>
    <w:rsid w:val="7168839F"/>
    <w:rsid w:val="717F9998"/>
    <w:rsid w:val="71824AE5"/>
    <w:rsid w:val="7189B14B"/>
    <w:rsid w:val="718F37D6"/>
    <w:rsid w:val="7192567D"/>
    <w:rsid w:val="71941384"/>
    <w:rsid w:val="71A676BB"/>
    <w:rsid w:val="71B29ED0"/>
    <w:rsid w:val="71B56CB3"/>
    <w:rsid w:val="71B73836"/>
    <w:rsid w:val="71BCED10"/>
    <w:rsid w:val="71C02E10"/>
    <w:rsid w:val="71C7E4BB"/>
    <w:rsid w:val="71CA4C98"/>
    <w:rsid w:val="71CC69B3"/>
    <w:rsid w:val="71E66CDE"/>
    <w:rsid w:val="71F1548F"/>
    <w:rsid w:val="71F6C1D6"/>
    <w:rsid w:val="71FA50CC"/>
    <w:rsid w:val="7200DC66"/>
    <w:rsid w:val="720A31B4"/>
    <w:rsid w:val="720C1114"/>
    <w:rsid w:val="720DE32C"/>
    <w:rsid w:val="721CDBDF"/>
    <w:rsid w:val="721DD155"/>
    <w:rsid w:val="7224A2A6"/>
    <w:rsid w:val="722BFE94"/>
    <w:rsid w:val="7243170A"/>
    <w:rsid w:val="72446BDB"/>
    <w:rsid w:val="724F89C5"/>
    <w:rsid w:val="725324F3"/>
    <w:rsid w:val="72582B23"/>
    <w:rsid w:val="72609A17"/>
    <w:rsid w:val="726D79A9"/>
    <w:rsid w:val="726DEE74"/>
    <w:rsid w:val="727A1557"/>
    <w:rsid w:val="727A9225"/>
    <w:rsid w:val="727CBC2E"/>
    <w:rsid w:val="7284F2AB"/>
    <w:rsid w:val="728C19A9"/>
    <w:rsid w:val="72934B48"/>
    <w:rsid w:val="72952D3A"/>
    <w:rsid w:val="729AA577"/>
    <w:rsid w:val="72A8E948"/>
    <w:rsid w:val="72AC0782"/>
    <w:rsid w:val="72ADD84C"/>
    <w:rsid w:val="72BC974C"/>
    <w:rsid w:val="72D524F1"/>
    <w:rsid w:val="72D604B8"/>
    <w:rsid w:val="72E6CA9A"/>
    <w:rsid w:val="72ED69FD"/>
    <w:rsid w:val="72F2230A"/>
    <w:rsid w:val="72FAC599"/>
    <w:rsid w:val="730890C1"/>
    <w:rsid w:val="730E2CB3"/>
    <w:rsid w:val="73132663"/>
    <w:rsid w:val="7316CBF6"/>
    <w:rsid w:val="73181B54"/>
    <w:rsid w:val="731999FB"/>
    <w:rsid w:val="73363735"/>
    <w:rsid w:val="733EC7BF"/>
    <w:rsid w:val="734DECED"/>
    <w:rsid w:val="736400A9"/>
    <w:rsid w:val="736792D2"/>
    <w:rsid w:val="736866CA"/>
    <w:rsid w:val="737F5DF3"/>
    <w:rsid w:val="73816A14"/>
    <w:rsid w:val="7392364E"/>
    <w:rsid w:val="7398AEE2"/>
    <w:rsid w:val="73AAD9B9"/>
    <w:rsid w:val="73AE1F3A"/>
    <w:rsid w:val="73B93AB5"/>
    <w:rsid w:val="73BCD5E3"/>
    <w:rsid w:val="73C3CA29"/>
    <w:rsid w:val="73C6238C"/>
    <w:rsid w:val="73C82EBD"/>
    <w:rsid w:val="73C9FA92"/>
    <w:rsid w:val="73D4FC62"/>
    <w:rsid w:val="73D6BA68"/>
    <w:rsid w:val="73DCA985"/>
    <w:rsid w:val="73E2E2D2"/>
    <w:rsid w:val="73E73253"/>
    <w:rsid w:val="73EB1655"/>
    <w:rsid w:val="740AE8F3"/>
    <w:rsid w:val="74206817"/>
    <w:rsid w:val="7422CDA2"/>
    <w:rsid w:val="7438B076"/>
    <w:rsid w:val="743C42D1"/>
    <w:rsid w:val="744BEE2F"/>
    <w:rsid w:val="7459CCE9"/>
    <w:rsid w:val="745F409C"/>
    <w:rsid w:val="74652603"/>
    <w:rsid w:val="746B0A01"/>
    <w:rsid w:val="7475BCD0"/>
    <w:rsid w:val="7477E112"/>
    <w:rsid w:val="748598CD"/>
    <w:rsid w:val="7485AEB0"/>
    <w:rsid w:val="748C8E33"/>
    <w:rsid w:val="748E9042"/>
    <w:rsid w:val="7498D6FA"/>
    <w:rsid w:val="749CFF89"/>
    <w:rsid w:val="74AA90E5"/>
    <w:rsid w:val="74AD0BF7"/>
    <w:rsid w:val="74B55019"/>
    <w:rsid w:val="74B67E3A"/>
    <w:rsid w:val="74C14063"/>
    <w:rsid w:val="74C24069"/>
    <w:rsid w:val="74C24535"/>
    <w:rsid w:val="74C57559"/>
    <w:rsid w:val="74C8E100"/>
    <w:rsid w:val="74CA1197"/>
    <w:rsid w:val="74CE89C8"/>
    <w:rsid w:val="74D8E240"/>
    <w:rsid w:val="74F1436E"/>
    <w:rsid w:val="74F6E27E"/>
    <w:rsid w:val="750705D6"/>
    <w:rsid w:val="7507E047"/>
    <w:rsid w:val="750A5816"/>
    <w:rsid w:val="750C71A5"/>
    <w:rsid w:val="751F04B4"/>
    <w:rsid w:val="751F1337"/>
    <w:rsid w:val="75375E05"/>
    <w:rsid w:val="753AD368"/>
    <w:rsid w:val="7546E9B6"/>
    <w:rsid w:val="75528413"/>
    <w:rsid w:val="75644F85"/>
    <w:rsid w:val="7565E313"/>
    <w:rsid w:val="7567C112"/>
    <w:rsid w:val="75693004"/>
    <w:rsid w:val="756ECDA7"/>
    <w:rsid w:val="756FE31D"/>
    <w:rsid w:val="756FE68E"/>
    <w:rsid w:val="7571C2FA"/>
    <w:rsid w:val="7576B852"/>
    <w:rsid w:val="75886961"/>
    <w:rsid w:val="759024FF"/>
    <w:rsid w:val="75ADFFF2"/>
    <w:rsid w:val="75B462B4"/>
    <w:rsid w:val="75BA3432"/>
    <w:rsid w:val="75BCBF33"/>
    <w:rsid w:val="75C1ABA8"/>
    <w:rsid w:val="75C4089E"/>
    <w:rsid w:val="75CD2689"/>
    <w:rsid w:val="75CD470A"/>
    <w:rsid w:val="75CFC772"/>
    <w:rsid w:val="75D453C4"/>
    <w:rsid w:val="75DA855E"/>
    <w:rsid w:val="75E44C06"/>
    <w:rsid w:val="75EE5A65"/>
    <w:rsid w:val="75F773C5"/>
    <w:rsid w:val="75FEBF0D"/>
    <w:rsid w:val="760C905A"/>
    <w:rsid w:val="76131AC5"/>
    <w:rsid w:val="761C7055"/>
    <w:rsid w:val="76278057"/>
    <w:rsid w:val="76279135"/>
    <w:rsid w:val="762DDEFC"/>
    <w:rsid w:val="763C69DD"/>
    <w:rsid w:val="76460EB4"/>
    <w:rsid w:val="76475931"/>
    <w:rsid w:val="764AC568"/>
    <w:rsid w:val="765422A3"/>
    <w:rsid w:val="7655DCB3"/>
    <w:rsid w:val="7659F9F2"/>
    <w:rsid w:val="765CF6BB"/>
    <w:rsid w:val="7666BA3F"/>
    <w:rsid w:val="7669D6C1"/>
    <w:rsid w:val="767C915B"/>
    <w:rsid w:val="76811FF2"/>
    <w:rsid w:val="768705C0"/>
    <w:rsid w:val="76996CD8"/>
    <w:rsid w:val="769D8044"/>
    <w:rsid w:val="769D8622"/>
    <w:rsid w:val="769F6115"/>
    <w:rsid w:val="76A279BA"/>
    <w:rsid w:val="76BF2B11"/>
    <w:rsid w:val="76C8FF0A"/>
    <w:rsid w:val="76D7C0BC"/>
    <w:rsid w:val="76FCC6F3"/>
    <w:rsid w:val="76FE0668"/>
    <w:rsid w:val="770166AA"/>
    <w:rsid w:val="7704CA37"/>
    <w:rsid w:val="770F58D3"/>
    <w:rsid w:val="7717880E"/>
    <w:rsid w:val="771D9243"/>
    <w:rsid w:val="771E8CCA"/>
    <w:rsid w:val="774496AA"/>
    <w:rsid w:val="77462608"/>
    <w:rsid w:val="7747FA68"/>
    <w:rsid w:val="77678FC3"/>
    <w:rsid w:val="776FC70A"/>
    <w:rsid w:val="7775AD36"/>
    <w:rsid w:val="777E8775"/>
    <w:rsid w:val="777FD6FF"/>
    <w:rsid w:val="7792E4EF"/>
    <w:rsid w:val="77A270F8"/>
    <w:rsid w:val="77B2EF31"/>
    <w:rsid w:val="77B41C11"/>
    <w:rsid w:val="77C0D464"/>
    <w:rsid w:val="77C14C39"/>
    <w:rsid w:val="77CAA35F"/>
    <w:rsid w:val="77D1F813"/>
    <w:rsid w:val="77D4897C"/>
    <w:rsid w:val="77FF3FEC"/>
    <w:rsid w:val="780023A2"/>
    <w:rsid w:val="78007EEB"/>
    <w:rsid w:val="78190974"/>
    <w:rsid w:val="7830FCB5"/>
    <w:rsid w:val="78347EDB"/>
    <w:rsid w:val="78412A87"/>
    <w:rsid w:val="7842ED7D"/>
    <w:rsid w:val="78444AA2"/>
    <w:rsid w:val="784C6AE2"/>
    <w:rsid w:val="7852CEBF"/>
    <w:rsid w:val="78589784"/>
    <w:rsid w:val="785D897F"/>
    <w:rsid w:val="785DCCE1"/>
    <w:rsid w:val="7864066F"/>
    <w:rsid w:val="78652FA0"/>
    <w:rsid w:val="7867F607"/>
    <w:rsid w:val="78693F82"/>
    <w:rsid w:val="78696B01"/>
    <w:rsid w:val="7875B6C3"/>
    <w:rsid w:val="7878D769"/>
    <w:rsid w:val="787EF4AF"/>
    <w:rsid w:val="788BCDD1"/>
    <w:rsid w:val="78999D57"/>
    <w:rsid w:val="78A124A4"/>
    <w:rsid w:val="78A262E7"/>
    <w:rsid w:val="78A68668"/>
    <w:rsid w:val="78AAC28F"/>
    <w:rsid w:val="78B86568"/>
    <w:rsid w:val="78BAF004"/>
    <w:rsid w:val="78C11FD2"/>
    <w:rsid w:val="78E964E9"/>
    <w:rsid w:val="78EA7A92"/>
    <w:rsid w:val="78EAD217"/>
    <w:rsid w:val="790575A5"/>
    <w:rsid w:val="7907BF7A"/>
    <w:rsid w:val="790AED44"/>
    <w:rsid w:val="790DC1E4"/>
    <w:rsid w:val="7912C51C"/>
    <w:rsid w:val="791331DD"/>
    <w:rsid w:val="7919136F"/>
    <w:rsid w:val="793529E2"/>
    <w:rsid w:val="79389AC0"/>
    <w:rsid w:val="793EB87D"/>
    <w:rsid w:val="79400B93"/>
    <w:rsid w:val="7945535E"/>
    <w:rsid w:val="794F87BA"/>
    <w:rsid w:val="794F9763"/>
    <w:rsid w:val="7951CA97"/>
    <w:rsid w:val="796E3298"/>
    <w:rsid w:val="79701922"/>
    <w:rsid w:val="7971204C"/>
    <w:rsid w:val="79715F79"/>
    <w:rsid w:val="79737FBB"/>
    <w:rsid w:val="79747CC2"/>
    <w:rsid w:val="7980E795"/>
    <w:rsid w:val="798CC8B1"/>
    <w:rsid w:val="7990E7B4"/>
    <w:rsid w:val="79A53E99"/>
    <w:rsid w:val="79B0A8E4"/>
    <w:rsid w:val="79B3FCF2"/>
    <w:rsid w:val="79C4373D"/>
    <w:rsid w:val="79C896C4"/>
    <w:rsid w:val="79D50F8B"/>
    <w:rsid w:val="79DEBBC2"/>
    <w:rsid w:val="79E2AC9D"/>
    <w:rsid w:val="79E5BA5C"/>
    <w:rsid w:val="79F1F11C"/>
    <w:rsid w:val="79F2481E"/>
    <w:rsid w:val="79F63728"/>
    <w:rsid w:val="7A04B8D7"/>
    <w:rsid w:val="7A0B3894"/>
    <w:rsid w:val="7A0E4839"/>
    <w:rsid w:val="7A2D55C9"/>
    <w:rsid w:val="7A37890E"/>
    <w:rsid w:val="7A4113EF"/>
    <w:rsid w:val="7A47BE32"/>
    <w:rsid w:val="7A4AF6B6"/>
    <w:rsid w:val="7A56F3EE"/>
    <w:rsid w:val="7A58FC61"/>
    <w:rsid w:val="7A591FEC"/>
    <w:rsid w:val="7A6583AB"/>
    <w:rsid w:val="7A70E38F"/>
    <w:rsid w:val="7A7C272C"/>
    <w:rsid w:val="7A8395FC"/>
    <w:rsid w:val="7A89445F"/>
    <w:rsid w:val="7A8D38D5"/>
    <w:rsid w:val="7A9BFFC3"/>
    <w:rsid w:val="7A9F7F60"/>
    <w:rsid w:val="7AA2155D"/>
    <w:rsid w:val="7AABFB74"/>
    <w:rsid w:val="7AB6887D"/>
    <w:rsid w:val="7AC2B69F"/>
    <w:rsid w:val="7AD26BB1"/>
    <w:rsid w:val="7AD9C58A"/>
    <w:rsid w:val="7AEB8D2B"/>
    <w:rsid w:val="7AECAF64"/>
    <w:rsid w:val="7AED3731"/>
    <w:rsid w:val="7AEFE46F"/>
    <w:rsid w:val="7AF31FEB"/>
    <w:rsid w:val="7AF3CB40"/>
    <w:rsid w:val="7B02C98C"/>
    <w:rsid w:val="7B06D0F1"/>
    <w:rsid w:val="7B0AAC40"/>
    <w:rsid w:val="7B103664"/>
    <w:rsid w:val="7B13635D"/>
    <w:rsid w:val="7B183C98"/>
    <w:rsid w:val="7B1FEB42"/>
    <w:rsid w:val="7B2F1239"/>
    <w:rsid w:val="7B310335"/>
    <w:rsid w:val="7B32D4DF"/>
    <w:rsid w:val="7B3AE831"/>
    <w:rsid w:val="7B467415"/>
    <w:rsid w:val="7B4CF171"/>
    <w:rsid w:val="7B4D66B2"/>
    <w:rsid w:val="7B4D7EE3"/>
    <w:rsid w:val="7B52EE06"/>
    <w:rsid w:val="7B546A64"/>
    <w:rsid w:val="7B54D930"/>
    <w:rsid w:val="7B553407"/>
    <w:rsid w:val="7B5D8696"/>
    <w:rsid w:val="7B69F57E"/>
    <w:rsid w:val="7B6ACE00"/>
    <w:rsid w:val="7B78863C"/>
    <w:rsid w:val="7B879CF3"/>
    <w:rsid w:val="7B87DF13"/>
    <w:rsid w:val="7B8C42A7"/>
    <w:rsid w:val="7B9BF1A0"/>
    <w:rsid w:val="7B9C67EA"/>
    <w:rsid w:val="7BA6417B"/>
    <w:rsid w:val="7BB396F4"/>
    <w:rsid w:val="7BB97E1C"/>
    <w:rsid w:val="7BBA2928"/>
    <w:rsid w:val="7BBCB784"/>
    <w:rsid w:val="7BC305E8"/>
    <w:rsid w:val="7BC71D57"/>
    <w:rsid w:val="7BC9EDE8"/>
    <w:rsid w:val="7BCCED13"/>
    <w:rsid w:val="7BCD2A52"/>
    <w:rsid w:val="7BD1ADFB"/>
    <w:rsid w:val="7BD23194"/>
    <w:rsid w:val="7BD3D183"/>
    <w:rsid w:val="7BD46B5F"/>
    <w:rsid w:val="7BD540A1"/>
    <w:rsid w:val="7BD59EAE"/>
    <w:rsid w:val="7BD8C568"/>
    <w:rsid w:val="7BEB921A"/>
    <w:rsid w:val="7BF0DCF8"/>
    <w:rsid w:val="7BFEB10D"/>
    <w:rsid w:val="7C0A508F"/>
    <w:rsid w:val="7C1986BA"/>
    <w:rsid w:val="7C1AFEF0"/>
    <w:rsid w:val="7C2C0DCD"/>
    <w:rsid w:val="7C35219F"/>
    <w:rsid w:val="7C45183A"/>
    <w:rsid w:val="7C5F4BCA"/>
    <w:rsid w:val="7C6B8823"/>
    <w:rsid w:val="7C7C47E2"/>
    <w:rsid w:val="7C89182B"/>
    <w:rsid w:val="7C8C7489"/>
    <w:rsid w:val="7C925F34"/>
    <w:rsid w:val="7C954ED2"/>
    <w:rsid w:val="7C99FC26"/>
    <w:rsid w:val="7C9A4F12"/>
    <w:rsid w:val="7CA6560E"/>
    <w:rsid w:val="7CA90281"/>
    <w:rsid w:val="7CA97D3A"/>
    <w:rsid w:val="7CAC7AEB"/>
    <w:rsid w:val="7CB01B5A"/>
    <w:rsid w:val="7CB2A80F"/>
    <w:rsid w:val="7CB40E34"/>
    <w:rsid w:val="7CBF4587"/>
    <w:rsid w:val="7CC1C547"/>
    <w:rsid w:val="7CC364C8"/>
    <w:rsid w:val="7CCBF415"/>
    <w:rsid w:val="7CD4286B"/>
    <w:rsid w:val="7CD74B62"/>
    <w:rsid w:val="7CDA2CC1"/>
    <w:rsid w:val="7CE33F2C"/>
    <w:rsid w:val="7CE7F444"/>
    <w:rsid w:val="7CEC4DC7"/>
    <w:rsid w:val="7CEE3138"/>
    <w:rsid w:val="7CF57CEA"/>
    <w:rsid w:val="7CF5F7BC"/>
    <w:rsid w:val="7CFE1592"/>
    <w:rsid w:val="7D041728"/>
    <w:rsid w:val="7D07FD58"/>
    <w:rsid w:val="7D09EF78"/>
    <w:rsid w:val="7D111A9D"/>
    <w:rsid w:val="7D13463C"/>
    <w:rsid w:val="7D242A72"/>
    <w:rsid w:val="7D32C06A"/>
    <w:rsid w:val="7D3C1559"/>
    <w:rsid w:val="7D420459"/>
    <w:rsid w:val="7D4F67EE"/>
    <w:rsid w:val="7D54255C"/>
    <w:rsid w:val="7D5A4A50"/>
    <w:rsid w:val="7D5AD997"/>
    <w:rsid w:val="7D5F56B9"/>
    <w:rsid w:val="7D64B2C0"/>
    <w:rsid w:val="7D839948"/>
    <w:rsid w:val="7D8B5E5C"/>
    <w:rsid w:val="7D8C51EB"/>
    <w:rsid w:val="7D99F240"/>
    <w:rsid w:val="7DA313FB"/>
    <w:rsid w:val="7DA3C951"/>
    <w:rsid w:val="7DADC0A9"/>
    <w:rsid w:val="7DCD4E93"/>
    <w:rsid w:val="7DDC0FAC"/>
    <w:rsid w:val="7DDF9A9B"/>
    <w:rsid w:val="7DE2091B"/>
    <w:rsid w:val="7DE81528"/>
    <w:rsid w:val="7DF3EB57"/>
    <w:rsid w:val="7DFCF33A"/>
    <w:rsid w:val="7E017DF7"/>
    <w:rsid w:val="7E079E2C"/>
    <w:rsid w:val="7E1AD88D"/>
    <w:rsid w:val="7E1D0102"/>
    <w:rsid w:val="7E22E57E"/>
    <w:rsid w:val="7E23CCF0"/>
    <w:rsid w:val="7E33C846"/>
    <w:rsid w:val="7E418D18"/>
    <w:rsid w:val="7E55DB1C"/>
    <w:rsid w:val="7E5E9A0C"/>
    <w:rsid w:val="7E6CB779"/>
    <w:rsid w:val="7E7CE5B6"/>
    <w:rsid w:val="7E8071CA"/>
    <w:rsid w:val="7E8B025D"/>
    <w:rsid w:val="7E9723AB"/>
    <w:rsid w:val="7EA51B97"/>
    <w:rsid w:val="7EA66171"/>
    <w:rsid w:val="7EA6739E"/>
    <w:rsid w:val="7EC0B33F"/>
    <w:rsid w:val="7EF1C6FA"/>
    <w:rsid w:val="7EF69B7D"/>
    <w:rsid w:val="7F039FD5"/>
    <w:rsid w:val="7F06EC36"/>
    <w:rsid w:val="7F099C66"/>
    <w:rsid w:val="7F0CEF1D"/>
    <w:rsid w:val="7F13D25A"/>
    <w:rsid w:val="7F19DFF6"/>
    <w:rsid w:val="7F275067"/>
    <w:rsid w:val="7F38EFDD"/>
    <w:rsid w:val="7F3FCF78"/>
    <w:rsid w:val="7F466758"/>
    <w:rsid w:val="7F4C445C"/>
    <w:rsid w:val="7F545980"/>
    <w:rsid w:val="7F6583C0"/>
    <w:rsid w:val="7F6916F8"/>
    <w:rsid w:val="7F6F5D7C"/>
    <w:rsid w:val="7F7E97D4"/>
    <w:rsid w:val="7F88F7C8"/>
    <w:rsid w:val="7FA5F29B"/>
    <w:rsid w:val="7FAFB02A"/>
    <w:rsid w:val="7FBAD75C"/>
    <w:rsid w:val="7FBC140F"/>
    <w:rsid w:val="7FC02AF9"/>
    <w:rsid w:val="7FCF36CA"/>
    <w:rsid w:val="7FD438FF"/>
    <w:rsid w:val="7FD6B010"/>
    <w:rsid w:val="7FDB0877"/>
    <w:rsid w:val="7FDC2800"/>
    <w:rsid w:val="7FE48ADE"/>
    <w:rsid w:val="7FE921DF"/>
    <w:rsid w:val="7FFDF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86514"/>
  <w15:docId w15:val="{9C5F4964-0439-495A-A27B-7FDF0A6ECB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241F165A"/>
    <w:rPr>
      <w:noProof/>
      <w:lang w:val="th-TH"/>
    </w:rPr>
  </w:style>
  <w:style w:type="paragraph" w:styleId="Heading1">
    <w:name w:val="heading 1"/>
    <w:basedOn w:val="Normal"/>
    <w:next w:val="Normal"/>
    <w:uiPriority w:val="9"/>
    <w:qFormat/>
    <w:rsid w:val="241F165A"/>
    <w:pPr>
      <w:keepNext/>
      <w:keepLines/>
      <w:tabs>
        <w:tab w:val="right" w:pos="12000"/>
      </w:tabs>
      <w:spacing w:before="60"/>
      <w:ind w:left="720" w:hanging="360"/>
      <w:outlineLvl w:val="0"/>
    </w:pPr>
    <w:rPr>
      <w:rFonts w:ascii="Sarabun" w:hAnsi="Sarabun" w:eastAsia="Sarabun" w:cs="Sarabun"/>
      <w:b/>
      <w:bCs/>
    </w:rPr>
  </w:style>
  <w:style w:type="paragraph" w:styleId="Heading2">
    <w:name w:val="heading 2"/>
    <w:basedOn w:val="Normal"/>
    <w:next w:val="Normal"/>
    <w:uiPriority w:val="9"/>
    <w:unhideWhenUsed/>
    <w:qFormat/>
    <w:rsid w:val="241F165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41F165A"/>
    <w:pPr>
      <w:keepNext/>
      <w:keepLines/>
      <w:tabs>
        <w:tab w:val="right" w:pos="12000"/>
      </w:tabs>
      <w:spacing w:before="60"/>
      <w:ind w:left="720" w:hanging="360"/>
      <w:outlineLvl w:val="2"/>
    </w:pPr>
    <w:rPr>
      <w:rFonts w:ascii="Sarabun" w:hAnsi="Sarabun" w:eastAsia="Sarabun" w:cs="Sarabu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241F165A"/>
    <w:pPr>
      <w:keepNext/>
      <w:keepLines/>
      <w:outlineLvl w:val="3"/>
    </w:pPr>
    <w:rPr>
      <w:rFonts w:ascii="Sarabun" w:hAnsi="Sarabun" w:eastAsia="Sarabun" w:cs="Sarabun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241F165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241F165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241F165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241F165A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paragraph" w:styleId="CommentText">
    <w:name w:val="Comment Text"/>
    <w:basedOn w:val="Normal"/>
    <w:link w:val="CommentTextChar"/>
    <w:uiPriority w:val="99"/>
    <w:semiHidden/>
    <w:unhideWhenUsed/>
    <w:rsid w:val="241F165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241F165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241F165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721D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721D5"/>
    <w:rPr>
      <w:noProof/>
      <w:lang w:val="th-TH"/>
    </w:rPr>
  </w:style>
  <w:style w:type="paragraph" w:styleId="Footer">
    <w:name w:val="footer"/>
    <w:basedOn w:val="Normal"/>
    <w:link w:val="FooterChar"/>
    <w:uiPriority w:val="99"/>
    <w:unhideWhenUsed/>
    <w:rsid w:val="006721D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21D5"/>
    <w:rPr>
      <w:noProof/>
      <w:lang w:val="th-TH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223DC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23DC9"/>
    <w:rPr>
      <w:b/>
      <w:bCs/>
      <w:noProof/>
      <w:sz w:val="20"/>
      <w:szCs w:val="20"/>
      <w:lang w:val="th-TH"/>
    </w:rPr>
  </w:style>
  <w:style w:type="paragraph" w:styleId="NoSpacing">
    <w:name w:val="No Spacing"/>
    <w:uiPriority w:val="1"/>
    <w:qFormat/>
    <w:rsid w:val="74C57559"/>
  </w:style>
  <w:style w:type="paragraph" w:styleId="Revision">
    <w:name w:val="Revision"/>
    <w:hidden/>
    <w:uiPriority w:val="99"/>
    <w:semiHidden/>
    <w:rsid w:val="00F07165"/>
    <w:pPr>
      <w:spacing w:line="240" w:lineRule="auto"/>
    </w:pPr>
    <w:rPr>
      <w:noProof/>
      <w:lang w:val="th-TH"/>
    </w:rPr>
  </w:style>
  <w:style w:type="paragraph" w:styleId="TOC1">
    <w:name w:val="toc 1"/>
    <w:basedOn w:val="Normal"/>
    <w:next w:val="Normal"/>
    <w:autoRedefine/>
    <w:uiPriority w:val="39"/>
    <w:unhideWhenUsed/>
    <w:rsid w:val="00F027CB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F0696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9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10B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noProof w:val="0"/>
      <w:sz w:val="24"/>
      <w:szCs w:val="24"/>
      <w:lang w:val="en-US" w:eastAsia="en-US" w:bidi="th-TH"/>
    </w:rPr>
  </w:style>
  <w:style w:type="character" w:styleId="Strong">
    <w:name w:val="Strong"/>
    <w:basedOn w:val="DefaultParagraphFont"/>
    <w:uiPriority w:val="22"/>
    <w:qFormat/>
    <w:rsid w:val="002C10B8"/>
    <w:rPr>
      <w:b/>
      <w:bCs/>
    </w:rPr>
  </w:style>
  <w:style w:type="character" w:styleId="Heading4Char" w:customStyle="1">
    <w:name w:val="Heading 4 Char"/>
    <w:basedOn w:val="DefaultParagraphFont"/>
    <w:link w:val="Heading4"/>
    <w:uiPriority w:val="9"/>
    <w:rsid w:val="00E64B56"/>
    <w:rPr>
      <w:rFonts w:ascii="Sarabun" w:hAnsi="Sarabun" w:eastAsia="Sarabun" w:cs="Sarabun"/>
      <w:noProof/>
      <w:lang w:val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liidp-my.sharepoint.com/:x:/g/personal/benyathip_luen_thailife_com/IQAH8cx9lPFLQ5mbrfpQ4APxAR3SwPB7YFQqNiKpzIpYJks?e=EjBh24" TargetMode="External" Id="rId117" /><Relationship Type="http://schemas.microsoft.com/office/2016/09/relationships/commentsIds" Target="commentsIds.xml" Id="rId21" /><Relationship Type="http://schemas.openxmlformats.org/officeDocument/2006/relationships/hyperlink" Target="https://tliidp-my.sharepoint.com/:x:/g/personal/benyathip_luen_thailife_com/IQAtAZmxQpy1Q6_An9tmwXS7ATNa0MHyLDwzStHfPyipQPA?e=ezn9Vn" TargetMode="External" Id="rId42" /><Relationship Type="http://schemas.openxmlformats.org/officeDocument/2006/relationships/image" Target="media/image7.png" Id="rId47" /><Relationship Type="http://schemas.openxmlformats.org/officeDocument/2006/relationships/hyperlink" Target="https://tliidp.sharepoint.com/:w:/r/sites/NASADISTeam/_layouts/15/Doc.aspx?sourcedoc=%7B2635CCCA-60C5-443E-9053-9C89EB82DD6A%7D&amp;file=%5BBR%20-%20TL%20Pro%20Plus%5D%20-%20%25u0e1a%25u0e31%25u0e19%25u0e17%25u0e36%25u0e01%25u0e1c%25u0e39%25u0e49%25u0e21%25u0e38%25u0e48%25u0e07%25u0e2b%25u0e27%25u0e31%25u0e07%25u0e42%25u0e04%25u0e23%25u0e07%25u0e01%25u0e32%25u0e23%20Worksite.docx&amp;action=default&amp;mobileredirect=true" TargetMode="External" Id="rId63" /><Relationship Type="http://schemas.openxmlformats.org/officeDocument/2006/relationships/hyperlink" Target="https://tliidp.sharepoint.com/:b:/s/TeamITProject-2566_NASAImplementation/IQCtk2-tiBjgTKOKh_zN8BjrAZUf8BuFC6iKx1XabPM2RYk?e=iNmaCn" TargetMode="External" Id="rId68" /><Relationship Type="http://schemas.openxmlformats.org/officeDocument/2006/relationships/hyperlink" Target="https://tliidp.sharepoint.com/:x:/s/TeamITProject-2566_NASAImplementation/IQBiszOTz93_QLmkc06yv1MxAWKTdnxcEYNxbGPohn1SXQI?e=Ia6iLG" TargetMode="External" Id="rId84" /><Relationship Type="http://schemas.openxmlformats.org/officeDocument/2006/relationships/hyperlink" Target="https://tliidp.sharepoint.com/:x:/s/TeamITProject-2566_NASAImplementation/IQDGJecxzGqCT70MpSKcVT6DAT_Fo8n3FlFimjvnW7H-SPA?e=6Q8REC" TargetMode="External" Id="rId89" /><Relationship Type="http://schemas.openxmlformats.org/officeDocument/2006/relationships/hyperlink" Target="https://tliidp-my.sharepoint.com/:x:/g/personal/krit_san_thailife_com/IQB6xRHKqoF8S6DCZELNMFceAeWxtTT6hUoQGBg29n9gpYc?e=qttOTY" TargetMode="External" Id="rId112" /><Relationship Type="http://schemas.openxmlformats.org/officeDocument/2006/relationships/image" Target="media/image3.png" Id="rId16" /><Relationship Type="http://schemas.openxmlformats.org/officeDocument/2006/relationships/hyperlink" Target="https://tliidp.sharepoint.com/:x:/s/TeamITProject-2566_NASAImplementation/IQBiszOTz93_QLmkc06yv1MxAWKTdnxcEYNxbGPohn1SXQI?e=Ia6iLG" TargetMode="External" Id="rId107" /><Relationship Type="http://schemas.openxmlformats.org/officeDocument/2006/relationships/image" Target="media/image1.png" Id="rId11" /><Relationship Type="http://schemas.openxmlformats.org/officeDocument/2006/relationships/image" Target="media/image5.png" Id="rId32" /><Relationship Type="http://schemas.openxmlformats.org/officeDocument/2006/relationships/hyperlink" Target="https://tliidp-my.sharepoint.com/:x:/g/personal/benyathip_luen_thailife_com/IQAH8cx9lPFLQ5mbrfpQ4APxAR3SwPB7YFQqNiKpzIpYJks?e=EjBh24" TargetMode="External" Id="rId37" /><Relationship Type="http://schemas.openxmlformats.org/officeDocument/2006/relationships/hyperlink" Target="https://drive.google.com/file/d/13azB5y4Vbl3LyY1qBzgHMIv7H-9Vknd7/view?usp=drive_link" TargetMode="External" Id="rId53" /><Relationship Type="http://schemas.openxmlformats.org/officeDocument/2006/relationships/hyperlink" Target="https://tliidp-my.sharepoint.com/:x:/g/personal/artima_dor_thailife_com/IQBVY6rPMdl-RYnwhWhgUs7_ARS5OR83v6sTxfpRe2YdlCI?e=b987Qw" TargetMode="External" Id="rId58" /><Relationship Type="http://schemas.openxmlformats.org/officeDocument/2006/relationships/hyperlink" Target="https://tliidp.sharepoint.com/:w:/s/TeamITProject-2566_NASAImplementation/IQD2CO0kojP_ToXSr4WmP0kFAcjetSvtz3L8_k7T41CLckU?e=iXaR0g" TargetMode="External" Id="rId74" /><Relationship Type="http://schemas.openxmlformats.org/officeDocument/2006/relationships/hyperlink" Target="https://tliidp.sharepoint.com/:x:/s/TeamITProject-2566_NASAImplementation/IQDGJecxzGqCT70MpSKcVT6DAT_Fo8n3FlFimjvnW7H-SPA?e=6Q8REC" TargetMode="External" Id="rId79" /><Relationship Type="http://schemas.openxmlformats.org/officeDocument/2006/relationships/hyperlink" Target="https://tliidp.sharepoint.com/:x:/s/TeamITProject-2566_NASAImplementation/IQDGJecxzGqCT70MpSKcVT6DAT_Fo8n3FlFimjvnW7H-SPA?e=6Q8REC" TargetMode="External" Id="rId102" /><Relationship Type="http://schemas.openxmlformats.org/officeDocument/2006/relationships/hyperlink" Target="https://docs.google.com/document/d/1-WtwEKGIXMdbOG_GXyoN1e-flPmdPfcbCOnpwGaCsxc/edit?tab=t.0" TargetMode="External" Id="rId123" /><Relationship Type="http://schemas.openxmlformats.org/officeDocument/2006/relationships/fontTable" Target="fontTable.xml" Id="rId128" /><Relationship Type="http://schemas.openxmlformats.org/officeDocument/2006/relationships/numbering" Target="numbering.xml" Id="rId5" /><Relationship Type="http://schemas.openxmlformats.org/officeDocument/2006/relationships/hyperlink" Target="https://tliidp.sharepoint.com/:x:/s/TeamITProject-2566_NASAImplementation/IQDGJecxzGqCT70MpSKcVT6DAT_Fo8n3FlFimjvnW7H-SPA?e=6Q8REC" TargetMode="External" Id="rId90" /><Relationship Type="http://schemas.openxmlformats.org/officeDocument/2006/relationships/hyperlink" Target="https://tliidp-my.sharepoint.com/:w:/r/personal/benyathip_luen_thailife_com/Documents/%5BNASA_R2%5D%20BA%20Document/Lead%20%26%20Prospect/Initial/%5BNASA%5D%20BRD%20-%20Lead%20%26%20Prospect%20V.4.0.docx?d=w5849e997bbde4b959e9e7b52c2311982&amp;csf=1&amp;web=1&amp;e=T87kt0" TargetMode="External" Id="rId95" /><Relationship Type="http://schemas.microsoft.com/office/2018/08/relationships/commentsExtensible" Target="commentsExtensible.xml" Id="rId22" /><Relationship Type="http://schemas.openxmlformats.org/officeDocument/2006/relationships/hyperlink" Target="https://tliidp-my.sharepoint.com/:w:/g/personal/benyathip_luen_thailife_com/IQDvP0UWrVrdSbXdfEIsxfWqAd50AOtBWeLs9BoEskA_W7I?e=Squrlo" TargetMode="External" Id="rId27" /><Relationship Type="http://schemas.openxmlformats.org/officeDocument/2006/relationships/hyperlink" Target="https://tliidp-my.sharepoint.com/:x:/g/personal/benyathip_luen_thailife_com/IQAH8cx9lPFLQ5mbrfpQ4APxAR3SwPB7YFQqNiKpzIpYJks?e=EjBh24" TargetMode="External" Id="rId43" /><Relationship Type="http://schemas.openxmlformats.org/officeDocument/2006/relationships/hyperlink" Target="https://docs.google.com/spreadsheets/d/1BSgS6O_aDKh3eqtwXtVlp8I_aOm0zfWYZeii_D0kxi8/edit?usp=sharing" TargetMode="External" Id="rId48" /><Relationship Type="http://schemas.openxmlformats.org/officeDocument/2006/relationships/hyperlink" Target="https://tliidp-my.sharepoint.com/:x:/r/personal/benyathip_luen_thailife_com/Documents/%5BNASA_R2%5D%20BA%20Document/%5BNASA%5D%20Status%20Master.xlsx?d=wb199012d9c4243b5afc09fdb66c174bb&amp;csf=1&amp;web=1&amp;e=ZkZdG4" TargetMode="External" Id="rId64" /><Relationship Type="http://schemas.openxmlformats.org/officeDocument/2006/relationships/hyperlink" Target="https://tliidp.sharepoint.com/:b:/s/TeamITProject-2566_NASAImplementation/IQBatxCo8y4_TJmdN3bcWm9tAVsloI1j210wAOVk4THukxk?e=mTO69D" TargetMode="External" Id="rId69" /><Relationship Type="http://schemas.openxmlformats.org/officeDocument/2006/relationships/hyperlink" Target="https://tliidp-my.sharepoint.com/:x:/g/personal/benyathip_luen_thailife_com/IQD-qegCHb6bTKaT-G6eGAMkAcjI_ZJewkxKkI_L2HZrUes?e=tHdoWO" TargetMode="External" Id="rId113" /><Relationship Type="http://schemas.openxmlformats.org/officeDocument/2006/relationships/hyperlink" Target="https://docs.google.com/spreadsheets/d/1IUDmmQpyJWqPfwvm8Ll2qKrnvkkiYZRyUkTzjoQq8aQ/edit?gid=1412541733" TargetMode="External" Id="rId118" /><Relationship Type="http://schemas.openxmlformats.org/officeDocument/2006/relationships/hyperlink" Target="https://tliidp.sharepoint.com/:x:/s/TeamITProject-2566_NASAImplementation/IQDGJecxzGqCT70MpSKcVT6DAT_Fo8n3FlFimjvnW7H-SPA?e=6Q8REC" TargetMode="External" Id="rId80" /><Relationship Type="http://schemas.openxmlformats.org/officeDocument/2006/relationships/hyperlink" Target="https://tliidp.sharepoint.com/:w:/s/TeamITProject-2566_NASAImplementation/IQDjqi_lD-bNTY8kfJbBPxsGAbELMdMUczCniwEbdnvchgQ?e=fVwsWP" TargetMode="External" Id="rId85" /><Relationship Type="http://schemas.openxmlformats.org/officeDocument/2006/relationships/hyperlink" Target="https://tliidp-my.sharepoint.com/:b:/g/personal/benyathip_luen_thailife_com/IQCrPI9ngXXYSozyOSm3UAitAcvpHLrSsk5cDBmaLy3nLZY?e=yZ144D" TargetMode="External" Id="rId12" /><Relationship Type="http://schemas.openxmlformats.org/officeDocument/2006/relationships/image" Target="media/image4.png" Id="rId17" /><Relationship Type="http://schemas.openxmlformats.org/officeDocument/2006/relationships/hyperlink" Target="https://tliidp-my.sharepoint.com/:x:/g/personal/benyathip_luen_thailife_com/IQAtAZmxQpy1Q6_An9tmwXS7ATNa0MHyLDwzStHfPyipQPA?e=ezn9Vn" TargetMode="External" Id="rId33" /><Relationship Type="http://schemas.openxmlformats.org/officeDocument/2006/relationships/hyperlink" Target="https://docs.google.com/spreadsheets/d/1IUDmmQpyJWqPfwvm8Ll2qKrnvkkiYZRyUkTzjoQq8aQ/edit?gid=1412541733" TargetMode="External" Id="rId38" /><Relationship Type="http://schemas.openxmlformats.org/officeDocument/2006/relationships/hyperlink" Target="https://tliidp-my.sharepoint.com/:x:/r/personal/benyathip_luen_thailife_com/_layouts/15/Doc.aspx?sourcedoc=%7BD7ECEC6B-D6FB-4FA3-8C97-53C54DE7D419%7D&amp;file=%E0%B9%80%E0%B8%AD%E0%B8%81%E0%B8%AA%E0%B8%B2%E0%B8%A3%E0%B9%81%E0%B8%99%E0%B8%9A_%E0%B8%84%E0%B8%B3%E0%B8%99%E0%B8%B3%E0%B8%AB%E0%B8%99%E0%B9%89%E0%B8%B2%E0%B8%8A%E0%B8%B7%E0%B9%88%E0%B8%AD%20%E0%B9%81%E0%B8%A5%E0%B8%B0%E0%B8%84%E0%B8%A7%E0%B8%B2%E0%B8%A1%E0%B8%AA%E0%B8%B1%E0%B8%A1%E0%B8%9E%E0%B8%B1%E0%B8%99%E0%B8%98%E0%B9%8C%20%E0%B9%81%E0%B8%A2%E0%B8%81%E0%B8%95%E0%B8%B2%E0%B8%A1%E0%B9%80%E0%B8%9E%E0%B8%A8.xlsx&amp;action=default&amp;mobileredirect=true" TargetMode="External" Id="rId59" /><Relationship Type="http://schemas.openxmlformats.org/officeDocument/2006/relationships/hyperlink" Target="https://tliidp.sharepoint.com/:x:/s/TeamITProject-2566_NASAImplementation/IQDGJecxzGqCT70MpSKcVT6DAT_Fo8n3FlFimjvnW7H-SPA?e=6Q8REC" TargetMode="External" Id="rId103" /><Relationship Type="http://schemas.openxmlformats.org/officeDocument/2006/relationships/hyperlink" Target="https://tliidp.sharepoint.com/:x:/s/TeamITProject-2566_NASAImplementation/IQDGJecxzGqCT70MpSKcVT6DAT_Fo8n3FlFimjvnW7H-SPA?e=6Q8REC" TargetMode="External" Id="rId108" /><Relationship Type="http://schemas.openxmlformats.org/officeDocument/2006/relationships/hyperlink" Target="https://docs.google.com/spreadsheets/d/1utZpTUaBWTwipxVoQB4lfZhCCcVTVUrMS3Hws74aoy0/edit?gid=0" TargetMode="External" Id="rId124" /><Relationship Type="http://schemas.microsoft.com/office/2011/relationships/people" Target="people.xml" Id="rId129" /><Relationship Type="http://schemas.openxmlformats.org/officeDocument/2006/relationships/hyperlink" Target="https://tliidp-my.sharepoint.com/:w:/r/personal/benyathip_luen_thailife_com/_layouts/15/Doc.aspx?sourcedoc=%7B8225F31D-A504-48DE-883F-8D7B196DD96D%7D&amp;file=%5BNASA%5D%20BRD%20-%20Quotation%20%20Management%20_V1.docx&amp;action=default&amp;mobileredirect=true" TargetMode="External" Id="rId54" /><Relationship Type="http://schemas.openxmlformats.org/officeDocument/2006/relationships/hyperlink" Target="https://tliidp.sharepoint.com/:b:/s/TeamITProject-2566_NASAImplementation/IQBNE6Fa2B0aTo04zHP51GgnAYv70XorT5lrt7hZ2pJvfv0?e=xPMlme" TargetMode="External" Id="rId70" /><Relationship Type="http://schemas.openxmlformats.org/officeDocument/2006/relationships/hyperlink" Target="https://tliidp.sharepoint.com/:w:/s/TeamITProject-2566_NASAImplementation/IQBAhAoy_IrjRKtrygj1mg3KAUhepJdBSRgBQ9YZb_fyXOc?e=LWKsem" TargetMode="External" Id="rId75" /><Relationship Type="http://schemas.openxmlformats.org/officeDocument/2006/relationships/hyperlink" Target="https://tliidp.sharepoint.com/:x:/s/TeamITProject-2566_NASAImplementation/IQDGJecxzGqCT70MpSKcVT6DAT_Fo8n3FlFimjvnW7H-SPA?e=6Q8REC" TargetMode="External" Id="rId91" /><Relationship Type="http://schemas.openxmlformats.org/officeDocument/2006/relationships/hyperlink" Target="https://tliidp.sharepoint.com/:x:/s/TeamITProject-2566_NASAImplementation/IQDGJecxzGqCT70MpSKcVT6DAT_Fo8n3FlFimjvnW7H-SPA?e=6Q8REC" TargetMode="External" Id="rId9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tliidp-my.sharepoint.com/:w:/g/personal/benyathip_luen_thailife_com/IQDvP0UWrVrdSbXdfEIsxfWqAd50AOtBWeLs9BoEskA_W7I?e=Squrlo" TargetMode="External" Id="rId23" /><Relationship Type="http://schemas.openxmlformats.org/officeDocument/2006/relationships/hyperlink" Target="https://tliidp-my.sharepoint.com/:w:/g/personal/benyathip_luen_thailife_com/IQCEsuhukCXhQpO2MND7hQzkAdspo2c6Vp6Z-OeO1mEst3k?e=OSTn3R" TargetMode="External" Id="rId28" /><Relationship Type="http://schemas.openxmlformats.org/officeDocument/2006/relationships/hyperlink" Target="https://docs.google.com/spreadsheets/d/1SGTWGdskpwyY7rlWSNTsmX8XsxUZ06hpEqWFjDMKp78/edit?gid=0" TargetMode="External" Id="rId49" /><Relationship Type="http://schemas.openxmlformats.org/officeDocument/2006/relationships/hyperlink" Target="https://app.diagrams.net/?client=1" TargetMode="External" Id="rId114" /><Relationship Type="http://schemas.openxmlformats.org/officeDocument/2006/relationships/hyperlink" Target="https://docs.google.com/spreadsheets/d/16abPXmPT-y-bW4dg6u6SIfuWytdqJmaOY8yIZRkIyQA/edit?gid=257118065" TargetMode="External" Id="rId119" /><Relationship Type="http://schemas.openxmlformats.org/officeDocument/2006/relationships/hyperlink" Target="https://tliidp-my.sharepoint.com/:x:/g/personal/benyathip_luen_thailife_com/IQCkkO_1t59AQ7R7Mr6xUwdxAY8HuFQqn5B59WP6gH8hO0M?e=ANzFoP" TargetMode="External" Id="rId44" /><Relationship Type="http://schemas.openxmlformats.org/officeDocument/2006/relationships/hyperlink" Target="https://tliidp-my.sharepoint.com/:x:/r/personal/benyathip_luen_thailife_com/_layouts/15/Doc.aspx?sourcedoc=%7BA5F18977-1449-45DB-AC5E-5528317F7C06%7D&amp;file=%5BNASA-%20%5D%20e-App%20%E0%B9%84%E0%B8%A1%E0%B9%88%E0%B8%AA%E0%B9%88%E0%B8%87%E0%B8%99%E0%B8%B2%E0%B8%A1%E0%B8%AA%E0%B8%81%E0%B8%B8%E0%B8%A5.xlsx&amp;action=default&amp;mobileredirect=true" TargetMode="External" Id="rId60" /><Relationship Type="http://schemas.openxmlformats.org/officeDocument/2006/relationships/hyperlink" Target="https://tliidp-my.sharepoint.com/:w:/r/personal/wiriyakit_kaew_thailife_com/Documents/2568/BR_%E0%B8%9B%E0%B8%A3%E0%B8%B1%E0%B8%9A%E0%B8%A3%E0%B8%B0%E0%B8%9A%E0%B8%9A%E0%B9%81%E0%B8%88%E0%B9%89%E0%B8%87%E0%B9%80%E0%B8%95%E0%B8%B7%E0%B8%AD%E0%B8%99%20SLA%20%E0%B8%81%E0%B8%B2%E0%B8%A3%E0%B8%9E%E0%B8%B4%E0%B8%88%E0%B8%B2%E0%B8%A3%E0%B8%93%E0%B8%B2%E0%B8%A3%E0%B8%A3%E0%B8%B1%E0%B8%9A%E0%B8%9B%E0%B8%A3%E0%B8%B0%E0%B8%81%E0%B8%B1%E0%B8%99/BR_%E0%B8%9B%E0%B8%A3%E0%B8%B1%E0%B8%9A%E0%B8%A3%E0%B8%B0%E0%B8%9A%E0%B8%9A%E0%B9%81%E0%B8%88%E0%B9%89%E0%B8%87%E0%B9%80%E0%B8%95%E0%B8%B7%E0%B8%AD%E0%B8%99%20SLA%20%E0%B8%81%E0%B8%B2%E0%B8%A3%E0%B8%9E%E0%B8%B4%E0%B8%88%E0%B8%B2%E0%B8%A3%E0%B8%93%E0%B8%B2%E0%B8%A3%E0%B8%A3%E0%B8%B1%E0%B8%9A%E0%B8%9B%E0%B8%A3%E0%B8%B0%E0%B8%81%E0%B8%B1%E0%B8%99.docx?d=wf594e4f20a5d461d8c871131b2c1c250&amp;csf=1&amp;web=1&amp;e=KPJgqJ" TargetMode="External" Id="rId65" /><Relationship Type="http://schemas.openxmlformats.org/officeDocument/2006/relationships/hyperlink" Target="https://tliidp.sharepoint.com/:x:/s/TeamITProject-2566_NASAImplementation/IQDGJecxzGqCT70MpSKcVT6DAT_Fo8n3FlFimjvnW7H-SPA?e=6Q8REC" TargetMode="External" Id="rId81" /><Relationship Type="http://schemas.openxmlformats.org/officeDocument/2006/relationships/hyperlink" Target="https://tliidp.sharepoint.com/:w:/s/TeamITProject-2566_NASAImplementation/IQAnNcE5nyKJR7C6rc-n5_CuAYDEwWLoRzyIFEMVpl05X28?e=SiOwdw" TargetMode="External" Id="rId86" /><Relationship Type="http://schemas.openxmlformats.org/officeDocument/2006/relationships/theme" Target="theme/theme1.xml" Id="rId130" /><Relationship Type="http://schemas.openxmlformats.org/officeDocument/2006/relationships/hyperlink" Target="https://tliidp.sharepoint.com/:b:/s/TeamITProject-2566_NASAImplementation/IQAQBOsuQ98pT7uZ7LRyLxNpAUMMw8OeqbfsLbYDRL2PKQI?e=vnztVS" TargetMode="External" Id="rId13" /><Relationship Type="http://schemas.openxmlformats.org/officeDocument/2006/relationships/hyperlink" Target="https://tliidp.sharepoint.com/:u:/r/sites/TeamITProject-2566_NASAImplementation/Shared%20Documents/83_FinalDeliverables/Release%202/01_DIS%20doc/BA_Docs/E-Application/%E0%B9%80%E0%B8%AD%E0%B8%81%E0%B8%AA%E0%B8%B2%E0%B8%A3%E0%B8%AD%E0%B8%B7%E0%B9%88%E0%B8%99%E0%B9%86%E0%B8%9B%E0%B8%A3%E0%B8%B0%E0%B8%81%E0%B8%AD%E0%B8%9A%20BRD/%5BNASA%5D%20Memo%20%5BCR-062%5D.drawio?csf=1&amp;web=1&amp;e=SNqn6a" TargetMode="External" Id="rId18" /><Relationship Type="http://schemas.openxmlformats.org/officeDocument/2006/relationships/hyperlink" Target="https://tliidp-my.sharepoint.com/:x:/g/personal/benyathip_luen_thailife_com/IQAtAZmxQpy1Q6_An9tmwXS7ATNa0MHyLDwzStHfPyipQPA?e=ezn9Vn" TargetMode="External" Id="rId39" /><Relationship Type="http://schemas.openxmlformats.org/officeDocument/2006/relationships/hyperlink" Target="https://tliidp.sharepoint.com/:x:/s/TeamITProject-2566_NASAImplementation/IQDGJecxzGqCT70MpSKcVT6DAT_Fo8n3FlFimjvnW7H-SPA?e=6Q8REC" TargetMode="External" Id="rId109" /><Relationship Type="http://schemas.openxmlformats.org/officeDocument/2006/relationships/hyperlink" Target="https://tliidp-my.sharepoint.com/:x:/g/personal/benyathip_luen_thailife_com/IQAtAZmxQpy1Q6_An9tmwXS7ATNa0MHyLDwzStHfPyipQPA?e=ezn9Vn" TargetMode="External" Id="rId34" /><Relationship Type="http://schemas.openxmlformats.org/officeDocument/2006/relationships/image" Target="media/image8.png" Id="rId50" /><Relationship Type="http://schemas.openxmlformats.org/officeDocument/2006/relationships/hyperlink" Target="https://tliidp-my.sharepoint.com/:x:/r/personal/benyathip_luen_thailife_com/_layouts/15/Doc.aspx?sourcedoc=%7BFD3E0C9C-35EA-494D-B85B-84E639462EE4%7D&amp;file=%5BNASA-6837%5D%20Compare%20field.xlsx&amp;action=default&amp;mobileredirect=true" TargetMode="External" Id="rId55" /><Relationship Type="http://schemas.openxmlformats.org/officeDocument/2006/relationships/hyperlink" Target="https://tliidp.sharepoint.com/:w:/s/TeamITProject-2566_NASAImplementation/IQCyUERnCEQZS6X6MDPvwW5DAfPz914VGKBW9aaH-QhrsFQ?e=4vy3fr" TargetMode="External" Id="rId76" /><Relationship Type="http://schemas.openxmlformats.org/officeDocument/2006/relationships/hyperlink" Target="https://tliidp.sharepoint.com/:x:/s/TeamITProject-2566_NASAImplementation/IQDGJecxzGqCT70MpSKcVT6DAT_Fo8n3FlFimjvnW7H-SPA?e=6Q8REC" TargetMode="External" Id="rId97" /><Relationship Type="http://schemas.openxmlformats.org/officeDocument/2006/relationships/hyperlink" Target="https://tliidp.sharepoint.com/:x:/s/TeamITProject-2566_NASAImplementation/IQDGJecxzGqCT70MpSKcVT6DAT_Fo8n3FlFimjvnW7H-SPA?e=6Q8REC" TargetMode="External" Id="rId104" /><Relationship Type="http://schemas.openxmlformats.org/officeDocument/2006/relationships/hyperlink" Target="https://docs.google.com/spreadsheets/d/1aa_sE_sD9d5QPQiG-WtTSFmoxFCU90XnXJBf8Bx9AKY/edit?usp=drive_link" TargetMode="External" Id="rId120" /><Relationship Type="http://schemas.openxmlformats.org/officeDocument/2006/relationships/hyperlink" Target="https://docs.google.com/spreadsheets/d/1EnFjwwI9rl-m-b1c17M0sAgzKyisKfdtv_o6d-hyGWw/edit?disco=AAABnIeleFI" TargetMode="External" Id="rId125" /><Relationship Type="http://schemas.openxmlformats.org/officeDocument/2006/relationships/settings" Target="settings.xml" Id="rId7" /><Relationship Type="http://schemas.openxmlformats.org/officeDocument/2006/relationships/hyperlink" Target="https://tliidp.sharepoint.com/:x:/r/sites/TeamITProject-2566_NASAImplementation/Shared%20Documents/83_FinalDeliverables/Release%202/01_DIS%20doc/BA_Docs/%5BNASA%5D%5BR2%5D%20Master%20file/%5BNASA%5D%20Application_Notification%20Template.xlsx?d=w38f588ad348e4f188884943fea6a666b&amp;csf=1&amp;web=1&amp;e=HsfOYG" TargetMode="External" Id="rId71" /><Relationship Type="http://schemas.openxmlformats.org/officeDocument/2006/relationships/hyperlink" Target="https://tliidp.sharepoint.com/:x:/s/TeamITProject-2566_NASAImplementation/IQDGJecxzGqCT70MpSKcVT6DAT_Fo8n3FlFimjvnW7H-SPA?e=6Q8REC" TargetMode="External" Id="rId92" /><Relationship Type="http://schemas.openxmlformats.org/officeDocument/2006/relationships/customXml" Target="../customXml/item2.xml" Id="rId2" /><Relationship Type="http://schemas.openxmlformats.org/officeDocument/2006/relationships/hyperlink" Target="https://tliidp-my.sharepoint.com/:x:/g/personal/benyathip_luen_thailife_com/IQAHBTBU8lr7R4I_R2KEpUW1ASg7BmluyEDc1W_yDITdpfs?e=bzQ3KF" TargetMode="External" Id="rId29" /><Relationship Type="http://schemas.openxmlformats.org/officeDocument/2006/relationships/hyperlink" Target="https://tliidp-my.sharepoint.com/:x:/g/personal/benyathip_luen_thailife_com/IQAHBTBU8lr7R4I_R2KEpUW1ASg7BmluyEDc1W_yDITdpfs?e=bzQ3KF" TargetMode="External" Id="rId24" /><Relationship Type="http://schemas.openxmlformats.org/officeDocument/2006/relationships/hyperlink" Target="https://tliidp-my.sharepoint.com/:x:/g/personal/benyathip_luen_thailife_com/IQAtAZmxQpy1Q6_An9tmwXS7ATNa0MHyLDwzStHfPyipQPA?e=ezn9Vn" TargetMode="External" Id="rId40" /><Relationship Type="http://schemas.openxmlformats.org/officeDocument/2006/relationships/hyperlink" Target="https://tliidp.sharepoint.com/:x:/s/TeamITProject-2566_NASAImplementation/IQBiszOTz93_QLmkc06yv1MxAWKTdnxcEYNxbGPohn1SXQI?e=CbQmUO" TargetMode="External" Id="rId45" /><Relationship Type="http://schemas.openxmlformats.org/officeDocument/2006/relationships/hyperlink" Target="https://tliidp-my.sharepoint.com/:w:/r/personal/intira_thailife_com/Documents/%5BBR_CR%5D%20App,Web%20ALL/1.%20BR-TLPro+/BR%202025/Dec/%5BBR%20-%20TL%20Pro%20Plus%20%5D%E0%B9%80%E0%B8%9E%E0%B8%B4%E0%B9%88%E0%B8%A1%E0%B8%9B%E0%B8%B8%E0%B9%88%E0%B8%A1%E0%B9%81%E0%B8%88%E0%B9%89%E0%B8%87%E0%B8%81%E0%B8%B2%E0%B8%A3%E0%B8%9E%E0%B8%B4%E0%B8%88%E0%B8%B2%E0%B8%A3%E0%B8%93%E0%B8%B2%E0%B8%A3%E0%B8%B1%E0%B8%9A%E0%B8%9B%E0%B8%A3%E0%B8%B0%E0%B8%81%E0%B8%B1%E0%B8%99.docx?d=wb94d45c898d342298857003f916b8e51&amp;csf=1&amp;web=1&amp;e=a5ATDR" TargetMode="External" Id="rId66" /><Relationship Type="http://schemas.openxmlformats.org/officeDocument/2006/relationships/hyperlink" Target="https://tliidp.sharepoint.com/:w:/s/TeamITProject-2566_NASAImplementation/IQAyMd5zoZZKR667ED6FgNgJARxOUQmIeLuHnAZr2C1txKQ?e=lkqNlW" TargetMode="External" Id="rId87" /><Relationship Type="http://schemas.openxmlformats.org/officeDocument/2006/relationships/hyperlink" Target="https://tliidp.sharepoint.com/:x:/s/TeamITProject-2566_NASAImplementation/IQDGJecxzGqCT70MpSKcVT6DAT_Fo8n3FlFimjvnW7H-SPA?e=6Q8REC" TargetMode="External" Id="rId110" /><Relationship Type="http://schemas.openxmlformats.org/officeDocument/2006/relationships/hyperlink" Target="https://app.diagrams.net/?client=1" TargetMode="External" Id="rId115" /><Relationship Type="http://schemas.microsoft.com/office/2020/10/relationships/intelligence" Target="intelligence2.xml" Id="rId131" /><Relationship Type="http://schemas.openxmlformats.org/officeDocument/2006/relationships/hyperlink" Target="https://tliidp-my.sharepoint.com/:x:/r/personal/natthakit_sor_thailife_com/Documents/Japanese%20Worksite%20%E0%B8%A5%E0%B8%B1%E0%B9%89%E0%B8%99%E0%B8%A5%E0%B8%B2/Worksite%20Code.xlsx?d=wef1be5bd163f467095ac0fae2d92e73b&amp;csf=1&amp;web=1&amp;e=YpHEyc" TargetMode="External" Id="rId61" /><Relationship Type="http://schemas.openxmlformats.org/officeDocument/2006/relationships/hyperlink" Target="https://tliidp.sharepoint.com/:x:/s/TeamITProject-2566_NASAImplementation/IQDGJecxzGqCT70MpSKcVT6DAT_Fo8n3FlFimjvnW7H-SPA?e=6Q8REC" TargetMode="External" Id="rId82" /><Relationship Type="http://schemas.openxmlformats.org/officeDocument/2006/relationships/comments" Target="comments.xml" Id="rId19" /><Relationship Type="http://schemas.openxmlformats.org/officeDocument/2006/relationships/hyperlink" Target="https://tliidp.sharepoint.com/:b:/s/TeamITProject-2566_NASAImplementation/IQD4FfbOm9VRS4K4dyXbUFKBAXL3eZKn0qGd_1CNIC40xzw?e=6hdfaf" TargetMode="External" Id="rId14" /><Relationship Type="http://schemas.openxmlformats.org/officeDocument/2006/relationships/hyperlink" Target="https://tliidp-my.sharepoint.com/:x:/g/personal/benyathip_luen_thailife_com/IQAHBTBU8lr7R4I_R2KEpUW1ASg7BmluyEDc1W_yDITdpfs?e=bzQ3KF" TargetMode="External" Id="rId30" /><Relationship Type="http://schemas.openxmlformats.org/officeDocument/2006/relationships/hyperlink" Target="https://tliidp-my.sharepoint.com/:x:/g/personal/benyathip_luen_thailife_com/IQAtAZmxQpy1Q6_An9tmwXS7ATNa0MHyLDwzStHfPyipQPA?e=ezn9Vn" TargetMode="External" Id="rId35" /><Relationship Type="http://schemas.openxmlformats.org/officeDocument/2006/relationships/hyperlink" Target="https://tliidp-my.sharepoint.com/:w:/r/personal/intira_thailife_com/_layouts/15/Doc.aspx?sourcedoc=%7BFE8D5F33-ED6C-5A27-D929-BDD229F04EB6%7D&amp;file=%5BBR%20TL%20Pro%2B%5D%20%E0%B9%81%E0%B8%81%E0%B9%89%E0%B9%84%E0%B8%82%E0%B9%83%E0%B8%9A%E0%B9%80%E0%B8%AA%E0%B8%99%E0%B8%AD%E0%B8%82%E0%B8%B2%E0%B8%A2%E0%B9%82%E0%B8%94%E0%B8%A2%E0%B8%97%E0%B8%B5%E0%B9%88%E0%B9%84%E0%B8%A1%E0%B9%88%E0%B8%95%E0%B9%89%E0%B8%AD%E0%B8%87%E0%B8%97%E0%B8%B3%E0%B9%83%E0%B8%9A%E0%B8%84%E0%B8%B3%E0%B8%82%E0%B8%AD%E0%B9%83%E0%B8%AB%E0%B8%A1%E0%B9%88%E0%B9%81%E0%B8%A5%E0%B8%B0%E0%B8%9B%E0%B8%A3%E0%B8%B1%E0%B8%9A%E0%B8%81%E0%B8%B2%E0%B8%A3%E0%B9%81%E0%B8%AA%E0%B8%94%E0%B8%87%E0%B8%9C%E0%B8%A5%E0%B9%80%E0%B8%A1%E0%B8%99%E0%B8%B9%E0%B9%83%E0%B8%9A%E0%B8%84%E0%B8%B3%E0%B8%82%E0%B8%AD.docx&amp;action=default&amp;mobileredirect=true" TargetMode="External" Id="rId56" /><Relationship Type="http://schemas.openxmlformats.org/officeDocument/2006/relationships/hyperlink" Target="https://tliidp.sharepoint.com/:x:/s/TeamITProject-2566_NASAImplementation/IQBiszOTz93_QLmkc06yv1MxAWKTdnxcEYNxbGPohn1SXQI?e=CbQmUO" TargetMode="External" Id="rId77" /><Relationship Type="http://schemas.openxmlformats.org/officeDocument/2006/relationships/hyperlink" Target="https://tliidp.sharepoint.com/:x:/s/TeamITProject-2566_NASAImplementation/IQDGJecxzGqCT70MpSKcVT6DAT_Fo8n3FlFimjvnW7H-SPA?e=6Q8REC" TargetMode="External" Id="rId100" /><Relationship Type="http://schemas.openxmlformats.org/officeDocument/2006/relationships/hyperlink" Target="https://tliidp.sharepoint.com/:x:/s/TeamITProject-2566_NASAImplementation/IQDGJecxzGqCT70MpSKcVT6DAT_Fo8n3FlFimjvnW7H-SPA?e=6Q8REC" TargetMode="External" Id="rId105" /><Relationship Type="http://schemas.openxmlformats.org/officeDocument/2006/relationships/header" Target="header1.xml" Id="rId126" /><Relationship Type="http://schemas.openxmlformats.org/officeDocument/2006/relationships/webSettings" Target="webSettings.xml" Id="rId8" /><Relationship Type="http://schemas.openxmlformats.org/officeDocument/2006/relationships/hyperlink" Target="https://docs.google.com/spreadsheets/d/1Fi65_UAZFLAgsnio6GqZkowRAQhLhiQfUblKnP9Ulwc/edit?usp=sharing" TargetMode="External" Id="rId51" /><Relationship Type="http://schemas.openxmlformats.org/officeDocument/2006/relationships/hyperlink" Target="https://tliidp.sharepoint.com/:x:/r/sites/TeamITProject-2566_NASAImplementation/Shared%20Documents/83_FinalDeliverables/Release%202/01_DIS%20doc/BA_Docs/%5BNASA%5D%5BR2%5D%20Master%20file/%5BNASA%5D%20Application_Notification%20Template.xlsx?d=w38f588ad348e4f188884943fea6a666b&amp;csf=1&amp;web=1&amp;e=HsfOYG" TargetMode="External" Id="rId72" /><Relationship Type="http://schemas.openxmlformats.org/officeDocument/2006/relationships/hyperlink" Target="https://tliidp.sharepoint.com/:x:/s/TeamITProject-2566_NASAImplementation/IQDGJecxzGqCT70MpSKcVT6DAT_Fo8n3FlFimjvnW7H-SPA?e=6Q8REC" TargetMode="External" Id="rId93" /><Relationship Type="http://schemas.openxmlformats.org/officeDocument/2006/relationships/hyperlink" Target="https://tliidp.sharepoint.com/:x:/s/TeamITProject-2566_NASAImplementation/IQDGJecxzGqCT70MpSKcVT6DAT_Fo8n3FlFimjvnW7H-SPA?e=6Q8REC" TargetMode="External" Id="rId98" /><Relationship Type="http://schemas.openxmlformats.org/officeDocument/2006/relationships/hyperlink" Target="https://docs.google.com/spreadsheets/d/1xKro6m9AD6q-k5-dEcZZXUHtswprzGDFz2Q_A4iAfIU/edit?gid=2131451704" TargetMode="External" Id="rId121" /><Relationship Type="http://schemas.openxmlformats.org/officeDocument/2006/relationships/customXml" Target="../customXml/item3.xml" Id="rId3" /><Relationship Type="http://schemas.openxmlformats.org/officeDocument/2006/relationships/hyperlink" Target="https://tliidp-my.sharepoint.com/:w:/g/personal/benyathip_luen_thailife_com/IQDvP0UWrVrdSbXdfEIsxfWqAd50AOtBWeLs9BoEskA_W7I?e=Squrlo" TargetMode="External" Id="rId25" /><Relationship Type="http://schemas.openxmlformats.org/officeDocument/2006/relationships/image" Target="media/image6.jpg" Id="rId46" /><Relationship Type="http://schemas.openxmlformats.org/officeDocument/2006/relationships/hyperlink" Target="https://tliidp-my.sharepoint.com/:x:/g/personal/benyathip_luen_thailife_com/IQBNnWLl0zl3RINR2iNvVqNeAYlS2gGFuue0kfLeE6xdXXw?e=EA8BCo" TargetMode="External" Id="rId67" /><Relationship Type="http://schemas.openxmlformats.org/officeDocument/2006/relationships/hyperlink" Target="https://tliidp-my.sharepoint.com/:x:/g/personal/benyathip_luen_thailife_com/IQCkkO_1t59AQ7R7Mr6xUwdxAY8HuFQqn5B59WP6gH8hO0M?e=ANzFoP" TargetMode="External" Id="rId116" /><Relationship Type="http://schemas.microsoft.com/office/2011/relationships/commentsExtended" Target="commentsExtended.xml" Id="rId20" /><Relationship Type="http://schemas.openxmlformats.org/officeDocument/2006/relationships/hyperlink" Target="https://tliidp-my.sharepoint.com/:x:/g/personal/benyathip_luen_thailife_com/IQAtAZmxQpy1Q6_An9tmwXS7ATNa0MHyLDwzStHfPyipQPA?e=ezn9Vn" TargetMode="External" Id="rId41" /><Relationship Type="http://schemas.openxmlformats.org/officeDocument/2006/relationships/hyperlink" Target="https://tliidp-my.sharepoint.com/:x:/g/personal/benyathip_luen_thailife_com/IQAtAZmxQpy1Q6_An9tmwXS7ATNa0MHyLDwzStHfPyipQPA?e=uYNUTD" TargetMode="External" Id="rId62" /><Relationship Type="http://schemas.openxmlformats.org/officeDocument/2006/relationships/hyperlink" Target="https://tliidp.sharepoint.com/:x:/s/TeamITProject-2566_NASAImplementation/IQDGJecxzGqCT70MpSKcVT6DAT_Fo8n3FlFimjvnW7H-SPA?e=6Q8REC" TargetMode="External" Id="rId83" /><Relationship Type="http://schemas.openxmlformats.org/officeDocument/2006/relationships/hyperlink" Target="https://tliidp.sharepoint.com/:w:/s/TeamITProject-2566_NASAImplementation/IQD8ywh57Kj1Sq75AkK3ZGrhAY6PJSRDn1oNAjslQrZVqS4?e=Sd1Rrn" TargetMode="External" Id="rId88" /><Relationship Type="http://schemas.openxmlformats.org/officeDocument/2006/relationships/hyperlink" Target="https://www.figma.com/design/4vzf0ASyYNDFzJwsIVL7hS/-Hand-Over-File---Sprint-18?node-id=2167-10741&amp;t=zyZ9YogwchFsEoEx-4" TargetMode="External" Id="rId111" /><Relationship Type="http://schemas.openxmlformats.org/officeDocument/2006/relationships/image" Target="media/image2.png" Id="rId15" /><Relationship Type="http://schemas.openxmlformats.org/officeDocument/2006/relationships/hyperlink" Target="https://docs.google.com/spreadsheets/d/1EYkSXpR4Jpjxz8TYBjM8N6eauMqKRe5rYv9q4EAqPzU/edit?usp=sharing" TargetMode="External" Id="rId36" /><Relationship Type="http://schemas.openxmlformats.org/officeDocument/2006/relationships/hyperlink" Target="https://tliidp.sharepoint.com/:x:/s/TeamITProject-2566_NASAImplementation/IQDGJecxzGqCT70MpSKcVT6DAT_Fo8n3FlFimjvnW7H-SPA?e=6Q8REC" TargetMode="External" Id="rId106" /><Relationship Type="http://schemas.openxmlformats.org/officeDocument/2006/relationships/footer" Target="footer1.xml" Id="rId127" /><Relationship Type="http://schemas.openxmlformats.org/officeDocument/2006/relationships/endnotes" Target="endnotes.xml" Id="rId10" /><Relationship Type="http://schemas.openxmlformats.org/officeDocument/2006/relationships/hyperlink" Target="https://tliidp-my.sharepoint.com/:w:/g/personal/benyathip_luen_thailife_com/IQCEsuhukCXhQpO2MND7hQzkAdspo2c6Vp6Z-OeO1mEst3k?e=OSTn3R" TargetMode="External" Id="rId31" /><Relationship Type="http://schemas.openxmlformats.org/officeDocument/2006/relationships/hyperlink" Target="https://drive.google.com/file/d/1DxLVquEbT5RWNFXISbRMWx_hxCCZUoQg/view?usp=drive_link" TargetMode="External" Id="rId52" /><Relationship Type="http://schemas.openxmlformats.org/officeDocument/2006/relationships/hyperlink" Target="https://tliidp.sharepoint.com/:w:/s/TeamITProject-2566_NASAImplementation/IQCyUERnCEQZS6X6MDPvwW5DAfPz914VGKBW9aaH-QhrsFQ?e=4vy3fr" TargetMode="External" Id="rId73" /><Relationship Type="http://schemas.openxmlformats.org/officeDocument/2006/relationships/hyperlink" Target="https://tliidp-my.sharepoint.com/:w:/r/personal/benyathip_luen_thailife_com/Documents/%5BNASA_R2%5D%20BA%20Document/Quotation/1.%20%5BR2%5D%20BRD/%5BNASA%5D%20BRD%20-%20Quotation%20%20Management%20_V2.docx?d=w8225f31da50448de883f8d7b196dd96d&amp;csf=1&amp;web=1&amp;e=ayalMk" TargetMode="External" Id="rId78" /><Relationship Type="http://schemas.openxmlformats.org/officeDocument/2006/relationships/hyperlink" Target="https://tliidp.sharepoint.com/:x:/s/TeamITProject-2566_NASAImplementation/IQBiszOTz93_QLmkc06yv1MxAWKTdnxcEYNxbGPohn1SXQI?e=Ia6iLG" TargetMode="External" Id="rId94" /><Relationship Type="http://schemas.openxmlformats.org/officeDocument/2006/relationships/hyperlink" Target="https://tliidp.sharepoint.com/:x:/s/TeamITProject-2566_NASAImplementation/IQDGJecxzGqCT70MpSKcVT6DAT_Fo8n3FlFimjvnW7H-SPA?e=6Q8REC" TargetMode="External" Id="rId99" /><Relationship Type="http://schemas.openxmlformats.org/officeDocument/2006/relationships/hyperlink" Target="https://tliidp.sharepoint.com/:x:/s/TeamITProject-2566_NASAImplementation/IQBiszOTz93_QLmkc06yv1MxAWKTdnxcEYNxbGPohn1SXQI?e=Ia6iLG" TargetMode="External" Id="rId101" /><Relationship Type="http://schemas.openxmlformats.org/officeDocument/2006/relationships/hyperlink" Target="https://drive.google.com/drive/u/0/folders/13fmQzCPk_JcVCcXZZYzEojGN3A6diGcn" TargetMode="External" Id="rId12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tliidp-my.sharepoint.com/:x:/g/personal/benyathip_luen_thailife_com/IQAHBTBU8lr7R4I_R2KEpUW1ASg7BmluyEDc1W_yDITdpfs?e=bzQ3KF" TargetMode="External" Id="rId26" /><Relationship Type="http://schemas.openxmlformats.org/officeDocument/2006/relationships/hyperlink" Target="https://tliidp-my.sharepoint.com/:b:/r/personal/benyathip_luen_thailife_com/Documents/%5BNASA_R2%5D%20BA%20Document/E-Application/%E0%B9%80%E0%B8%AD%E0%B8%81%E0%B8%AA%E0%B8%B2%E0%B8%A3%E0%B8%AD%E0%B8%B7%E0%B9%88%E0%B8%99%E0%B9%86%E0%B8%9B%E0%B8%A3%E0%B8%B0%E0%B8%81%E0%B8%AD%E0%B8%9A%20BRD/%E0%B8%84%E0%B8%AA.2-44-2564%20%E0%B8%A1%E0%B8%B2%E0%B8%95%E0%B8%A3%E0%B8%81%E0%B8%B2%E0%B8%A3%E0%B8%81%E0%B8%B2%E0%B8%A3%E0%B8%A3%E0%B8%B1%E0%B8%9A%E0%B8%9B%E0%B8%A3%E0%B8%B0%E0%B8%81%E0%B8%B1%E0%B8%99%E0%B9%80%E0%B8%84%E0%B8%AA%E0%B9%83%E0%B8%AB%E0%B8%A1%E0%B9%88%20%E0%B8%AA%E0%B8%B3%E0%B8%AB%E0%B8%A3%E0%B8%B1%E0%B8%9A%E0%B8%9D%E0%B9%88%E0%B8%B2%E0%B8%A2%E0%B8%82%E0%B8%B2%E0%B8%A2%20Red%20Level%20%E0%B9%81%E0%B8%A5%E0%B8%B0%E0%B8%9D%E0%B9%88%E0%B8%B2%E0%B8%A2%E0%B8%82%E0%B8%B2%E0%B8%A2%20Blacklist2564.pdf?csf=1&amp;web=1&amp;e=h4xL0B" TargetMode="External" Id="R4ee45a742dff41a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fbb113-2c42-4096-b810-712c2dff0c2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392952414C54395A11D957E2D2A6A" ma:contentTypeVersion="11" ma:contentTypeDescription="Create a new document." ma:contentTypeScope="" ma:versionID="bb44a851946b197a2136fbf2202b900e">
  <xsd:schema xmlns:xsd="http://www.w3.org/2001/XMLSchema" xmlns:xs="http://www.w3.org/2001/XMLSchema" xmlns:p="http://schemas.microsoft.com/office/2006/metadata/properties" xmlns:ns2="6dfbb113-2c42-4096-b810-712c2dff0c2a" targetNamespace="http://schemas.microsoft.com/office/2006/metadata/properties" ma:root="true" ma:fieldsID="5b1454e7ad6c4e0ca2646606e6fb0611" ns2:_="">
    <xsd:import namespace="6dfbb113-2c42-4096-b810-712c2dff0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bb113-2c42-4096-b810-712c2dff0c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8e3084-d859-43c0-adf6-32c4604842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533C4A-6EA4-4D48-9269-4DE13DD4CB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85CC61-5FA4-4AB3-9DD5-93DA1C85387D}">
  <ds:schemaRefs>
    <ds:schemaRef ds:uri="http://schemas.microsoft.com/office/2006/metadata/properties"/>
    <ds:schemaRef ds:uri="http://schemas.microsoft.com/office/infopath/2007/PartnerControls"/>
    <ds:schemaRef ds:uri="6dfbb113-2c42-4096-b810-712c2dff0c2a"/>
  </ds:schemaRefs>
</ds:datastoreItem>
</file>

<file path=customXml/itemProps3.xml><?xml version="1.0" encoding="utf-8"?>
<ds:datastoreItem xmlns:ds="http://schemas.openxmlformats.org/officeDocument/2006/customXml" ds:itemID="{6B55C799-2FE6-4046-B593-68F3B29DF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bb113-2c42-4096-b810-712c2dff0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45BB9E-B891-8449-9FD7-15E75C50481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lastModifiedBy>Krit Sanpasit</lastModifiedBy>
  <revision>4</revision>
  <lastPrinted>2026-07-13T21:42:00.0000000Z</lastPrinted>
  <dcterms:created xsi:type="dcterms:W3CDTF">2026-07-13T21:42:00.0000000Z</dcterms:created>
  <dcterms:modified xsi:type="dcterms:W3CDTF">2026-07-20T06:49:59.9052662Z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0x01010093B392952414C54395A11D957E2D2A6A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{"FileActivityType":"8","FileActivityTimeStamp":"2026-04-16T03:26:36.983Z","FileActivityUsersOnPage":[{"DisplayName":"Korntip Rachai","Id":"korntip.rac@thailife.com"}],"FileActivityNavigationId":null}</vt:lpwstr>
  </property>
  <property fmtid="{D5CDD505-2E9C-101B-9397-08002B2CF9AE}" pid="9" name="TriggerFlowInfo">
    <vt:lpwstr/>
  </property>
</Properties>
</file>